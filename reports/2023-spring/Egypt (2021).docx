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6" name="image20.png"/>
            <a:graphic>
              <a:graphicData uri="http://schemas.openxmlformats.org/drawingml/2006/picture">
                <pic:pic>
                  <pic:nvPicPr>
                    <pic:cNvPr descr="horizontal line" id="0" name="image20.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9" name="image35.png"/>
            <a:graphic>
              <a:graphicData uri="http://schemas.openxmlformats.org/drawingml/2006/picture">
                <pic:pic>
                  <pic:nvPicPr>
                    <pic:cNvPr id="0" name="image35.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Egypt</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Alexandra Garcia, Margarita Demkina, Kelly Mi, Allison Lin, Helena Yang, Jane Zhang, Daniel Xu, Ryo Shibata, </w:t>
      </w:r>
      <w:r w:rsidDel="00000000" w:rsidR="00000000" w:rsidRPr="00000000">
        <w:rPr>
          <w:rFonts w:ascii="PT Sans Narrow" w:cs="PT Sans Narrow" w:eastAsia="PT Sans Narrow" w:hAnsi="PT Sans Narrow"/>
          <w:sz w:val="20"/>
          <w:szCs w:val="20"/>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Egypt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0"/>
          <w:bCs w:val="0"/>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Egypt went through during the period from 2013 to 2021. Specifically, we dive into the topic through a macroeconomic overview of Egypt from the perspective of Gross Domestic Product (GDP) and Economic Complexity Index (ECI), which reflect countries’ production capability and production structure, respectively. We find that for the period between 2013 and 2018, Egypt demonstrated a moderate level of economic growth with an annual GDP growth rate of -2.33%, concurrent with a slight decrease in economic complexity as compared with other major emerging economies. For the period between 2019 and 2021, the average GDP growth rate was 10.39%, concurrent with a 220.96% </w:t>
      </w:r>
      <w:r w:rsidDel="00000000" w:rsidR="00000000" w:rsidRPr="00000000">
        <w:rPr>
          <w:rtl w:val="0"/>
        </w:rPr>
        <w:t xml:space="preserve">increase in </w:t>
      </w:r>
      <w:r w:rsidDel="00000000" w:rsidR="00000000" w:rsidRPr="00000000">
        <w:rPr>
          <w:rtl w:val="0"/>
        </w:rPr>
        <w:t xml:space="preserve">economic complexity.</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level of economic progress during the period, we believe, can be partially explained through analysis of the economic and product complexity structure of Egypt at the industry group level. The product classification system we adopt allows us to measure the realized industry development for various industry groups and to observe that Egypt invested heavily in developing Animals and By-products and Machinery and Construction during the years of 2013-2018, while its emerging peers and developed economies around the globe adopted much more complex and progressive paths. By 2021, Egypt focused on High Complexity Products and achieved a higher ECI. </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Egypt could have furthered its gains by prioritizing Daily Instruments and Services and Utilities in 2018. Three years later, in 2021, its focus should have shifted to the Energy Drilling and Mining and Clothing and Accessories industries. We further note that Egypt has a moderately matched development strategy that indicates a moderate level of structural optimality at the complexity level, with an adjusted R-square of around 4.9% in 2018 and -3.0% in 2021. Since a significant positive correlation exists between GDP growth and the structural optimality index of an economy as we define and calculate, Egypt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 this report, we aim to uncover the economic path Egypt went through during the period from 2019 to 2021, before and after the COVID pandemic, compared to its performance from 2013 to 2018. Specifically, we dive into the topic through a macroeconomic overview of Egypt from the perspective of Gross Domestic Product (GDP) and Economic Complexity Index (ECI), which reflect countries’ production capability and production structure, respectively. We then analyze the industrial framework and changes of Egypt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Egypt,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pageBreakBefore w:val="0"/>
        <w:jc w:val="both"/>
        <w:rPr/>
      </w:pPr>
      <w:r w:rsidDel="00000000" w:rsidR="00000000" w:rsidRPr="00000000">
        <w:rPr>
          <w:rtl w:val="0"/>
        </w:rPr>
        <w:t xml:space="preserve">As the largest economy in Africa by GDP, Egypt had a GDP of 288 billion USD in 2013 and 250 billion USD in 2018, exhibiting a promising level of economic output. Figure 1 illustrates the time-series GDP results for top African countries from 1999-2018, and Egypt ranks among its counterparts as a major African economy. In particular, the period from 2013 to 2018 seems to be a rather unstable period for Egypt in terms of GDP growth as compared with its emerging peers. During the five years, Egypt exhibited an annual GDP growth of -2.33%, much below the annual growth rates of the other three leading African economies, which had an arithmetic average growth rate of 0.51%. </w:t>
      </w:r>
      <w:r w:rsidDel="00000000" w:rsidR="00000000" w:rsidRPr="00000000">
        <w:rPr>
          <w:rtl w:val="0"/>
        </w:rPr>
        <w:t xml:space="preserve">The negative performance of GDP during the period, we believe, can be reflected through changes in ECI and PCI, and can be further explained by the production strategies adopted by Egypt during the period, which we will expand on in the later stage of the report. </w:t>
      </w:r>
    </w:p>
    <w:p w:rsidR="00000000" w:rsidDel="00000000" w:rsidP="00000000" w:rsidRDefault="00000000" w:rsidRPr="00000000" w14:paraId="0000001D">
      <w:pPr>
        <w:pageBreakBefore w:val="0"/>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01E">
      <w:pPr>
        <w:pageBreakBefore w:val="0"/>
        <w:tabs>
          <w:tab w:val="center" w:leader="none" w:pos="4680"/>
          <w:tab w:val="right" w:leader="none" w:pos="9360"/>
        </w:tabs>
        <w:jc w:val="center"/>
        <w:rPr/>
      </w:pPr>
      <w:r w:rsidDel="00000000" w:rsidR="00000000" w:rsidRPr="00000000">
        <w:rPr/>
        <w:drawing>
          <wp:inline distB="114300" distT="114300" distL="114300" distR="114300">
            <wp:extent cx="3432704" cy="2376488"/>
            <wp:effectExtent b="0" l="0" r="0" t="0"/>
            <wp:docPr id="37"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3432704"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t xml:space="preserve">Figure 1a: GDP Comparison Among Major African Economies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Figure 1b shows the GDP levels for Egypt and its peer countries (South Africa and Tunisia) from 2019 to 2021. Unlike its peer countries, Egypt displayed consistent and significant growth in GDP from 2019 to 2021. Over these three years, Egypt’s average annual GDP growth rate (10.39%) is higher than its peers’ (3.89% for South Africa and 3.98% for Tunisia).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203205" cy="2440270"/>
            <wp:effectExtent b="0" l="0" r="0" t="0"/>
            <wp:docPr id="30"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3203205" cy="244027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Figure 1b: GDP Comparison Among Peer Countries</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A">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Egypt. As illustrated in Figure 2a below, Egypt exhibits a negative trend in terms of its production capability from 2013 to 2018, as measured by ECI. This is in direct contrast to countries such as Tunisia, which demonstrate an advantage as compared with Egypt in terms of both GDP and ECI indicators. </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comparable countries exhibit greater changes in ECI level between 2019 and 2020, especially between 2020 and 2021. Egypt exhibits a large increase in production capability in 2021 to levels not seen prior, likely due to government efforts and financial support from the IMF to aid in post-pandemic economic recovery</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center"/>
        <w:rPr/>
      </w:pPr>
      <w:r w:rsidDel="00000000" w:rsidR="00000000" w:rsidRPr="00000000">
        <w:rPr/>
        <w:drawing>
          <wp:inline distB="114300" distT="114300" distL="114300" distR="114300">
            <wp:extent cx="2624138" cy="1727827"/>
            <wp:effectExtent b="0" l="0" r="0" t="0"/>
            <wp:docPr id="36"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624138" cy="1727827"/>
                    </a:xfrm>
                    <a:prstGeom prst="rect"/>
                    <a:ln/>
                  </pic:spPr>
                </pic:pic>
              </a:graphicData>
            </a:graphic>
          </wp:inline>
        </w:drawing>
      </w:r>
      <w:r w:rsidDel="00000000" w:rsidR="00000000" w:rsidRPr="00000000">
        <w:rPr/>
        <w:drawing>
          <wp:inline distB="114300" distT="114300" distL="114300" distR="114300">
            <wp:extent cx="2407586" cy="1783092"/>
            <wp:effectExtent b="0" l="0" r="0" t="0"/>
            <wp:docPr id="3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407586" cy="178309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Figures 3a and 3b offer a further comparison of GDP Growth and ECI over the time span from 2013 to 2021 for Egypt. For both 2013-2018 and 2019-2021 periods, there is a notable ECI drop and further increase. Unlike the similarly volatile decrease in GDP for 2013-2018, however, ECI volatility in 2019-2021 is accompanied by relatively stable GDP growth. The results show that the economic growth experienced by Egypt during the period from 2013 to 2018 is only partially consistent with the predictions by ECI and that Egypt made moderate progress towards effectively developing a competitive product space that helps to accumulate complicated knowledge and technology. For the period 2019 to 2021, the overall increase in ECI and GDP can be interpreted as positive-return advancements in production. In order to provide a more concrete answer to why this has happened, we will dive into an analysis of Egypt’s production structure and its product space designs in the next few sections.</w:t>
      </w:r>
    </w:p>
    <w:p w:rsidR="00000000" w:rsidDel="00000000" w:rsidP="00000000" w:rsidRDefault="00000000" w:rsidRPr="00000000" w14:paraId="00000034">
      <w:pPr>
        <w:pageBreakBefore w:val="0"/>
        <w:jc w:val="cente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2551636" cy="1673542"/>
            <wp:effectExtent b="0" l="0" r="0" t="0"/>
            <wp:docPr id="2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551636" cy="1673542"/>
                    </a:xfrm>
                    <a:prstGeom prst="rect"/>
                    <a:ln/>
                  </pic:spPr>
                </pic:pic>
              </a:graphicData>
            </a:graphic>
          </wp:inline>
        </w:drawing>
      </w:r>
      <w:r w:rsidDel="00000000" w:rsidR="00000000" w:rsidRPr="00000000">
        <w:rPr/>
        <w:drawing>
          <wp:inline distB="114300" distT="114300" distL="114300" distR="114300">
            <wp:extent cx="2424029" cy="1664259"/>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424029" cy="166425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i w:val="1"/>
          <w:iCs w:val="1"/>
          <w:color w:val="444499"/>
          <w:sz w:val="20"/>
          <w:szCs w:val="20"/>
        </w:rPr>
      </w:pPr>
      <w:r w:rsidDel="00000000" w:rsidR="00000000" w:rsidRPr="00000000">
        <w:rPr>
          <w:sz w:val="22"/>
          <w:szCs w:val="22"/>
          <w:rtl w:val="0"/>
        </w:rPr>
        <w:t xml:space="preserve">Figures 3a and 3b. GDP Growth and ECI for Egypt (left: 2013-2018; right: 2019-2021)</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b w:val="1"/>
          <w:bCs w:val="1"/>
        </w:rPr>
      </w:pP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D">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0" w:date="2023-04-11T15:53:33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1" w:date="2023-04-11T15:53:53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0">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1">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1">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D">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7">
      <w:pPr>
        <w:pageBreakBefore w:val="0"/>
        <w:jc w:val="both"/>
        <w:rPr/>
      </w:pPr>
      <w:r w:rsidDel="00000000" w:rsidR="00000000" w:rsidRPr="00000000">
        <w:rPr>
          <w:rtl w:val="0"/>
        </w:rPr>
      </w:r>
    </w:p>
    <w:p w:rsidR="00000000" w:rsidDel="00000000" w:rsidP="00000000" w:rsidRDefault="00000000" w:rsidRPr="00000000" w14:paraId="00000068">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9">
      <w:pPr>
        <w:pageBreakBefore w:val="0"/>
        <w:jc w:val="both"/>
        <w:rPr/>
      </w:pPr>
      <w:r w:rsidDel="00000000" w:rsidR="00000000" w:rsidRPr="00000000">
        <w:rPr>
          <w:rtl w:val="0"/>
        </w:rPr>
      </w:r>
    </w:p>
    <w:p w:rsidR="00000000" w:rsidDel="00000000" w:rsidP="00000000" w:rsidRDefault="00000000" w:rsidRPr="00000000" w14:paraId="0000006A">
      <w:pPr>
        <w:pageBreakBefore w:val="0"/>
        <w:jc w:val="both"/>
        <w:rPr/>
      </w:pPr>
      <w:r w:rsidDel="00000000" w:rsidR="00000000" w:rsidRPr="00000000">
        <w:rPr>
          <w:rtl w:val="0"/>
        </w:rPr>
        <w:t xml:space="preserve">We further observe a positive correlation between GDP and the export of High-complexity Products. A higher adjusted R-square exists between GDP and High-complexity Products exports, indicating that more successful economies, as measured by GDP, tend to be those that are capable of producing and exporting High-complexity Products as we define them. Figures 3 and 4 show the OLS results in a universe of 107 and 21 typical countries</w:t>
      </w:r>
      <w:ins w:author="Ryo Shibata" w:id="2" w:date="2023-04-11T15:55:13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jc w:val="center"/>
              <w:rPr/>
            </w:pPr>
            <w:r w:rsidDel="00000000" w:rsidR="00000000" w:rsidRPr="00000000">
              <w:rPr>
                <w:rtl w:val="0"/>
              </w:rPr>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107</w:t>
            </w:r>
          </w:p>
        </w:tc>
      </w:tr>
    </w:tbl>
    <w:p w:rsidR="00000000" w:rsidDel="00000000" w:rsidP="00000000" w:rsidRDefault="00000000" w:rsidRPr="00000000" w14:paraId="0000007D">
      <w:pPr>
        <w:pageBreakBefore w:val="0"/>
        <w:jc w:val="center"/>
        <w:rPr/>
      </w:pP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F">
      <w:pPr>
        <w:pageBreakBefore w:val="0"/>
        <w:jc w:val="both"/>
        <w:rPr/>
      </w:pPr>
      <w:r w:rsidDel="00000000" w:rsidR="00000000" w:rsidRPr="00000000">
        <w:rPr>
          <w:rtl w:val="0"/>
        </w:rPr>
      </w:r>
    </w:p>
    <w:p w:rsidR="00000000" w:rsidDel="00000000" w:rsidP="00000000" w:rsidRDefault="00000000" w:rsidRPr="00000000" w14:paraId="0000008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1">
            <w:pPr>
              <w:pageBreakBefore w:val="0"/>
              <w:jc w:val="center"/>
              <w:rPr/>
            </w:pPr>
            <w:r w:rsidDel="00000000" w:rsidR="00000000" w:rsidRPr="00000000">
              <w:rPr>
                <w:rtl w:val="0"/>
              </w:rPr>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8">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A">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B">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C">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F">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0">
            <w:pPr>
              <w:pageBreakBefore w:val="0"/>
              <w:jc w:val="center"/>
              <w:rPr/>
            </w:pPr>
            <w:r w:rsidDel="00000000" w:rsidR="00000000" w:rsidRPr="00000000">
              <w:rPr>
                <w:rtl w:val="0"/>
              </w:rPr>
              <w:t xml:space="preserve">21</w:t>
            </w:r>
          </w:p>
        </w:tc>
      </w:tr>
    </w:tbl>
    <w:p w:rsidR="00000000" w:rsidDel="00000000" w:rsidP="00000000" w:rsidRDefault="00000000" w:rsidRPr="00000000" w14:paraId="00000091">
      <w:pPr>
        <w:pageBreakBefore w:val="0"/>
        <w:jc w:val="center"/>
        <w:rPr/>
      </w:pPr>
      <w:r w:rsidDel="00000000" w:rsidR="00000000" w:rsidRPr="00000000">
        <w:rPr>
          <w:rtl w:val="0"/>
        </w:rPr>
      </w:r>
    </w:p>
    <w:p w:rsidR="00000000" w:rsidDel="00000000" w:rsidP="00000000" w:rsidRDefault="00000000" w:rsidRPr="00000000" w14:paraId="00000092">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3">
      <w:pPr>
        <w:pageBreakBefore w:val="0"/>
        <w:jc w:val="center"/>
        <w:rPr>
          <w:sz w:val="20"/>
          <w:szCs w:val="20"/>
        </w:rPr>
      </w:pPr>
      <w:r w:rsidDel="00000000" w:rsidR="00000000" w:rsidRPr="00000000">
        <w:rPr>
          <w:rtl w:val="0"/>
        </w:rPr>
      </w:r>
    </w:p>
    <w:p w:rsidR="00000000" w:rsidDel="00000000" w:rsidP="00000000" w:rsidRDefault="00000000" w:rsidRPr="00000000" w14:paraId="00000094">
      <w:pPr>
        <w:pageBreakBefore w:val="0"/>
        <w:jc w:val="center"/>
        <w:rPr/>
      </w:pPr>
      <w:r w:rsidDel="00000000" w:rsidR="00000000" w:rsidRPr="00000000">
        <w:rPr>
          <w:rtl w:val="0"/>
        </w:rPr>
      </w:r>
    </w:p>
    <w:p w:rsidR="00000000" w:rsidDel="00000000" w:rsidP="00000000" w:rsidRDefault="00000000" w:rsidRPr="00000000" w14:paraId="00000095">
      <w:pPr>
        <w:pageBreakBefore w:val="0"/>
        <w:jc w:val="both"/>
        <w:rPr>
          <w:b w:val="1"/>
          <w:bCs w:val="1"/>
        </w:rPr>
      </w:pPr>
      <w:r w:rsidDel="00000000" w:rsidR="00000000" w:rsidRPr="00000000">
        <w:rPr>
          <w:rtl w:val="0"/>
        </w:rPr>
      </w:r>
    </w:p>
    <w:p w:rsidR="00000000" w:rsidDel="00000000" w:rsidP="00000000" w:rsidRDefault="00000000" w:rsidRPr="00000000" w14:paraId="00000096">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7">
      <w:pPr>
        <w:jc w:val="both"/>
        <w:rPr/>
      </w:pPr>
      <w:r w:rsidDel="00000000" w:rsidR="00000000" w:rsidRPr="00000000">
        <w:rPr>
          <w:rtl w:val="0"/>
        </w:rPr>
        <w:t xml:space="preserve">Based on the aforementioned product categorization, we aim to capture Egypt's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Egypt and the 18 product groups in 2021 and 2018 through the difference, where a positive RID indicates a shortening of the distance (i.e., advancement of the industry), and a negative RID indicates the reverse. It is notable that the number of industries with positive RID has decreased substantially from 2018 to 2021.</w:t>
      </w:r>
    </w:p>
    <w:p w:rsidR="00000000" w:rsidDel="00000000" w:rsidP="00000000" w:rsidRDefault="00000000" w:rsidRPr="00000000" w14:paraId="00000098">
      <w:pPr>
        <w:pageBreakBefore w:val="0"/>
        <w:jc w:val="both"/>
        <w:rPr/>
      </w:pPr>
      <w:r w:rsidDel="00000000" w:rsidR="00000000" w:rsidRPr="00000000">
        <w:rPr>
          <w:rtl w:val="0"/>
        </w:rPr>
        <w:t xml:space="preserve">As ranked in Table 2, during the period from 2013 to 2018, Egypt has focused on products with a moderate level of complexity and those requiring intermediate skills. </w:t>
      </w:r>
    </w:p>
    <w:p w:rsidR="00000000" w:rsidDel="00000000" w:rsidP="00000000" w:rsidRDefault="00000000" w:rsidRPr="00000000" w14:paraId="00000099">
      <w:pPr>
        <w:pageBreakBefore w:val="0"/>
        <w:jc w:val="both"/>
        <w:rPr/>
      </w:pPr>
      <w:r w:rsidDel="00000000" w:rsidR="00000000" w:rsidRPr="00000000">
        <w:rPr>
          <w:rtl w:val="0"/>
        </w:rPr>
      </w:r>
    </w:p>
    <w:p w:rsidR="00000000" w:rsidDel="00000000" w:rsidP="00000000" w:rsidRDefault="00000000" w:rsidRPr="00000000" w14:paraId="0000009A">
      <w:pPr>
        <w:pageBreakBefore w:val="0"/>
        <w:jc w:val="center"/>
        <w:rPr/>
      </w:pPr>
      <w:r w:rsidDel="00000000" w:rsidR="00000000" w:rsidRPr="00000000">
        <w:rPr/>
        <w:drawing>
          <wp:inline distB="114300" distT="114300" distL="114300" distR="114300">
            <wp:extent cx="4897275" cy="2378676"/>
            <wp:effectExtent b="0" l="0" r="0" t="0"/>
            <wp:docPr id="1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897275" cy="237867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247650</wp:posOffset>
            </wp:positionH>
            <wp:positionV relativeFrom="paragraph">
              <wp:posOffset>114300</wp:posOffset>
            </wp:positionV>
            <wp:extent cx="2362200" cy="2809875"/>
            <wp:effectExtent b="0" l="0" r="0" t="0"/>
            <wp:wrapSquare wrapText="bothSides" distB="0" distT="0" distL="0" distR="0"/>
            <wp:docPr id="9" name="image21.jpg"/>
            <a:graphic>
              <a:graphicData uri="http://schemas.openxmlformats.org/drawingml/2006/picture">
                <pic:pic>
                  <pic:nvPicPr>
                    <pic:cNvPr id="0" name="image21.jpg"/>
                    <pic:cNvPicPr preferRelativeResize="0"/>
                  </pic:nvPicPr>
                  <pic:blipFill>
                    <a:blip r:embed="rId16"/>
                    <a:srcRect b="47227" l="0" r="0" t="0"/>
                    <a:stretch>
                      <a:fillRect/>
                    </a:stretch>
                  </pic:blipFill>
                  <pic:spPr>
                    <a:xfrm>
                      <a:off x="0" y="0"/>
                      <a:ext cx="2362200" cy="280987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2609850</wp:posOffset>
            </wp:positionH>
            <wp:positionV relativeFrom="paragraph">
              <wp:posOffset>114300</wp:posOffset>
            </wp:positionV>
            <wp:extent cx="2362200" cy="2514600"/>
            <wp:effectExtent b="0" l="0" r="0" t="0"/>
            <wp:wrapSquare wrapText="bothSides" distB="0" distT="0" distL="0" distR="0"/>
            <wp:docPr id="24" name="image21.jpg"/>
            <a:graphic>
              <a:graphicData uri="http://schemas.openxmlformats.org/drawingml/2006/picture">
                <pic:pic>
                  <pic:nvPicPr>
                    <pic:cNvPr id="0" name="image21.jpg"/>
                    <pic:cNvPicPr preferRelativeResize="0"/>
                  </pic:nvPicPr>
                  <pic:blipFill>
                    <a:blip r:embed="rId16"/>
                    <a:srcRect b="0" l="0" r="0" t="52773"/>
                    <a:stretch>
                      <a:fillRect/>
                    </a:stretch>
                  </pic:blipFill>
                  <pic:spPr>
                    <a:xfrm>
                      <a:off x="0" y="0"/>
                      <a:ext cx="2362200" cy="2514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114300</wp:posOffset>
            </wp:positionV>
            <wp:extent cx="1790700" cy="257175"/>
            <wp:effectExtent b="0" l="0" r="0" t="0"/>
            <wp:wrapNone/>
            <wp:docPr id="12" name="image21.jpg"/>
            <a:graphic>
              <a:graphicData uri="http://schemas.openxmlformats.org/drawingml/2006/picture">
                <pic:pic>
                  <pic:nvPicPr>
                    <pic:cNvPr id="0" name="image21.jpg"/>
                    <pic:cNvPicPr preferRelativeResize="0"/>
                  </pic:nvPicPr>
                  <pic:blipFill>
                    <a:blip r:embed="rId16"/>
                    <a:srcRect b="95170" l="24194" r="0" t="0"/>
                    <a:stretch>
                      <a:fillRect/>
                    </a:stretch>
                  </pic:blipFill>
                  <pic:spPr>
                    <a:xfrm>
                      <a:off x="0" y="0"/>
                      <a:ext cx="1790700" cy="257175"/>
                    </a:xfrm>
                    <a:prstGeom prst="rect"/>
                    <a:ln/>
                  </pic:spPr>
                </pic:pic>
              </a:graphicData>
            </a:graphic>
          </wp:anchor>
        </w:drawing>
      </w:r>
    </w:p>
    <w:p w:rsidR="00000000" w:rsidDel="00000000" w:rsidP="00000000" w:rsidRDefault="00000000" w:rsidRPr="00000000" w14:paraId="000000A4">
      <w:pPr>
        <w:pageBreakBefore w:val="0"/>
        <w:jc w:val="center"/>
        <w:rPr/>
      </w:pPr>
      <w:r w:rsidDel="00000000" w:rsidR="00000000" w:rsidRPr="00000000">
        <w:rPr>
          <w:rtl w:val="0"/>
        </w:rPr>
      </w:r>
    </w:p>
    <w:p w:rsidR="00000000" w:rsidDel="00000000" w:rsidP="00000000" w:rsidRDefault="00000000" w:rsidRPr="00000000" w14:paraId="000000A5">
      <w:pPr>
        <w:pageBreakBefore w:val="0"/>
        <w:jc w:val="center"/>
        <w:rPr/>
      </w:pPr>
      <w:r w:rsidDel="00000000" w:rsidR="00000000" w:rsidRPr="00000000">
        <w:rPr>
          <w:rtl w:val="0"/>
        </w:rPr>
      </w:r>
    </w:p>
    <w:p w:rsidR="00000000" w:rsidDel="00000000" w:rsidP="00000000" w:rsidRDefault="00000000" w:rsidRPr="00000000" w14:paraId="000000A6">
      <w:pPr>
        <w:pageBreakBefore w:val="0"/>
        <w:jc w:val="center"/>
        <w:rPr/>
      </w:pPr>
      <w:r w:rsidDel="00000000" w:rsidR="00000000" w:rsidRPr="00000000">
        <w:rPr>
          <w:rtl w:val="0"/>
        </w:rPr>
      </w:r>
    </w:p>
    <w:p w:rsidR="00000000" w:rsidDel="00000000" w:rsidP="00000000" w:rsidRDefault="00000000" w:rsidRPr="00000000" w14:paraId="000000A7">
      <w:pPr>
        <w:pageBreakBefore w:val="0"/>
        <w:jc w:val="center"/>
        <w:rPr/>
      </w:pPr>
      <w:r w:rsidDel="00000000" w:rsidR="00000000" w:rsidRPr="00000000">
        <w:rPr>
          <w:rtl w:val="0"/>
        </w:rPr>
      </w:r>
    </w:p>
    <w:p w:rsidR="00000000" w:rsidDel="00000000" w:rsidP="00000000" w:rsidRDefault="00000000" w:rsidRPr="00000000" w14:paraId="000000A8">
      <w:pPr>
        <w:pageBreakBefore w:val="0"/>
        <w:jc w:val="center"/>
        <w:rPr/>
      </w:pPr>
      <w:r w:rsidDel="00000000" w:rsidR="00000000" w:rsidRPr="00000000">
        <w:rPr>
          <w:rtl w:val="0"/>
        </w:rPr>
      </w:r>
    </w:p>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jc w:val="center"/>
        <w:rPr/>
      </w:pPr>
      <w:r w:rsidDel="00000000" w:rsidR="00000000" w:rsidRPr="00000000">
        <w:rPr>
          <w:rtl w:val="0"/>
        </w:rPr>
      </w:r>
    </w:p>
    <w:p w:rsidR="00000000" w:rsidDel="00000000" w:rsidP="00000000" w:rsidRDefault="00000000" w:rsidRPr="00000000" w14:paraId="000000B0">
      <w:pPr>
        <w:pageBreakBefore w:val="0"/>
        <w:jc w:val="center"/>
        <w:rPr/>
      </w:pPr>
      <w:r w:rsidDel="00000000" w:rsidR="00000000" w:rsidRPr="00000000">
        <w:rPr>
          <w:rtl w:val="0"/>
        </w:rPr>
      </w:r>
    </w:p>
    <w:p w:rsidR="00000000" w:rsidDel="00000000" w:rsidP="00000000" w:rsidRDefault="00000000" w:rsidRPr="00000000" w14:paraId="000000B1">
      <w:pPr>
        <w:pageBreakBefore w:val="0"/>
        <w:jc w:val="center"/>
        <w:rPr/>
      </w:pPr>
      <w:r w:rsidDel="00000000" w:rsidR="00000000" w:rsidRPr="00000000">
        <w:rPr>
          <w:rtl w:val="0"/>
        </w:rPr>
      </w:r>
    </w:p>
    <w:p w:rsidR="00000000" w:rsidDel="00000000" w:rsidP="00000000" w:rsidRDefault="00000000" w:rsidRPr="00000000" w14:paraId="000000B2">
      <w:pPr>
        <w:pageBreakBefore w:val="0"/>
        <w:jc w:val="center"/>
        <w:rPr/>
      </w:pPr>
      <w:r w:rsidDel="00000000" w:rsidR="00000000" w:rsidRPr="00000000">
        <w:rPr>
          <w:rtl w:val="0"/>
        </w:rPr>
      </w:r>
    </w:p>
    <w:p w:rsidR="00000000" w:rsidDel="00000000" w:rsidP="00000000" w:rsidRDefault="00000000" w:rsidRPr="00000000" w14:paraId="000000B3">
      <w:pPr>
        <w:pageBreakBefore w:val="0"/>
        <w:jc w:val="center"/>
        <w:rPr/>
      </w:pPr>
      <w:r w:rsidDel="00000000" w:rsidR="00000000" w:rsidRPr="00000000">
        <w:rPr>
          <w:rtl w:val="0"/>
        </w:rPr>
      </w:r>
    </w:p>
    <w:p w:rsidR="00000000" w:rsidDel="00000000" w:rsidP="00000000" w:rsidRDefault="00000000" w:rsidRPr="00000000" w14:paraId="000000B4">
      <w:pPr>
        <w:pageBreakBefore w:val="0"/>
        <w:jc w:val="center"/>
        <w:rPr/>
      </w:pPr>
      <w:r w:rsidDel="00000000" w:rsidR="00000000" w:rsidRPr="00000000">
        <w:rPr>
          <w:rtl w:val="0"/>
        </w:rPr>
        <w:t xml:space="preserve">Tables 2a and 2b: Realized Industry Development (RID) of Egypt (2018 above; 2021 below)</w:t>
      </w:r>
    </w:p>
    <w:p w:rsidR="00000000" w:rsidDel="00000000" w:rsidP="00000000" w:rsidRDefault="00000000" w:rsidRPr="00000000" w14:paraId="000000B5">
      <w:pPr>
        <w:pageBreakBefore w:val="0"/>
        <w:jc w:val="both"/>
        <w:rPr>
          <w:b w:val="1"/>
          <w:bCs w:val="1"/>
        </w:rPr>
      </w:pPr>
      <w:r w:rsidDel="00000000" w:rsidR="00000000" w:rsidRPr="00000000">
        <w:rPr>
          <w:rtl w:val="0"/>
        </w:rPr>
      </w:r>
    </w:p>
    <w:p w:rsidR="00000000" w:rsidDel="00000000" w:rsidP="00000000" w:rsidRDefault="00000000" w:rsidRPr="00000000" w14:paraId="000000B6">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7">
      <w:pPr>
        <w:pageBreakBefore w:val="0"/>
        <w:jc w:val="both"/>
        <w:rPr/>
      </w:pPr>
      <w:r w:rsidDel="00000000" w:rsidR="00000000" w:rsidRPr="00000000">
        <w:rPr>
          <w:rtl w:val="0"/>
        </w:rPr>
        <w:t xml:space="preserve">Tables 3 and 4 below summarize how the production strategy adopted by Egypt in 2018 compares with leading economies and a selected group of emerging economies in the world, as measured in RID. It can be directly observed that Egypt focused on products with a lower complexity level</w:t>
      </w:r>
      <w:del w:author="Ryo Shibata" w:id="3" w:date="2023-04-11T15:56:09Z">
        <w:r w:rsidDel="00000000" w:rsidR="00000000" w:rsidRPr="00000000">
          <w:rPr>
            <w:rtl w:val="0"/>
          </w:rPr>
          <w:delText xml:space="preserve">,</w:delText>
        </w:r>
      </w:del>
      <w:r w:rsidDel="00000000" w:rsidR="00000000" w:rsidRPr="00000000">
        <w:rPr>
          <w:rtl w:val="0"/>
        </w:rPr>
        <w:t xml:space="preserve">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B8">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9">
            <w:pPr>
              <w:pageBreakBefore w:val="0"/>
              <w:jc w:val="both"/>
              <w:rPr/>
            </w:pPr>
            <w:r w:rsidDel="00000000" w:rsidR="00000000" w:rsidRPr="00000000">
              <w:rPr>
                <w:rtl w:val="0"/>
              </w:rPr>
              <w:t xml:space="preserve">Ranking</w:t>
            </w:r>
          </w:p>
        </w:tc>
        <w:tc>
          <w:tcPr/>
          <w:p w:rsidR="00000000" w:rsidDel="00000000" w:rsidP="00000000" w:rsidRDefault="00000000" w:rsidRPr="00000000" w14:paraId="000000BA">
            <w:pPr>
              <w:pageBreakBefore w:val="0"/>
              <w:jc w:val="both"/>
              <w:rPr/>
            </w:pPr>
            <w:r w:rsidDel="00000000" w:rsidR="00000000" w:rsidRPr="00000000">
              <w:rPr>
                <w:rtl w:val="0"/>
              </w:rPr>
              <w:t xml:space="preserve">France</w:t>
            </w:r>
          </w:p>
        </w:tc>
        <w:tc>
          <w:tcPr/>
          <w:p w:rsidR="00000000" w:rsidDel="00000000" w:rsidP="00000000" w:rsidRDefault="00000000" w:rsidRPr="00000000" w14:paraId="000000BB">
            <w:pPr>
              <w:pageBreakBefore w:val="0"/>
              <w:jc w:val="both"/>
              <w:rPr/>
            </w:pPr>
            <w:r w:rsidDel="00000000" w:rsidR="00000000" w:rsidRPr="00000000">
              <w:rPr>
                <w:rtl w:val="0"/>
              </w:rPr>
              <w:t xml:space="preserve">The United States</w:t>
            </w:r>
          </w:p>
        </w:tc>
        <w:tc>
          <w:tcPr/>
          <w:p w:rsidR="00000000" w:rsidDel="00000000" w:rsidP="00000000" w:rsidRDefault="00000000" w:rsidRPr="00000000" w14:paraId="000000BC">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5">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C9">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A">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CB">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CC">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CD">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E">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CF">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D0">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D5">
            <w:pPr>
              <w:pageBreakBefore w:val="0"/>
              <w:jc w:val="both"/>
              <w:rPr/>
            </w:pPr>
            <w:r w:rsidDel="00000000" w:rsidR="00000000" w:rsidRPr="00000000">
              <w:rPr>
                <w:rtl w:val="0"/>
              </w:rPr>
              <w:t xml:space="preserve">Ranking</w:t>
            </w:r>
          </w:p>
        </w:tc>
        <w:tc>
          <w:tcPr/>
          <w:p w:rsidR="00000000" w:rsidDel="00000000" w:rsidP="00000000" w:rsidRDefault="00000000" w:rsidRPr="00000000" w14:paraId="000000D6">
            <w:pPr>
              <w:pageBreakBefore w:val="0"/>
              <w:jc w:val="both"/>
              <w:rPr/>
            </w:pPr>
            <w:r w:rsidDel="00000000" w:rsidR="00000000" w:rsidRPr="00000000">
              <w:rPr>
                <w:rtl w:val="0"/>
              </w:rPr>
              <w:t xml:space="preserve">China</w:t>
            </w:r>
          </w:p>
        </w:tc>
        <w:tc>
          <w:tcPr/>
          <w:p w:rsidR="00000000" w:rsidDel="00000000" w:rsidP="00000000" w:rsidRDefault="00000000" w:rsidRPr="00000000" w14:paraId="000000D7">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D8">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D9">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A">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B">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C">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DD">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E">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F">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E0">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E1">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2">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4">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E5">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6">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7">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8">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E9">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A">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C">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EF">
      <w:pPr>
        <w:pageBreakBefore w:val="0"/>
        <w:jc w:val="both"/>
        <w:rPr/>
      </w:pPr>
      <w:r w:rsidDel="00000000" w:rsidR="00000000" w:rsidRPr="00000000">
        <w:rPr>
          <w:rtl w:val="0"/>
        </w:rPr>
      </w:r>
    </w:p>
    <w:p w:rsidR="00000000" w:rsidDel="00000000" w:rsidP="00000000" w:rsidRDefault="00000000" w:rsidRPr="00000000" w14:paraId="000000F0">
      <w:pPr>
        <w:pageBreakBefore w:val="0"/>
        <w:jc w:val="both"/>
        <w:rPr>
          <w:rFonts w:ascii="Times" w:cs="Times" w:eastAsia="Times" w:hAnsi="Times"/>
          <w:b w:val="1"/>
          <w:bCs w:val="1"/>
          <w:sz w:val="28"/>
          <w:szCs w:val="28"/>
        </w:rPr>
      </w:pPr>
      <w:r w:rsidDel="00000000" w:rsidR="00000000" w:rsidRPr="00000000">
        <w:rPr>
          <w:rtl w:val="0"/>
        </w:rPr>
        <w:t xml:space="preserve">Table 4 further examines Egypt’s development strategy against those of emerging economies on a global scale in 2018. Logically, emerging economies such as China, South Korea, Singapore</w:t>
      </w:r>
      <w:ins w:author="Ryo Shibata" w:id="4" w:date="2023-04-11T15:56:40Z">
        <w:r w:rsidDel="00000000" w:rsidR="00000000" w:rsidRPr="00000000">
          <w:rPr>
            <w:rtl w:val="0"/>
          </w:rPr>
          <w:t xml:space="preserve">,</w:t>
        </w:r>
      </w:ins>
      <w:r w:rsidDel="00000000" w:rsidR="00000000" w:rsidRPr="00000000">
        <w:rPr>
          <w:rtl w:val="0"/>
        </w:rPr>
        <w:t xml:space="preserve"> and India have devoted the majority of their efforts into intermediate industry groups</w:t>
      </w:r>
      <w:ins w:author="Ryo Shibata" w:id="5" w:date="2023-04-11T15:56:51Z">
        <w:r w:rsidDel="00000000" w:rsidR="00000000" w:rsidRPr="00000000">
          <w:rPr>
            <w:rtl w:val="0"/>
          </w:rPr>
          <w:t xml:space="preserve">,</w:t>
        </w:r>
      </w:ins>
      <w:r w:rsidDel="00000000" w:rsidR="00000000" w:rsidRPr="00000000">
        <w:rPr>
          <w:rtl w:val="0"/>
        </w:rPr>
        <w:t xml:space="preserve"> while developed economies like Egypt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Egypt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F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F5">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6" w:date="2023-04-11T15:58:12Z">
        <w:r w:rsidDel="00000000" w:rsidR="00000000" w:rsidRPr="00000000">
          <w:rPr>
            <w:rtl w:val="0"/>
          </w:rPr>
          <w:t xml:space="preserve"> </w:t>
        </w:r>
      </w:ins>
      <w:r w:rsidDel="00000000" w:rsidR="00000000" w:rsidRPr="00000000">
        <w:rPr>
          <w:rtl w:val="0"/>
        </w:rPr>
        <w:t xml:space="preserve">=</w:t>
      </w:r>
      <w:ins w:author="Ryo Shibata" w:id="7" w:date="2023-04-11T15:58:14Z">
        <w:r w:rsidDel="00000000" w:rsidR="00000000" w:rsidRPr="00000000">
          <w:rPr>
            <w:rtl w:val="0"/>
          </w:rPr>
          <w:t xml:space="preserve"> </w:t>
        </w:r>
      </w:ins>
      <w:r w:rsidDel="00000000" w:rsidR="00000000" w:rsidRPr="00000000">
        <w:rPr>
          <w:rtl w:val="0"/>
        </w:rPr>
        <w:t xml:space="preserve">0.” Based on this definition, the distance between a country and any product that the country is currently exporting (i.e., the country is a significant exporter in the product as compared to the global average) is zero. Similarly, opportunity gain quantifies the contribution of a new product in terms of opening up the doors to more and more complex products. Intuitively, a product that a country is currently exporting (i.e., MCP</w:t>
      </w:r>
      <w:ins w:author="Ryo Shibata" w:id="8" w:date="2023-04-11T15:58:17Z">
        <w:r w:rsidDel="00000000" w:rsidR="00000000" w:rsidRPr="00000000">
          <w:rPr>
            <w:rtl w:val="0"/>
          </w:rPr>
          <w:t xml:space="preserve"> </w:t>
        </w:r>
      </w:ins>
      <w:r w:rsidDel="00000000" w:rsidR="00000000" w:rsidRPr="00000000">
        <w:rPr>
          <w:rtl w:val="0"/>
        </w:rPr>
        <w:t xml:space="preserve">=</w:t>
      </w:r>
      <w:ins w:author="Ryo Shibata" w:id="9" w:date="2023-04-11T15:58:18Z">
        <w:r w:rsidDel="00000000" w:rsidR="00000000" w:rsidRPr="00000000">
          <w:rPr>
            <w:rtl w:val="0"/>
          </w:rPr>
          <w:t xml:space="preserve"> </w:t>
        </w:r>
      </w:ins>
      <w:r w:rsidDel="00000000" w:rsidR="00000000" w:rsidRPr="00000000">
        <w:rPr>
          <w:rtl w:val="0"/>
        </w:rPr>
        <w:t xml:space="preserve">1) has an opportunity gain of zero. An unreasonable investment in a  certain product p would lead to a relative decrement in the export of more profitable products, and therefore lead to a negative opportunity gain for product p. The opportunity gain is not the only estimator of a country’s level of economic development. However, among countries with comparable economic strength, those with higher ECI, or in other words, more reasonable economic structures are often in better shape.</w:t>
      </w:r>
    </w:p>
    <w:p w:rsidR="00000000" w:rsidDel="00000000" w:rsidP="00000000" w:rsidRDefault="00000000" w:rsidRPr="00000000" w14:paraId="000000F6">
      <w:pPr>
        <w:pageBreakBefore w:val="0"/>
        <w:jc w:val="both"/>
        <w:rPr/>
      </w:pPr>
      <w:r w:rsidDel="00000000" w:rsidR="00000000" w:rsidRPr="00000000">
        <w:rPr>
          <w:rtl w:val="0"/>
        </w:rPr>
      </w:r>
    </w:p>
    <w:p w:rsidR="00000000" w:rsidDel="00000000" w:rsidP="00000000" w:rsidRDefault="00000000" w:rsidRPr="00000000" w14:paraId="000000F7">
      <w:pPr>
        <w:pageBreakBefore w:val="0"/>
        <w:jc w:val="center"/>
        <w:rPr/>
      </w:pPr>
      <w:r w:rsidDel="00000000" w:rsidR="00000000" w:rsidRPr="00000000">
        <w:rPr/>
        <w:drawing>
          <wp:inline distB="114300" distT="114300" distL="114300" distR="114300">
            <wp:extent cx="5676900" cy="2828925"/>
            <wp:effectExtent b="0" l="0" r="0" t="0"/>
            <wp:docPr id="33" name="image32.jpg"/>
            <a:graphic>
              <a:graphicData uri="http://schemas.openxmlformats.org/drawingml/2006/picture">
                <pic:pic>
                  <pic:nvPicPr>
                    <pic:cNvPr id="0" name="image32.jpg"/>
                    <pic:cNvPicPr preferRelativeResize="0"/>
                  </pic:nvPicPr>
                  <pic:blipFill>
                    <a:blip r:embed="rId17"/>
                    <a:srcRect b="0" l="0" r="0" t="0"/>
                    <a:stretch>
                      <a:fillRect/>
                    </a:stretch>
                  </pic:blipFill>
                  <pic:spPr>
                    <a:xfrm>
                      <a:off x="0" y="0"/>
                      <a:ext cx="56769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t xml:space="preserve">Table 5a: Opportunity Gain Ranking on a Regional Scale for 2013</w:t>
      </w:r>
    </w:p>
    <w:p w:rsidR="00000000" w:rsidDel="00000000" w:rsidP="00000000" w:rsidRDefault="00000000" w:rsidRPr="00000000" w14:paraId="000000F9">
      <w:pPr>
        <w:pageBreakBefore w:val="0"/>
        <w:jc w:val="center"/>
        <w:rPr/>
      </w:pPr>
      <w:r w:rsidDel="00000000" w:rsidR="00000000" w:rsidRPr="00000000">
        <w:rPr/>
        <w:drawing>
          <wp:inline distB="114300" distT="114300" distL="114300" distR="114300">
            <wp:extent cx="5734050" cy="2921000"/>
            <wp:effectExtent b="0" l="0" r="0" t="0"/>
            <wp:docPr id="13" name="image28.jpg"/>
            <a:graphic>
              <a:graphicData uri="http://schemas.openxmlformats.org/drawingml/2006/picture">
                <pic:pic>
                  <pic:nvPicPr>
                    <pic:cNvPr id="0" name="image28.jpg"/>
                    <pic:cNvPicPr preferRelativeResize="0"/>
                  </pic:nvPicPr>
                  <pic:blipFill>
                    <a:blip r:embed="rId18"/>
                    <a:srcRect b="0" l="0" r="0" t="0"/>
                    <a:stretch>
                      <a:fillRect/>
                    </a:stretch>
                  </pic:blipFill>
                  <pic:spPr>
                    <a:xfrm>
                      <a:off x="0" y="0"/>
                      <a:ext cx="57340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ageBreakBefore w:val="0"/>
        <w:jc w:val="center"/>
        <w:rPr/>
      </w:pPr>
      <w:r w:rsidDel="00000000" w:rsidR="00000000" w:rsidRPr="00000000">
        <w:rPr>
          <w:rtl w:val="0"/>
        </w:rPr>
      </w:r>
    </w:p>
    <w:p w:rsidR="00000000" w:rsidDel="00000000" w:rsidP="00000000" w:rsidRDefault="00000000" w:rsidRPr="00000000" w14:paraId="000000FB">
      <w:pPr>
        <w:pageBreakBefore w:val="0"/>
        <w:jc w:val="center"/>
        <w:rPr/>
      </w:pPr>
      <w:r w:rsidDel="00000000" w:rsidR="00000000" w:rsidRPr="00000000">
        <w:rPr>
          <w:rtl w:val="0"/>
        </w:rPr>
        <w:t xml:space="preserve">Table 5b: Opportunity Gain Ranking on a Regional Scale for 2018</w:t>
      </w:r>
    </w:p>
    <w:p w:rsidR="00000000" w:rsidDel="00000000" w:rsidP="00000000" w:rsidRDefault="00000000" w:rsidRPr="00000000" w14:paraId="000000FC">
      <w:pPr>
        <w:rPr/>
      </w:pPr>
      <w:r w:rsidDel="00000000" w:rsidR="00000000" w:rsidRPr="00000000">
        <w:rPr>
          <w:rtl w:val="0"/>
        </w:rPr>
      </w:r>
    </w:p>
    <w:tbl>
      <w:tblPr>
        <w:tblStyle w:val="Table6"/>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D">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E">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Egypt</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FF">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Tunisia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00">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South Africa</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0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0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05">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09">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0D">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11">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15">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r>
      <w:tr>
        <w:trPr>
          <w:cantSplit w:val="0"/>
          <w:tblHeader w:val="0"/>
        </w:trPr>
        <w:tc>
          <w:tcPr>
            <w:shd w:fill="6c9eea" w:val="clear"/>
            <w:tcMar>
              <w:top w:w="-267.84" w:type="dxa"/>
              <w:left w:w="-267.84" w:type="dxa"/>
              <w:bottom w:w="-267.84" w:type="dxa"/>
              <w:right w:w="-267.84" w:type="dxa"/>
            </w:tcMar>
            <w:vAlign w:val="center"/>
          </w:tcPr>
          <w:p w:rsidR="00000000" w:rsidDel="00000000" w:rsidP="00000000" w:rsidRDefault="00000000" w:rsidRPr="00000000" w14:paraId="00000119">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1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1D">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2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21">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2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Animals and By-products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2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2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Food and Preparations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2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2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2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3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3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6c9eea" w:val="clear"/>
            <w:tcMar>
              <w:top w:w="20.0" w:type="dxa"/>
              <w:left w:w="20.0" w:type="dxa"/>
              <w:bottom w:w="100.0" w:type="dxa"/>
              <w:right w:w="20.0" w:type="dxa"/>
            </w:tcMar>
            <w:vAlign w:val="bottom"/>
          </w:tcPr>
          <w:p w:rsidR="00000000" w:rsidDel="00000000" w:rsidP="00000000" w:rsidRDefault="00000000" w:rsidRPr="00000000" w14:paraId="0000013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3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Vegetables, Fruits and Plants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3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A">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B">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C">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Energy Drilling and Mining</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3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3E">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F">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40">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Metals</w:t>
            </w:r>
            <w:r w:rsidDel="00000000" w:rsidR="00000000" w:rsidRPr="00000000">
              <w:rPr>
                <w:rtl w:val="0"/>
              </w:rPr>
            </w:r>
          </w:p>
        </w:tc>
      </w:tr>
      <w:tr>
        <w:trPr>
          <w:cantSplit w:val="0"/>
          <w:tblHeader w:val="0"/>
        </w:trPr>
        <w:tc>
          <w:tcPr>
            <w:shd w:fill="02ffff"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42">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3">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44">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Weapons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6">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47">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2ffff" w:val="clear"/>
            <w:tcMar>
              <w:top w:w="20.0" w:type="dxa"/>
              <w:left w:w="20.0" w:type="dxa"/>
              <w:bottom w:w="100.0" w:type="dxa"/>
              <w:right w:w="20.0" w:type="dxa"/>
            </w:tcMar>
            <w:vAlign w:val="bottom"/>
          </w:tcPr>
          <w:p w:rsidR="00000000" w:rsidDel="00000000" w:rsidP="00000000" w:rsidRDefault="00000000" w:rsidRPr="00000000" w14:paraId="00000148">
            <w:pPr>
              <w:widowControl w:val="0"/>
              <w:spacing w:line="276" w:lineRule="auto"/>
              <w:ind w:left="180" w:right="-75" w:firstLine="0"/>
              <w:rPr>
                <w:color w:val="7b7b7b"/>
                <w:sz w:val="20"/>
                <w:szCs w:val="20"/>
              </w:rPr>
            </w:pPr>
            <w:r w:rsidDel="00000000" w:rsidR="00000000" w:rsidRPr="00000000">
              <w:rPr>
                <w:rFonts w:ascii="Arial" w:cs="Arial" w:eastAsia="Arial" w:hAnsi="Arial"/>
                <w:color w:val="7b7b7b"/>
                <w:sz w:val="20"/>
                <w:szCs w:val="20"/>
                <w:rtl w:val="0"/>
              </w:rPr>
              <w:t xml:space="preserve">Precious Stones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0.2740674</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-179.65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210.26</w:t>
            </w:r>
          </w:p>
        </w:tc>
      </w:tr>
    </w:tbl>
    <w:p w:rsidR="00000000" w:rsidDel="00000000" w:rsidP="00000000" w:rsidRDefault="00000000" w:rsidRPr="00000000" w14:paraId="0000014D">
      <w:pPr>
        <w:jc w:val="center"/>
        <w:rPr/>
      </w:pPr>
      <w:r w:rsidDel="00000000" w:rsidR="00000000" w:rsidRPr="00000000">
        <w:rPr>
          <w:sz w:val="22"/>
          <w:szCs w:val="22"/>
          <w:rtl w:val="0"/>
        </w:rPr>
        <w:t xml:space="preserve">Table 5c. Opportunity Gain Ranking on a Comparable Scale (2021)</w:t>
      </w:r>
      <w:r w:rsidDel="00000000" w:rsidR="00000000" w:rsidRPr="00000000">
        <w:rPr>
          <w:rtl w:val="0"/>
        </w:rPr>
      </w:r>
    </w:p>
    <w:p w:rsidR="00000000" w:rsidDel="00000000" w:rsidP="00000000" w:rsidRDefault="00000000" w:rsidRPr="00000000" w14:paraId="0000014E">
      <w:pPr>
        <w:pageBreakBefore w:val="0"/>
        <w:jc w:val="both"/>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We define the ranking of opportunity gain for a country c as the Suggested Development Vector (SDV) of c. Tables 5a-5c and 6 summarize how the SDV of Egypt compares with a selected group of regional economies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these countries merely need to maintain steady and balanced economic development. In contrast, developing countries have nearly half of the industries with positive opportunity gain and share common interests in industrial manufacturing and High-complexity Products industries. It can be concluded that Egypt shares the characteristics of developing countries, with a premature economic structure that leans towards basic to intermediate-level industries.  </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pageBreakBefore w:val="0"/>
        <w:jc w:val="center"/>
        <w:rPr/>
      </w:pPr>
      <w:r w:rsidDel="00000000" w:rsidR="00000000" w:rsidRPr="00000000">
        <w:rPr/>
        <w:drawing>
          <wp:inline distB="114300" distT="114300" distL="114300" distR="114300">
            <wp:extent cx="5734050" cy="2095500"/>
            <wp:effectExtent b="0" l="0" r="0" t="0"/>
            <wp:docPr id="25"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57340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jc w:val="center"/>
        <w:rPr/>
      </w:pPr>
      <w:r w:rsidDel="00000000" w:rsidR="00000000" w:rsidRPr="00000000">
        <w:rPr>
          <w:rtl w:val="0"/>
        </w:rPr>
        <w:t xml:space="preserve">Table 6: Opportunity Gain Ranking on a Global Scale (2018)</w:t>
      </w:r>
    </w:p>
    <w:p w:rsidR="00000000" w:rsidDel="00000000" w:rsidP="00000000" w:rsidRDefault="00000000" w:rsidRPr="00000000" w14:paraId="00000154">
      <w:pPr>
        <w:pageBreakBefore w:val="0"/>
        <w:jc w:val="both"/>
        <w:rPr/>
      </w:pPr>
      <w:r w:rsidDel="00000000" w:rsidR="00000000" w:rsidRPr="00000000">
        <w:rPr>
          <w:rtl w:val="0"/>
        </w:rPr>
      </w:r>
    </w:p>
    <w:p w:rsidR="00000000" w:rsidDel="00000000" w:rsidP="00000000" w:rsidRDefault="00000000" w:rsidRPr="00000000" w14:paraId="00000155">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follows:</w:t>
      </w:r>
    </w:p>
    <w:p w:rsidR="00000000" w:rsidDel="00000000" w:rsidP="00000000" w:rsidRDefault="00000000" w:rsidRPr="00000000" w14:paraId="00000158">
      <w:pPr>
        <w:pageBreakBefore w:val="0"/>
        <w:jc w:val="both"/>
        <w:rPr/>
      </w:pPr>
      <w:r w:rsidDel="00000000" w:rsidR="00000000" w:rsidRPr="00000000">
        <w:rPr>
          <w:rtl w:val="0"/>
        </w:rPr>
      </w:r>
    </w:p>
    <w:p w:rsidR="00000000" w:rsidDel="00000000" w:rsidP="00000000" w:rsidRDefault="00000000" w:rsidRPr="00000000" w14:paraId="00000159">
      <w:pPr>
        <w:pageBreakBefore w:val="0"/>
        <w:jc w:val="center"/>
        <w:rPr/>
      </w:pPr>
      <w:r w:rsidDel="00000000" w:rsidR="00000000" w:rsidRPr="00000000">
        <w:rPr/>
        <w:drawing>
          <wp:inline distB="114300" distT="114300" distL="114300" distR="114300">
            <wp:extent cx="2528888" cy="1141284"/>
            <wp:effectExtent b="0" l="0" r="0" t="0"/>
            <wp:docPr id="18"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and B is the heuristic budget. </w:t>
      </w:r>
    </w:p>
    <w:p w:rsidR="00000000" w:rsidDel="00000000" w:rsidP="00000000" w:rsidRDefault="00000000" w:rsidRPr="00000000" w14:paraId="0000015C">
      <w:pPr>
        <w:pageBreakBefore w:val="0"/>
        <w:jc w:val="both"/>
        <w:rPr/>
      </w:pPr>
      <w:r w:rsidDel="00000000" w:rsidR="00000000" w:rsidRPr="00000000">
        <w:rPr>
          <w:rtl w:val="0"/>
        </w:rPr>
        <w:t xml:space="preserve"> </w:t>
      </w:r>
    </w:p>
    <w:p w:rsidR="00000000" w:rsidDel="00000000" w:rsidP="00000000" w:rsidRDefault="00000000" w:rsidRPr="00000000" w14:paraId="0000015D">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w:t>
      </w:r>
      <w:ins w:author="Ryo Shibata" w:id="10" w:date="2023-04-12T01:04:19Z">
        <w:r w:rsidDel="00000000" w:rsidR="00000000" w:rsidRPr="00000000">
          <w:rPr>
            <w:rtl w:val="0"/>
          </w:rPr>
          <w:t xml:space="preserve">a </w:t>
        </w:r>
      </w:ins>
      <w:r w:rsidDel="00000000" w:rsidR="00000000" w:rsidRPr="00000000">
        <w:rPr>
          <w:rtl w:val="0"/>
        </w:rPr>
        <w:t xml:space="preserve">greedy algorithm. The way that we apply the greedy algorithm is that firstly we separate the total budget into k equal parts, and then for the first equal part</w:t>
      </w:r>
      <w:ins w:author="Ryo Shibata" w:id="11" w:date="2023-04-12T01:04:37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of the equal parts can be done in the same way. </w:t>
      </w:r>
    </w:p>
    <w:p w:rsidR="00000000" w:rsidDel="00000000" w:rsidP="00000000" w:rsidRDefault="00000000" w:rsidRPr="00000000" w14:paraId="0000015E">
      <w:pPr>
        <w:pageBreakBefore w:val="0"/>
        <w:jc w:val="both"/>
        <w:rPr/>
      </w:pPr>
      <w:r w:rsidDel="00000000" w:rsidR="00000000" w:rsidRPr="00000000">
        <w:rPr>
          <w:rtl w:val="0"/>
        </w:rPr>
        <w:t xml:space="preserve"> </w:t>
      </w:r>
    </w:p>
    <w:p w:rsidR="00000000" w:rsidDel="00000000" w:rsidP="00000000" w:rsidRDefault="00000000" w:rsidRPr="00000000" w14:paraId="0000015F">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follows:</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drawing>
          <wp:inline distB="114300" distT="114300" distL="114300" distR="114300">
            <wp:extent cx="2138363" cy="718630"/>
            <wp:effectExtent b="0" l="0" r="0" t="0"/>
            <wp:docPr id="17"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the most complex economic structure. </w:t>
      </w:r>
    </w:p>
    <w:p w:rsidR="00000000" w:rsidDel="00000000" w:rsidP="00000000" w:rsidRDefault="00000000" w:rsidRPr="00000000" w14:paraId="00000165">
      <w:pPr>
        <w:pageBreakBefore w:val="0"/>
        <w:rPr/>
      </w:pPr>
      <w:r w:rsidDel="00000000" w:rsidR="00000000" w:rsidRPr="00000000">
        <w:rPr>
          <w:rtl w:val="0"/>
        </w:rPr>
        <w:t xml:space="preserve"> </w:t>
      </w:r>
    </w:p>
    <w:p w:rsidR="00000000" w:rsidDel="00000000" w:rsidP="00000000" w:rsidRDefault="00000000" w:rsidRPr="00000000" w14:paraId="00000166">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69">
      <w:pPr>
        <w:pageBreakBefore w:val="0"/>
        <w:jc w:val="both"/>
        <w:rPr/>
      </w:pPr>
      <w:r w:rsidDel="00000000" w:rsidR="00000000" w:rsidRPr="00000000">
        <w:rPr>
          <w:rtl w:val="0"/>
        </w:rPr>
        <w:t xml:space="preserve">Figures 4a-4c show an economic panel for Egypt in 2013, 2018, and 2021. We can see that for different percentages of heuristic total export growth, the ECIs of Egypt actually have different increments. </w:t>
      </w:r>
    </w:p>
    <w:p w:rsidR="00000000" w:rsidDel="00000000" w:rsidP="00000000" w:rsidRDefault="00000000" w:rsidRPr="00000000" w14:paraId="0000016A">
      <w:pPr>
        <w:pageBreakBefore w:val="0"/>
        <w:jc w:val="both"/>
        <w:rPr/>
      </w:pPr>
      <w:r w:rsidDel="00000000" w:rsidR="00000000" w:rsidRPr="00000000">
        <w:rPr>
          <w:rtl w:val="0"/>
        </w:rPr>
      </w:r>
    </w:p>
    <w:p w:rsidR="00000000" w:rsidDel="00000000" w:rsidP="00000000" w:rsidRDefault="00000000" w:rsidRPr="00000000" w14:paraId="0000016B">
      <w:pPr>
        <w:pageBreakBefore w:val="0"/>
        <w:jc w:val="both"/>
        <w:rPr/>
      </w:pPr>
      <w:r w:rsidDel="00000000" w:rsidR="00000000" w:rsidRPr="00000000">
        <w:rPr>
          <w:rtl w:val="0"/>
        </w:rPr>
        <w:t xml:space="preserve">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 graph below the pie charts shows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The blue table is just for numerical explanation of the pie charts.</w:t>
      </w:r>
    </w:p>
    <w:p w:rsidR="00000000" w:rsidDel="00000000" w:rsidP="00000000" w:rsidRDefault="00000000" w:rsidRPr="00000000" w14:paraId="0000016C">
      <w:pPr>
        <w:pageBreakBefore w:val="0"/>
        <w:jc w:val="both"/>
        <w:rPr/>
      </w:pPr>
      <w:r w:rsidDel="00000000" w:rsidR="00000000" w:rsidRPr="00000000">
        <w:rPr>
          <w:rtl w:val="0"/>
        </w:rPr>
        <w:t xml:space="preserve"> </w:t>
      </w:r>
    </w:p>
    <w:p w:rsidR="00000000" w:rsidDel="00000000" w:rsidP="00000000" w:rsidRDefault="00000000" w:rsidRPr="00000000" w14:paraId="0000016D">
      <w:pPr>
        <w:pageBreakBefore w:val="0"/>
        <w:jc w:val="both"/>
        <w:rPr/>
      </w:pPr>
      <w:r w:rsidDel="00000000" w:rsidR="00000000" w:rsidRPr="00000000">
        <w:rPr/>
        <w:drawing>
          <wp:inline distB="114300" distT="114300" distL="114300" distR="114300">
            <wp:extent cx="5734050" cy="2044700"/>
            <wp:effectExtent b="0" l="0" r="0" t="0"/>
            <wp:docPr id="6"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jc w:val="both"/>
        <w:rPr/>
      </w:pPr>
      <w:r w:rsidDel="00000000" w:rsidR="00000000" w:rsidRPr="00000000">
        <w:rPr/>
        <w:drawing>
          <wp:inline distB="114300" distT="114300" distL="114300" distR="114300">
            <wp:extent cx="5734050" cy="2044700"/>
            <wp:effectExtent b="0" l="0" r="0" t="0"/>
            <wp:docPr id="1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jc w:val="both"/>
        <w:rPr>
          <w:b w:val="1"/>
          <w:bCs w:val="1"/>
        </w:rPr>
      </w:pPr>
      <w:r w:rsidDel="00000000" w:rsidR="00000000" w:rsidRPr="00000000">
        <w:rPr>
          <w:b w:val="1"/>
          <w:bCs w:val="1"/>
        </w:rPr>
        <w:drawing>
          <wp:inline distB="114300" distT="114300" distL="114300" distR="114300">
            <wp:extent cx="5734050" cy="1739900"/>
            <wp:effectExtent b="0" l="0" r="0" t="0"/>
            <wp:docPr id="21"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both"/>
        <w:rPr>
          <w:b w:val="1"/>
          <w:bCs w:val="1"/>
        </w:rPr>
      </w:pP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rtl w:val="0"/>
        </w:rPr>
        <w:t xml:space="preserve">Below is the economic panel for Egypt in 2013. We can see that for different percentages of heuristic total export growth, the ECI of Egypt will have a different amount of increments. From all the four graphs, we see that Egypt already obtains some great increment in terms of ECI. For the case of 5 percent export growth, Services and Utilities account for the only increment in the first line graph. For the case of a 10 percent increment, the Services Industry and Daily Instruments are the two industries that can boost the ECI optimally. For the case of 15 percent growth, the only difference to 10 percent growth is that Clothing can also contribute a small ECI increment. For the case of a 20 percent increment, the ECI is doubled because of a high proportion of allocation in the Machinery and Construction industry. However, since</w:t>
      </w:r>
      <w:ins w:author="Ryo Shibata" w:id="12" w:date="2023-04-12T01:14:53Z">
        <w:r w:rsidDel="00000000" w:rsidR="00000000" w:rsidRPr="00000000">
          <w:rPr>
            <w:rtl w:val="0"/>
          </w:rPr>
          <w:t xml:space="preserve"> a</w:t>
        </w:r>
      </w:ins>
      <w:r w:rsidDel="00000000" w:rsidR="00000000" w:rsidRPr="00000000">
        <w:rPr>
          <w:rtl w:val="0"/>
        </w:rPr>
        <w:t xml:space="preserve"> 20 percent growth is hard to achieve, under a small amount of export growth budget, daily instruments as well as services and utilities products are the two that should be developed.</w:t>
      </w:r>
    </w:p>
    <w:p w:rsidR="00000000" w:rsidDel="00000000" w:rsidP="00000000" w:rsidRDefault="00000000" w:rsidRPr="00000000" w14:paraId="00000174">
      <w:pPr>
        <w:pageBreakBefore w:val="0"/>
        <w:jc w:val="both"/>
        <w:rPr/>
      </w:pP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drawing>
          <wp:inline distB="114300" distT="114300" distL="114300" distR="114300">
            <wp:extent cx="5919788" cy="2028825"/>
            <wp:effectExtent b="0" l="0" r="0" t="0"/>
            <wp:docPr id="1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19788"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rtl w:val="0"/>
        </w:rPr>
      </w:r>
    </w:p>
    <w:p w:rsidR="00000000" w:rsidDel="00000000" w:rsidP="00000000" w:rsidRDefault="00000000" w:rsidRPr="00000000" w14:paraId="00000178">
      <w:pPr>
        <w:pageBreakBefore w:val="0"/>
        <w:jc w:val="both"/>
        <w:rPr/>
      </w:pPr>
      <w:r w:rsidDel="00000000" w:rsidR="00000000" w:rsidRPr="00000000">
        <w:rPr/>
        <w:drawing>
          <wp:inline distB="114300" distT="114300" distL="114300" distR="114300">
            <wp:extent cx="5853113" cy="2028825"/>
            <wp:effectExtent b="0" l="0" r="0" t="0"/>
            <wp:docPr id="8"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853113"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drawing>
          <wp:inline distB="114300" distT="114300" distL="114300" distR="114300">
            <wp:extent cx="5734050" cy="1612900"/>
            <wp:effectExtent b="0" l="0" r="0" t="0"/>
            <wp:docPr id="10"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405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jc w:val="both"/>
        <w:rPr/>
      </w:pPr>
      <w:r w:rsidDel="00000000" w:rsidR="00000000" w:rsidRPr="00000000">
        <w:rPr>
          <w:rtl w:val="0"/>
        </w:rPr>
      </w:r>
    </w:p>
    <w:p w:rsidR="00000000" w:rsidDel="00000000" w:rsidP="00000000" w:rsidRDefault="00000000" w:rsidRPr="00000000" w14:paraId="0000017B">
      <w:pPr>
        <w:pageBreakBefore w:val="0"/>
        <w:jc w:val="both"/>
        <w:rPr/>
      </w:pPr>
      <w:r w:rsidDel="00000000" w:rsidR="00000000" w:rsidRPr="00000000">
        <w:rPr>
          <w:rtl w:val="0"/>
        </w:rPr>
        <w:t xml:space="preserve">Following is the optimization result of Egypt based on export data in 2018. We can see that for different percentages of heuristic total export growth, the ECI growth pattern of Egypt is pretty similar to the one in 2013. For the case of 5 and</w:t>
      </w:r>
      <w:ins w:author="Ryo Shibata" w:id="13" w:date="2023-04-12T01:15:09Z">
        <w:r w:rsidDel="00000000" w:rsidR="00000000" w:rsidRPr="00000000">
          <w:rPr>
            <w:rtl w:val="0"/>
          </w:rPr>
          <w:t xml:space="preserve"> </w:t>
        </w:r>
      </w:ins>
      <w:r w:rsidDel="00000000" w:rsidR="00000000" w:rsidRPr="00000000">
        <w:rPr>
          <w:rtl w:val="0"/>
        </w:rPr>
        <w:t xml:space="preserve">10 percent export growth, daily instrument product stimulate a small amount of ECI increment. For the case of 15 percent growth, the only difference to 10 percent growth is that nvestment in Machinery and Construction can bring a significant ECI increment. For the case of a 20 percent increment, the ECI is doubled because of a high proportion of allocation in the Machinery and Construction industry. Therefore, for future strategy, if the estimated export growth is low, Egypt should prioritize products of Daily Instruments. If the estimate is high, we should prioritize Machinery and Construction, and then Daily Instruments.</w:t>
      </w:r>
    </w:p>
    <w:p w:rsidR="00000000" w:rsidDel="00000000" w:rsidP="00000000" w:rsidRDefault="00000000" w:rsidRPr="00000000" w14:paraId="0000017C">
      <w:pPr>
        <w:pageBreakBefore w:val="0"/>
        <w:jc w:val="both"/>
        <w:rPr/>
      </w:pP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drawing>
          <wp:inline distB="114300" distT="114300" distL="114300" distR="114300">
            <wp:extent cx="5734050" cy="2044700"/>
            <wp:effectExtent b="0" l="0" r="0" t="0"/>
            <wp:docPr id="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405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both"/>
        <w:rPr/>
      </w:pPr>
      <w:r w:rsidDel="00000000" w:rsidR="00000000" w:rsidRPr="00000000">
        <w:rPr/>
        <w:drawing>
          <wp:inline distB="114300" distT="114300" distL="114300" distR="114300">
            <wp:extent cx="5586413" cy="1995147"/>
            <wp:effectExtent b="0" l="0" r="0" t="0"/>
            <wp:docPr id="22"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586413" cy="199514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jc w:val="both"/>
        <w:rPr/>
      </w:pPr>
      <w:r w:rsidDel="00000000" w:rsidR="00000000" w:rsidRPr="00000000">
        <w:rPr>
          <w:rtl w:val="0"/>
        </w:rPr>
      </w:r>
    </w:p>
    <w:p w:rsidR="00000000" w:rsidDel="00000000" w:rsidP="00000000" w:rsidRDefault="00000000" w:rsidRPr="00000000" w14:paraId="00000180">
      <w:pPr>
        <w:pageBreakBefore w:val="0"/>
        <w:jc w:val="both"/>
        <w:rPr/>
      </w:pPr>
      <w:r w:rsidDel="00000000" w:rsidR="00000000" w:rsidRPr="00000000">
        <w:rPr/>
        <w:drawing>
          <wp:inline distB="114300" distT="114300" distL="114300" distR="114300">
            <wp:extent cx="5734050" cy="1320800"/>
            <wp:effectExtent b="0" l="0" r="0" t="0"/>
            <wp:docPr id="28"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573405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rtl w:val="0"/>
        </w:rPr>
        <w:t xml:space="preserve">To compare with the performance in 2013 and 2018, we also re-examine suggested strategies for 2021. For 2021, a 5 percent increase in export emphasizes Precious Stones; a 10 percent increase emphasizes Textile; and both 15 and 20 percent again emphasize  Precious Stones. Precious Stones and Textile make their first major appearances as optimal development industries, suggesting a change in Egypt’s development path over the course of 2019-2021. A more detailed numerical representation of the portfolio for Egypt is shown in Table 8c.</w:t>
      </w:r>
      <w:r w:rsidDel="00000000" w:rsidR="00000000" w:rsidRPr="00000000">
        <w:rPr/>
        <w:drawing>
          <wp:inline distB="114300" distT="114300" distL="114300" distR="114300">
            <wp:extent cx="5609816" cy="2804908"/>
            <wp:effectExtent b="0" l="0" r="0" t="0"/>
            <wp:docPr id="3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609816" cy="2804908"/>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drawing>
          <wp:inline distB="114300" distT="114300" distL="114300" distR="114300">
            <wp:extent cx="5217129" cy="1963436"/>
            <wp:effectExtent b="0" l="0" r="0" t="0"/>
            <wp:docPr id="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217129" cy="1963436"/>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sz w:val="22"/>
          <w:szCs w:val="22"/>
        </w:rPr>
      </w:pPr>
      <w:r w:rsidDel="00000000" w:rsidR="00000000" w:rsidRPr="00000000">
        <w:rPr>
          <w:rtl w:val="0"/>
        </w:rPr>
      </w:r>
    </w:p>
    <w:tbl>
      <w:tblPr>
        <w:tblStyle w:val="Table7"/>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85">
            <w:pPr>
              <w:jc w:val="center"/>
              <w:rPr>
                <w:sz w:val="20"/>
                <w:szCs w:val="20"/>
              </w:rPr>
            </w:pPr>
            <w:r w:rsidDel="00000000" w:rsidR="00000000" w:rsidRPr="00000000">
              <w:rPr>
                <w:b w:val="1"/>
                <w:bCs w:val="1"/>
                <w:sz w:val="20"/>
                <w:szCs w:val="20"/>
                <w:rtl w:val="0"/>
              </w:rPr>
              <w:t xml:space="preserve">Egypt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left="180" w:right="-75" w:firstLine="0"/>
              <w:jc w:val="center"/>
              <w:rPr>
                <w:sz w:val="20"/>
                <w:szCs w:val="20"/>
              </w:rPr>
            </w:pPr>
            <w:r w:rsidDel="00000000" w:rsidR="00000000" w:rsidRPr="00000000">
              <w:rPr>
                <w:b w:val="1"/>
                <w:bCs w:val="1"/>
                <w:color w:val="7b7b7b"/>
                <w:sz w:val="20"/>
                <w:szCs w:val="20"/>
                <w:rtl w:val="0"/>
              </w:rPr>
              <w:t xml:space="preserve">0.2740674</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0">
            <w:pPr>
              <w:widowControl w:val="0"/>
              <w:spacing w:line="276" w:lineRule="auto"/>
              <w:ind w:left="540" w:firstLine="0"/>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left="540" w:firstLine="0"/>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540" w:firstLine="0"/>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left="540" w:firstLine="0"/>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5">
            <w:pPr>
              <w:widowControl w:val="0"/>
              <w:spacing w:line="276" w:lineRule="auto"/>
              <w:jc w:val="center"/>
              <w:rPr>
                <w:sz w:val="20"/>
                <w:szCs w:val="20"/>
              </w:rPr>
            </w:pPr>
            <w:r w:rsidDel="00000000" w:rsidR="00000000" w:rsidRPr="00000000">
              <w:rPr>
                <w:sz w:val="20"/>
                <w:szCs w:val="20"/>
                <w:rtl w:val="0"/>
              </w:rPr>
              <w:t xml:space="preserve">892958228.1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6">
            <w:pPr>
              <w:widowControl w:val="0"/>
              <w:spacing w:line="276" w:lineRule="auto"/>
              <w:jc w:val="center"/>
              <w:rPr>
                <w:sz w:val="20"/>
                <w:szCs w:val="20"/>
              </w:rPr>
            </w:pPr>
            <w:r w:rsidDel="00000000" w:rsidR="00000000" w:rsidRPr="00000000">
              <w:rPr>
                <w:sz w:val="20"/>
                <w:szCs w:val="20"/>
                <w:rtl w:val="0"/>
              </w:rPr>
              <w:t xml:space="preserve">892958228.1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sz w:val="20"/>
                <w:szCs w:val="20"/>
                <w:rtl w:val="0"/>
              </w:rPr>
              <w:t xml:space="preserve">892958228.1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8">
            <w:pPr>
              <w:widowControl w:val="0"/>
              <w:spacing w:line="276" w:lineRule="auto"/>
              <w:jc w:val="center"/>
              <w:rPr>
                <w:sz w:val="20"/>
                <w:szCs w:val="20"/>
              </w:rPr>
            </w:pPr>
            <w:r w:rsidDel="00000000" w:rsidR="00000000" w:rsidRPr="00000000">
              <w:rPr>
                <w:sz w:val="20"/>
                <w:szCs w:val="20"/>
                <w:rtl w:val="0"/>
              </w:rPr>
              <w:t xml:space="preserve">892958228.1</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A">
            <w:pPr>
              <w:widowControl w:val="0"/>
              <w:spacing w:line="276" w:lineRule="auto"/>
              <w:jc w:val="center"/>
              <w:rPr>
                <w:sz w:val="20"/>
                <w:szCs w:val="20"/>
              </w:rPr>
            </w:pPr>
            <w:r w:rsidDel="00000000" w:rsidR="00000000" w:rsidRPr="00000000">
              <w:rPr>
                <w:sz w:val="20"/>
                <w:szCs w:val="20"/>
                <w:rtl w:val="0"/>
              </w:rPr>
              <w:t xml:space="preserve">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B">
            <w:pPr>
              <w:widowControl w:val="0"/>
              <w:spacing w:line="276" w:lineRule="auto"/>
              <w:jc w:val="center"/>
              <w:rPr>
                <w:sz w:val="20"/>
                <w:szCs w:val="20"/>
              </w:rPr>
            </w:pPr>
            <w:r w:rsidDel="00000000" w:rsidR="00000000" w:rsidRPr="00000000">
              <w:rPr>
                <w:sz w:val="20"/>
                <w:szCs w:val="20"/>
                <w:rtl w:val="0"/>
              </w:rPr>
              <w:t xml:space="preserve">2678874684</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C">
            <w:pPr>
              <w:widowControl w:val="0"/>
              <w:spacing w:line="276" w:lineRule="auto"/>
              <w:jc w:val="center"/>
              <w:rPr>
                <w:sz w:val="18"/>
                <w:szCs w:val="18"/>
              </w:rPr>
            </w:pPr>
            <w:r w:rsidDel="00000000" w:rsidR="00000000" w:rsidRPr="00000000">
              <w:rPr>
                <w:sz w:val="20"/>
                <w:szCs w:val="20"/>
                <w:rtl w:val="0"/>
              </w:rPr>
              <w:t xml:space="preserve">2678874684</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D">
            <w:pPr>
              <w:widowControl w:val="0"/>
              <w:spacing w:line="276" w:lineRule="auto"/>
              <w:jc w:val="center"/>
              <w:rPr>
                <w:sz w:val="18"/>
                <w:szCs w:val="18"/>
              </w:rPr>
            </w:pPr>
            <w:r w:rsidDel="00000000" w:rsidR="00000000" w:rsidRPr="00000000">
              <w:rPr>
                <w:sz w:val="20"/>
                <w:szCs w:val="20"/>
                <w:rtl w:val="0"/>
              </w:rPr>
              <w:t xml:space="preserve">2678874684</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Precious Stones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F">
            <w:pPr>
              <w:widowControl w:val="0"/>
              <w:spacing w:line="276" w:lineRule="auto"/>
              <w:jc w:val="center"/>
              <w:rPr>
                <w:sz w:val="20"/>
                <w:szCs w:val="20"/>
              </w:rPr>
            </w:pPr>
            <w:r w:rsidDel="00000000" w:rsidR="00000000" w:rsidRPr="00000000">
              <w:rPr>
                <w:sz w:val="20"/>
                <w:szCs w:val="20"/>
                <w:rtl w:val="0"/>
              </w:rPr>
              <w:t xml:space="preserve">1339437342</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0">
            <w:pPr>
              <w:widowControl w:val="0"/>
              <w:spacing w:line="276" w:lineRule="auto"/>
              <w:jc w:val="center"/>
              <w:rPr>
                <w:sz w:val="20"/>
                <w:szCs w:val="20"/>
              </w:rPr>
            </w:pPr>
            <w:r w:rsidDel="00000000" w:rsidR="00000000" w:rsidRPr="00000000">
              <w:rPr>
                <w:sz w:val="20"/>
                <w:szCs w:val="20"/>
                <w:rtl w:val="0"/>
              </w:rPr>
              <w:t xml:space="preserve">892958228.1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1">
            <w:pPr>
              <w:widowControl w:val="0"/>
              <w:spacing w:line="276" w:lineRule="auto"/>
              <w:jc w:val="center"/>
              <w:rPr>
                <w:sz w:val="20"/>
                <w:szCs w:val="20"/>
              </w:rPr>
            </w:pPr>
            <w:r w:rsidDel="00000000" w:rsidR="00000000" w:rsidRPr="00000000">
              <w:rPr>
                <w:sz w:val="20"/>
                <w:szCs w:val="20"/>
                <w:rtl w:val="0"/>
              </w:rPr>
              <w:t xml:space="preserve">3125353798</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A2">
            <w:pPr>
              <w:widowControl w:val="0"/>
              <w:spacing w:line="276" w:lineRule="auto"/>
              <w:jc w:val="center"/>
              <w:rPr>
                <w:sz w:val="20"/>
                <w:szCs w:val="20"/>
              </w:rPr>
            </w:pPr>
            <w:r w:rsidDel="00000000" w:rsidR="00000000" w:rsidRPr="00000000">
              <w:rPr>
                <w:sz w:val="20"/>
                <w:szCs w:val="20"/>
                <w:rtl w:val="0"/>
              </w:rPr>
              <w:t xml:space="preserve">5357749368</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4">
            <w:pPr>
              <w:widowControl w:val="0"/>
              <w:spacing w:line="276" w:lineRule="auto"/>
              <w:jc w:val="center"/>
              <w:rPr>
                <w:b w:val="1"/>
                <w:bCs w:val="1"/>
                <w:sz w:val="20"/>
                <w:szCs w:val="20"/>
              </w:rPr>
            </w:pPr>
            <w:r w:rsidDel="00000000" w:rsidR="00000000" w:rsidRPr="00000000">
              <w:rPr>
                <w:b w:val="1"/>
                <w:bCs w:val="1"/>
                <w:sz w:val="20"/>
                <w:szCs w:val="20"/>
                <w:rtl w:val="0"/>
              </w:rPr>
              <w:t xml:space="preserve">0.5348483432</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5">
            <w:pPr>
              <w:widowControl w:val="0"/>
              <w:spacing w:line="276" w:lineRule="auto"/>
              <w:jc w:val="center"/>
              <w:rPr>
                <w:b w:val="1"/>
                <w:bCs w:val="1"/>
                <w:sz w:val="20"/>
                <w:szCs w:val="20"/>
              </w:rPr>
            </w:pPr>
            <w:r w:rsidDel="00000000" w:rsidR="00000000" w:rsidRPr="00000000">
              <w:rPr>
                <w:b w:val="1"/>
                <w:bCs w:val="1"/>
                <w:sz w:val="20"/>
                <w:szCs w:val="20"/>
                <w:rtl w:val="0"/>
              </w:rPr>
              <w:t xml:space="preserve">0.5565069164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6">
            <w:pPr>
              <w:widowControl w:val="0"/>
              <w:spacing w:line="276" w:lineRule="auto"/>
              <w:jc w:val="center"/>
              <w:rPr>
                <w:b w:val="1"/>
                <w:bCs w:val="1"/>
                <w:sz w:val="20"/>
                <w:szCs w:val="20"/>
              </w:rPr>
            </w:pPr>
            <w:r w:rsidDel="00000000" w:rsidR="00000000" w:rsidRPr="00000000">
              <w:rPr>
                <w:b w:val="1"/>
                <w:bCs w:val="1"/>
                <w:sz w:val="20"/>
                <w:szCs w:val="20"/>
                <w:rtl w:val="0"/>
              </w:rPr>
              <w:t xml:space="preserve">0.5565069164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A7">
            <w:pPr>
              <w:widowControl w:val="0"/>
              <w:spacing w:line="276" w:lineRule="auto"/>
              <w:jc w:val="center"/>
              <w:rPr>
                <w:b w:val="1"/>
                <w:bCs w:val="1"/>
                <w:sz w:val="20"/>
                <w:szCs w:val="20"/>
              </w:rPr>
            </w:pPr>
            <w:r w:rsidDel="00000000" w:rsidR="00000000" w:rsidRPr="00000000">
              <w:rPr>
                <w:b w:val="1"/>
                <w:bCs w:val="1"/>
                <w:sz w:val="20"/>
                <w:szCs w:val="20"/>
                <w:rtl w:val="0"/>
              </w:rPr>
              <w:t xml:space="preserve">0.5565069164</w:t>
            </w:r>
          </w:p>
        </w:tc>
      </w:tr>
    </w:tbl>
    <w:p w:rsidR="00000000" w:rsidDel="00000000" w:rsidP="00000000" w:rsidRDefault="00000000" w:rsidRPr="00000000" w14:paraId="000001A8">
      <w:pPr>
        <w:jc w:val="center"/>
        <w:rPr>
          <w:sz w:val="22"/>
          <w:szCs w:val="22"/>
        </w:rPr>
      </w:pPr>
      <w:r w:rsidDel="00000000" w:rsidR="00000000" w:rsidRPr="00000000">
        <w:rPr>
          <w:sz w:val="22"/>
          <w:szCs w:val="22"/>
          <w:rtl w:val="0"/>
        </w:rPr>
        <w:t xml:space="preserve">Table 8c. Portfolio of Egypt (2021)</w:t>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w:t>
      </w:r>
    </w:p>
    <w:p w:rsidR="00000000" w:rsidDel="00000000" w:rsidP="00000000" w:rsidRDefault="00000000" w:rsidRPr="00000000" w14:paraId="000001AB">
      <w:pPr>
        <w:pageBreakBefore w:val="0"/>
        <w:spacing w:after="240" w:before="240" w:line="276" w:lineRule="auto"/>
        <w:rPr/>
      </w:pPr>
      <w:r w:rsidDel="00000000" w:rsidR="00000000" w:rsidRPr="00000000">
        <w:rPr>
          <w:rtl w:val="0"/>
        </w:rPr>
        <w:t xml:space="preserve">In the following section</w:t>
      </w:r>
      <w:ins w:author="Ryo Shibata" w:id="14" w:date="2023-04-12T01:17:20Z">
        <w:r w:rsidDel="00000000" w:rsidR="00000000" w:rsidRPr="00000000">
          <w:rPr>
            <w:rtl w:val="0"/>
          </w:rPr>
          <w:t xml:space="preserve">,</w:t>
        </w:r>
      </w:ins>
      <w:r w:rsidDel="00000000" w:rsidR="00000000" w:rsidRPr="00000000">
        <w:rPr>
          <w:rtl w:val="0"/>
        </w:rPr>
        <w:t xml:space="preserve"> our broad aim is to understand how sensitive Egypt is to changes in export</w:t>
      </w:r>
      <w:ins w:author="Ryo Shibata" w:id="15" w:date="2023-04-12T01:17:27Z">
        <w:r w:rsidDel="00000000" w:rsidR="00000000" w:rsidRPr="00000000">
          <w:rPr>
            <w:rtl w:val="0"/>
          </w:rPr>
          <w:t xml:space="preserve">s</w:t>
        </w:r>
      </w:ins>
      <w:r w:rsidDel="00000000" w:rsidR="00000000" w:rsidRPr="00000000">
        <w:rPr>
          <w:rtl w:val="0"/>
        </w:rPr>
        <w:t xml:space="preserve">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w:t>
      </w:r>
    </w:p>
    <w:p w:rsidR="00000000" w:rsidDel="00000000" w:rsidP="00000000" w:rsidRDefault="00000000" w:rsidRPr="00000000" w14:paraId="000001AC">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AD">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AE">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w:t>
      </w:r>
      <w:ins w:author="Ryo Shibata" w:id="16" w:date="2023-04-12T01:17:42Z">
        <w:r w:rsidDel="00000000" w:rsidR="00000000" w:rsidRPr="00000000">
          <w:rPr>
            <w:rtl w:val="0"/>
          </w:rPr>
          <w:t xml:space="preserve">a </w:t>
        </w:r>
      </w:ins>
      <w:r w:rsidDel="00000000" w:rsidR="00000000" w:rsidRPr="00000000">
        <w:rPr>
          <w:rtl w:val="0"/>
        </w:rPr>
        <w:t xml:space="preserve">shocking methodology to increment or decrement an industry’s export level by a certain percentage and recalculate the ECI</w:t>
      </w:r>
      <w:ins w:author="Ryo Shibata" w:id="17" w:date="2023-04-12T01:17:49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w:t>
      </w:r>
      <w:ins w:author="Ryo Shibata" w:id="18" w:date="2023-04-12T01:18:03Z">
        <w:r w:rsidDel="00000000" w:rsidR="00000000" w:rsidRPr="00000000">
          <w:rPr>
            <w:rtl w:val="0"/>
          </w:rPr>
          <w:t xml:space="preserve"> the</w:t>
        </w:r>
      </w:ins>
      <w:r w:rsidDel="00000000" w:rsidR="00000000" w:rsidRPr="00000000">
        <w:rPr>
          <w:rtl w:val="0"/>
        </w:rPr>
        <w:t xml:space="preserve"> context of real life, comparing the various inflection points across industries can give us valuable insight.</w:t>
      </w:r>
    </w:p>
    <w:p w:rsidR="00000000" w:rsidDel="00000000" w:rsidP="00000000" w:rsidRDefault="00000000" w:rsidRPr="00000000" w14:paraId="000001AF">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2021. The first chart shows positive shocking</w:t>
      </w:r>
      <w:ins w:author="Ryo Shibata" w:id="19" w:date="2023-04-12T01:18:26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w:t>
      </w:r>
      <w:ins w:author="Ryo Shibata" w:id="20" w:date="2023-04-12T01:18:48Z">
        <w:r w:rsidDel="00000000" w:rsidR="00000000" w:rsidRPr="00000000">
          <w:rPr>
            <w:rtl w:val="0"/>
          </w:rPr>
          <w:t xml:space="preserve">,</w:t>
        </w:r>
      </w:ins>
      <w:r w:rsidDel="00000000" w:rsidR="00000000" w:rsidRPr="00000000">
        <w:rPr>
          <w:rtl w:val="0"/>
        </w:rPr>
        <w:t xml:space="preserve"> except the X-axis represents negative shocking. In other words, exports for each industry are decremented</w:t>
      </w:r>
      <w:ins w:author="Ryo Shibata" w:id="21" w:date="2023-04-12T01:18:54Z">
        <w:r w:rsidDel="00000000" w:rsidR="00000000" w:rsidRPr="00000000">
          <w:rPr>
            <w:rtl w:val="0"/>
          </w:rPr>
          <w:t xml:space="preserve">,</w:t>
        </w:r>
      </w:ins>
      <w:r w:rsidDel="00000000" w:rsidR="00000000" w:rsidRPr="00000000">
        <w:rPr>
          <w:rtl w:val="0"/>
        </w:rPr>
        <w:t xml:space="preserve"> and the ECI is accordingly recomputed. The following two sets of sensitivity graphs show the same results using 2018 and 2013 data, respectively. Below is an example of an ECI sensitivity graph.</w:t>
      </w:r>
    </w:p>
    <w:p w:rsidR="00000000" w:rsidDel="00000000" w:rsidP="00000000" w:rsidRDefault="00000000" w:rsidRPr="00000000" w14:paraId="000001B0">
      <w:pPr>
        <w:pageBreakBefore w:val="0"/>
        <w:jc w:val="both"/>
        <w:rPr>
          <w:b w:val="1"/>
          <w:bCs w:val="1"/>
        </w:rPr>
      </w:pPr>
      <w:r w:rsidDel="00000000" w:rsidR="00000000" w:rsidRPr="00000000">
        <w:rPr>
          <w:b w:val="1"/>
          <w:bCs w:val="1"/>
        </w:rPr>
        <w:drawing>
          <wp:inline distB="114300" distT="114300" distL="114300" distR="114300">
            <wp:extent cx="5600700" cy="2657475"/>
            <wp:effectExtent b="0" l="0" r="0" t="0"/>
            <wp:docPr id="35" name="image23.jpg"/>
            <a:graphic>
              <a:graphicData uri="http://schemas.openxmlformats.org/drawingml/2006/picture">
                <pic:pic>
                  <pic:nvPicPr>
                    <pic:cNvPr id="0" name="image23.jpg"/>
                    <pic:cNvPicPr preferRelativeResize="0"/>
                  </pic:nvPicPr>
                  <pic:blipFill>
                    <a:blip r:embed="rId33"/>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B2">
      <w:pPr>
        <w:pageBreakBefore w:val="0"/>
        <w:jc w:val="both"/>
        <w:rPr>
          <w:b w:val="1"/>
          <w:bCs w:val="1"/>
        </w:rPr>
      </w:pPr>
      <w:r w:rsidDel="00000000" w:rsidR="00000000" w:rsidRPr="00000000">
        <w:rPr>
          <w:rtl w:val="0"/>
        </w:rPr>
      </w:r>
    </w:p>
    <w:p w:rsidR="00000000" w:rsidDel="00000000" w:rsidP="00000000" w:rsidRDefault="00000000" w:rsidRPr="00000000" w14:paraId="000001B3">
      <w:pPr>
        <w:pageBreakBefore w:val="0"/>
        <w:jc w:val="both"/>
        <w:rPr>
          <w:b w:val="1"/>
          <w:bCs w:val="1"/>
        </w:rPr>
      </w:pPr>
      <w:r w:rsidDel="00000000" w:rsidR="00000000" w:rsidRPr="00000000">
        <w:rPr>
          <w:rtl w:val="0"/>
        </w:rPr>
      </w:r>
    </w:p>
    <w:p w:rsidR="00000000" w:rsidDel="00000000" w:rsidP="00000000" w:rsidRDefault="00000000" w:rsidRPr="00000000" w14:paraId="000001B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B5">
      <w:pPr>
        <w:pageBreakBefore w:val="0"/>
        <w:jc w:val="both"/>
        <w:rPr/>
      </w:pPr>
      <w:r w:rsidDel="00000000" w:rsidR="00000000" w:rsidRPr="00000000">
        <w:rPr>
          <w:rtl w:val="0"/>
        </w:rPr>
      </w:r>
    </w:p>
    <w:p w:rsidR="00000000" w:rsidDel="00000000" w:rsidP="00000000" w:rsidRDefault="00000000" w:rsidRPr="00000000" w14:paraId="000001B6">
      <w:pPr>
        <w:pageBreakBefore w:val="0"/>
        <w:jc w:val="both"/>
        <w:rPr/>
      </w:pPr>
      <w:r w:rsidDel="00000000" w:rsidR="00000000" w:rsidRPr="00000000">
        <w:rPr>
          <w:rtl w:val="0"/>
        </w:rPr>
        <w:t xml:space="preserve">We examine Egypt's ECI Decremental and Incremental Sensitivity Charts for 2021. An increase in High-Complexity Products will lead to the highest change in ECI, followed by Precious Stones and Daily Instruments. The strong sensitivity effect of manipulating the Daily Instruments category remains consistent from previous years. For the negative shock cases, Energy Drilling and Mining becomes most impactful, remaining consistent with the previous years. The rest of the industries do not appear to have the same level of sensitivity.</w:t>
      </w:r>
    </w:p>
    <w:p w:rsidR="00000000" w:rsidDel="00000000" w:rsidP="00000000" w:rsidRDefault="00000000" w:rsidRPr="00000000" w14:paraId="000001B7">
      <w:pPr>
        <w:pageBreakBefore w:val="0"/>
        <w:jc w:val="both"/>
        <w:rPr/>
      </w:pPr>
      <w:r w:rsidDel="00000000" w:rsidR="00000000" w:rsidRPr="00000000">
        <w:rPr/>
        <w:drawing>
          <wp:inline distB="114300" distT="114300" distL="114300" distR="114300">
            <wp:extent cx="5731200" cy="1727200"/>
            <wp:effectExtent b="0" l="0" r="0" t="0"/>
            <wp:docPr id="2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jc w:val="center"/>
        <w:rPr/>
      </w:pPr>
      <w:r w:rsidDel="00000000" w:rsidR="00000000" w:rsidRPr="00000000">
        <w:rPr>
          <w:rtl w:val="0"/>
        </w:rPr>
        <w:t xml:space="preserve">Egypt 2021 (Incremental ECI Sensitivity)</w:t>
      </w:r>
    </w:p>
    <w:p w:rsidR="00000000" w:rsidDel="00000000" w:rsidP="00000000" w:rsidRDefault="00000000" w:rsidRPr="00000000" w14:paraId="000001B9">
      <w:pPr>
        <w:pageBreakBefore w:val="0"/>
        <w:jc w:val="both"/>
        <w:rPr/>
      </w:pPr>
      <w:r w:rsidDel="00000000" w:rsidR="00000000" w:rsidRPr="00000000">
        <w:rPr/>
        <w:drawing>
          <wp:inline distB="114300" distT="114300" distL="114300" distR="114300">
            <wp:extent cx="5731200" cy="2184400"/>
            <wp:effectExtent b="0" l="0" r="0" t="0"/>
            <wp:docPr id="32"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jc w:val="center"/>
        <w:rPr/>
      </w:pPr>
      <w:r w:rsidDel="00000000" w:rsidR="00000000" w:rsidRPr="00000000">
        <w:rPr>
          <w:rtl w:val="0"/>
        </w:rPr>
        <w:t xml:space="preserve">Egypt 2021 (Decremental ECI Sensitivity)</w:t>
      </w:r>
    </w:p>
    <w:p w:rsidR="00000000" w:rsidDel="00000000" w:rsidP="00000000" w:rsidRDefault="00000000" w:rsidRPr="00000000" w14:paraId="000001BB">
      <w:pPr>
        <w:jc w:val="center"/>
        <w:rPr/>
      </w:pPr>
      <w:r w:rsidDel="00000000" w:rsidR="00000000" w:rsidRPr="00000000">
        <w:rPr>
          <w:rtl w:val="0"/>
        </w:rPr>
      </w:r>
    </w:p>
    <w:p w:rsidR="00000000" w:rsidDel="00000000" w:rsidP="00000000" w:rsidRDefault="00000000" w:rsidRPr="00000000" w14:paraId="000001BC">
      <w:pPr>
        <w:pageBreakBefore w:val="0"/>
        <w:jc w:val="both"/>
        <w:rPr/>
      </w:pPr>
      <w:r w:rsidDel="00000000" w:rsidR="00000000" w:rsidRPr="00000000">
        <w:rPr>
          <w:rtl w:val="0"/>
        </w:rPr>
        <w:t xml:space="preserve">Below are Egypt’s 2018 ECI Sensitivity Charts. Firstly</w:t>
      </w:r>
      <w:ins w:author="Ryo Shibata" w:id="22" w:date="2023-04-12T01:27:18Z">
        <w:r w:rsidDel="00000000" w:rsidR="00000000" w:rsidRPr="00000000">
          <w:rPr>
            <w:rtl w:val="0"/>
          </w:rPr>
          <w:t xml:space="preserve">,</w:t>
        </w:r>
      </w:ins>
      <w:r w:rsidDel="00000000" w:rsidR="00000000" w:rsidRPr="00000000">
        <w:rPr>
          <w:rtl w:val="0"/>
        </w:rPr>
        <w:t xml:space="preserve"> in the positive chart, we notice immediately that similar to other less developed countries, Egypt’s ECI is not very sensitive to any industries. There seems to be quite a large increase in export needed for the ECI to increase. Daily Instrument</w:t>
      </w:r>
      <w:ins w:author="Ryo Shibata" w:id="23" w:date="2023-04-12T01:27:28Z">
        <w:r w:rsidDel="00000000" w:rsidR="00000000" w:rsidRPr="00000000">
          <w:rPr>
            <w:rtl w:val="0"/>
          </w:rPr>
          <w:t xml:space="preserve">s</w:t>
        </w:r>
      </w:ins>
      <w:r w:rsidDel="00000000" w:rsidR="00000000" w:rsidRPr="00000000">
        <w:rPr>
          <w:rtl w:val="0"/>
        </w:rPr>
        <w:t xml:space="preserve"> in the orange is the industry that is able to bring the ECI closer to the positive range. However, more than</w:t>
      </w:r>
      <w:ins w:author="Ryo Shibata" w:id="24" w:date="2023-04-12T01:27:48Z">
        <w:r w:rsidDel="00000000" w:rsidR="00000000" w:rsidRPr="00000000">
          <w:rPr>
            <w:rtl w:val="0"/>
          </w:rPr>
          <w:t xml:space="preserve"> a</w:t>
        </w:r>
      </w:ins>
      <w:r w:rsidDel="00000000" w:rsidR="00000000" w:rsidRPr="00000000">
        <w:rPr>
          <w:rtl w:val="0"/>
        </w:rPr>
        <w:t xml:space="preserve"> 100% increase in export in Daily Instrument</w:t>
      </w:r>
      <w:ins w:author="Ryo Shibata" w:id="25" w:date="2023-04-12T01:27:54Z">
        <w:r w:rsidDel="00000000" w:rsidR="00000000" w:rsidRPr="00000000">
          <w:rPr>
            <w:rtl w:val="0"/>
          </w:rPr>
          <w:t xml:space="preserve">s</w:t>
        </w:r>
      </w:ins>
      <w:r w:rsidDel="00000000" w:rsidR="00000000" w:rsidRPr="00000000">
        <w:rPr>
          <w:rtl w:val="0"/>
        </w:rPr>
        <w:t xml:space="preserve"> export is needed for this improvement. Transportation and High Complexity Products both require a large increase in export levels for Egypt to see any improvement in ECI. </w:t>
      </w:r>
    </w:p>
    <w:p w:rsidR="00000000" w:rsidDel="00000000" w:rsidP="00000000" w:rsidRDefault="00000000" w:rsidRPr="00000000" w14:paraId="000001BD">
      <w:pPr>
        <w:pageBreakBefore w:val="0"/>
        <w:jc w:val="both"/>
        <w:rPr/>
      </w:pPr>
      <w:r w:rsidDel="00000000" w:rsidR="00000000" w:rsidRPr="00000000">
        <w:rPr>
          <w:rtl w:val="0"/>
        </w:rPr>
      </w:r>
    </w:p>
    <w:p w:rsidR="00000000" w:rsidDel="00000000" w:rsidP="00000000" w:rsidRDefault="00000000" w:rsidRPr="00000000" w14:paraId="000001BE">
      <w:pPr>
        <w:pageBreakBefore w:val="0"/>
        <w:rPr>
          <w:b w:val="1"/>
          <w:bCs w:val="1"/>
        </w:rPr>
      </w:pPr>
      <w:r w:rsidDel="00000000" w:rsidR="00000000" w:rsidRPr="00000000">
        <w:rPr>
          <w:rtl w:val="0"/>
        </w:rPr>
        <w:t xml:space="preserve">Next</w:t>
      </w:r>
      <w:ins w:author="Ryo Shibata" w:id="26" w:date="2023-04-12T01:28:04Z">
        <w:r w:rsidDel="00000000" w:rsidR="00000000" w:rsidRPr="00000000">
          <w:rPr>
            <w:rtl w:val="0"/>
          </w:rPr>
          <w:t xml:space="preserve">,</w:t>
        </w:r>
      </w:ins>
      <w:r w:rsidDel="00000000" w:rsidR="00000000" w:rsidRPr="00000000">
        <w:rPr>
          <w:rtl w:val="0"/>
        </w:rPr>
        <w:t xml:space="preserve"> we consider Egypt's 2018 Negative Shock chart. We can see that the negative shocking produces more interesting results. Energy Drilling seems to increase ECI when brought down 50%</w:t>
      </w:r>
      <w:ins w:author="Ryo Shibata" w:id="27" w:date="2023-04-12T01:28:09Z">
        <w:r w:rsidDel="00000000" w:rsidR="00000000" w:rsidRPr="00000000">
          <w:rPr>
            <w:rtl w:val="0"/>
          </w:rPr>
          <w:t xml:space="preserve">,</w:t>
        </w:r>
      </w:ins>
      <w:r w:rsidDel="00000000" w:rsidR="00000000" w:rsidRPr="00000000">
        <w:rPr>
          <w:rtl w:val="0"/>
        </w:rPr>
        <w:t xml:space="preserve"> which may indicate that this is not the best route to economic improvement while it may be necessary for short-term cash flow. Quite a few industries such as Precious Stones, Food and Preparations, Vegetables, Fruits and Plants actually increase ECI when their production is lowered</w:t>
      </w:r>
      <w:ins w:author="Ryo Shibata" w:id="28" w:date="2023-04-12T01:28:44Z">
        <w:r w:rsidDel="00000000" w:rsidR="00000000" w:rsidRPr="00000000">
          <w:rPr>
            <w:rtl w:val="0"/>
          </w:rPr>
          <w:t xml:space="preserve">,</w:t>
        </w:r>
      </w:ins>
      <w:r w:rsidDel="00000000" w:rsidR="00000000" w:rsidRPr="00000000">
        <w:rPr>
          <w:rtl w:val="0"/>
        </w:rPr>
        <w:t xml:space="preserve"> similar to Energy Drilling and Mining. This seems to suggest that Egypt may be overly invested in industries that may not lead to longer</w:t>
      </w:r>
      <w:ins w:author="Ryo Shibata" w:id="29" w:date="2023-04-12T01:28:56Z">
        <w:r w:rsidDel="00000000" w:rsidR="00000000" w:rsidRPr="00000000">
          <w:rPr>
            <w:rtl w:val="0"/>
          </w:rPr>
          <w:t xml:space="preserve">-</w:t>
        </w:r>
      </w:ins>
      <w:del w:author="Ryo Shibata" w:id="29" w:date="2023-04-12T01:28:56Z">
        <w:r w:rsidDel="00000000" w:rsidR="00000000" w:rsidRPr="00000000">
          <w:rPr>
            <w:rtl w:val="0"/>
          </w:rPr>
          <w:delText xml:space="preserve"> </w:delText>
        </w:r>
      </w:del>
      <w:r w:rsidDel="00000000" w:rsidR="00000000" w:rsidRPr="00000000">
        <w:rPr>
          <w:rtl w:val="0"/>
        </w:rPr>
        <w:t xml:space="preserve">run economic advancements. </w:t>
      </w:r>
      <w:r w:rsidDel="00000000" w:rsidR="00000000" w:rsidRPr="00000000">
        <w:rPr>
          <w:rtl w:val="0"/>
        </w:rPr>
      </w:r>
    </w:p>
    <w:p w:rsidR="00000000" w:rsidDel="00000000" w:rsidP="00000000" w:rsidRDefault="00000000" w:rsidRPr="00000000" w14:paraId="000001BF">
      <w:pPr>
        <w:pageBreakBefore w:val="0"/>
        <w:jc w:val="both"/>
        <w:rPr>
          <w:b w:val="1"/>
          <w:bCs w:val="1"/>
        </w:rPr>
      </w:pPr>
      <w:r w:rsidDel="00000000" w:rsidR="00000000" w:rsidRPr="00000000">
        <w:rPr>
          <w:rtl w:val="0"/>
        </w:rPr>
      </w:r>
    </w:p>
    <w:p w:rsidR="00000000" w:rsidDel="00000000" w:rsidP="00000000" w:rsidRDefault="00000000" w:rsidRPr="00000000" w14:paraId="000001C0">
      <w:pPr>
        <w:pageBreakBefore w:val="0"/>
        <w:jc w:val="both"/>
        <w:rPr>
          <w:b w:val="1"/>
          <w:bCs w:val="1"/>
        </w:rPr>
      </w:pPr>
      <w:r w:rsidDel="00000000" w:rsidR="00000000" w:rsidRPr="00000000">
        <w:rPr>
          <w:b w:val="1"/>
          <w:bCs w:val="1"/>
        </w:rPr>
        <w:drawing>
          <wp:inline distB="114300" distT="114300" distL="114300" distR="114300">
            <wp:extent cx="5319713" cy="2238375"/>
            <wp:effectExtent b="0" l="0" r="0" t="0"/>
            <wp:docPr id="19" name="image4.jpg"/>
            <a:graphic>
              <a:graphicData uri="http://schemas.openxmlformats.org/drawingml/2006/picture">
                <pic:pic>
                  <pic:nvPicPr>
                    <pic:cNvPr id="0" name="image4.jpg"/>
                    <pic:cNvPicPr preferRelativeResize="0"/>
                  </pic:nvPicPr>
                  <pic:blipFill>
                    <a:blip r:embed="rId36"/>
                    <a:srcRect b="0" l="0" r="0" t="0"/>
                    <a:stretch>
                      <a:fillRect/>
                    </a:stretch>
                  </pic:blipFill>
                  <pic:spPr>
                    <a:xfrm>
                      <a:off x="0" y="0"/>
                      <a:ext cx="5319713"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ageBreakBefore w:val="0"/>
        <w:jc w:val="center"/>
        <w:rPr/>
      </w:pPr>
      <w:r w:rsidDel="00000000" w:rsidR="00000000" w:rsidRPr="00000000">
        <w:rPr>
          <w:rtl w:val="0"/>
        </w:rPr>
        <w:t xml:space="preserve">Egypt 2018 (Incremental ECI Sensitivity)</w:t>
      </w:r>
    </w:p>
    <w:p w:rsidR="00000000" w:rsidDel="00000000" w:rsidP="00000000" w:rsidRDefault="00000000" w:rsidRPr="00000000" w14:paraId="000001C2">
      <w:pPr>
        <w:pageBreakBefore w:val="0"/>
        <w:jc w:val="both"/>
        <w:rPr>
          <w:b w:val="1"/>
          <w:bCs w:val="1"/>
        </w:rPr>
      </w:pP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b w:val="1"/>
          <w:bCs w:val="1"/>
        </w:rPr>
        <w:drawing>
          <wp:inline distB="114300" distT="114300" distL="114300" distR="114300">
            <wp:extent cx="5386388" cy="2486025"/>
            <wp:effectExtent b="0" l="0" r="0" t="0"/>
            <wp:docPr id="7"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538638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ageBreakBefore w:val="0"/>
        <w:jc w:val="center"/>
        <w:rPr/>
      </w:pPr>
      <w:r w:rsidDel="00000000" w:rsidR="00000000" w:rsidRPr="00000000">
        <w:rPr>
          <w:rtl w:val="0"/>
        </w:rPr>
        <w:t xml:space="preserve">Egypt 2018 (Decremental  ECI Sensitivity)</w:t>
      </w:r>
    </w:p>
    <w:p w:rsidR="00000000" w:rsidDel="00000000" w:rsidP="00000000" w:rsidRDefault="00000000" w:rsidRPr="00000000" w14:paraId="000001C5">
      <w:pPr>
        <w:pageBreakBefore w:val="0"/>
        <w:jc w:val="center"/>
        <w:rPr/>
      </w:pPr>
      <w:r w:rsidDel="00000000" w:rsidR="00000000" w:rsidRPr="00000000">
        <w:rPr>
          <w:rtl w:val="0"/>
        </w:rPr>
      </w:r>
    </w:p>
    <w:p w:rsidR="00000000" w:rsidDel="00000000" w:rsidP="00000000" w:rsidRDefault="00000000" w:rsidRPr="00000000" w14:paraId="000001C6">
      <w:pPr>
        <w:pageBreakBefore w:val="0"/>
        <w:rPr>
          <w:b w:val="1"/>
          <w:bCs w:val="1"/>
        </w:rPr>
      </w:pPr>
      <w:r w:rsidDel="00000000" w:rsidR="00000000" w:rsidRPr="00000000">
        <w:rPr>
          <w:rtl w:val="0"/>
        </w:rPr>
        <w:t xml:space="preserve">Next</w:t>
      </w:r>
      <w:ins w:author="Ryo Shibata" w:id="30" w:date="2023-04-12T01:29:04Z">
        <w:r w:rsidDel="00000000" w:rsidR="00000000" w:rsidRPr="00000000">
          <w:rPr>
            <w:rtl w:val="0"/>
          </w:rPr>
          <w:t xml:space="preserve">,</w:t>
        </w:r>
      </w:ins>
      <w:r w:rsidDel="00000000" w:rsidR="00000000" w:rsidRPr="00000000">
        <w:rPr>
          <w:rtl w:val="0"/>
        </w:rPr>
        <w:t xml:space="preserve"> we consider the 2013 ECI Sensitivity graphs. Again, positive shocking does not seem to significantly improve ECI. We see that small improvements are made with a few industries</w:t>
      </w:r>
      <w:ins w:author="Ryo Shibata" w:id="31" w:date="2023-04-12T01:29:15Z">
        <w:r w:rsidDel="00000000" w:rsidR="00000000" w:rsidRPr="00000000">
          <w:rPr>
            <w:rtl w:val="0"/>
          </w:rPr>
          <w:t xml:space="preserve">,</w:t>
        </w:r>
      </w:ins>
      <w:r w:rsidDel="00000000" w:rsidR="00000000" w:rsidRPr="00000000">
        <w:rPr>
          <w:rtl w:val="0"/>
        </w:rPr>
        <w:t xml:space="preserve"> but nothing is significant enough to put forth as an optimal industry to pursue. We do see that Daily Instrument</w:t>
      </w:r>
      <w:ins w:author="Ryo Shibata" w:id="32" w:date="2023-04-12T01:29:30Z">
        <w:r w:rsidDel="00000000" w:rsidR="00000000" w:rsidRPr="00000000">
          <w:rPr>
            <w:rtl w:val="0"/>
          </w:rPr>
          <w:t xml:space="preserve">s</w:t>
        </w:r>
      </w:ins>
      <w:r w:rsidDel="00000000" w:rsidR="00000000" w:rsidRPr="00000000">
        <w:rPr>
          <w:rtl w:val="0"/>
        </w:rPr>
        <w:t xml:space="preserve"> in 2013 requires more than</w:t>
      </w:r>
      <w:ins w:author="Ryo Shibata" w:id="33" w:date="2023-04-12T01:29:41Z">
        <w:r w:rsidDel="00000000" w:rsidR="00000000" w:rsidRPr="00000000">
          <w:rPr>
            <w:rtl w:val="0"/>
          </w:rPr>
          <w:t xml:space="preserve"> a</w:t>
        </w:r>
      </w:ins>
      <w:r w:rsidDel="00000000" w:rsidR="00000000" w:rsidRPr="00000000">
        <w:rPr>
          <w:rtl w:val="0"/>
        </w:rPr>
        <w:t xml:space="preserve"> 200% increase to be beneficial to Egypt</w:t>
      </w:r>
      <w:ins w:author="Ryo Shibata" w:id="34" w:date="2023-04-12T01:29:49Z">
        <w:r w:rsidDel="00000000" w:rsidR="00000000" w:rsidRPr="00000000">
          <w:rPr>
            <w:rtl w:val="0"/>
          </w:rPr>
          <w:t xml:space="preserve">,</w:t>
        </w:r>
      </w:ins>
      <w:r w:rsidDel="00000000" w:rsidR="00000000" w:rsidRPr="00000000">
        <w:rPr>
          <w:rtl w:val="0"/>
        </w:rPr>
        <w:t xml:space="preserve"> while as in 2018</w:t>
      </w:r>
      <w:ins w:author="Ryo Shibata" w:id="35" w:date="2023-04-12T01:29:52Z">
        <w:r w:rsidDel="00000000" w:rsidR="00000000" w:rsidRPr="00000000">
          <w:rPr>
            <w:rtl w:val="0"/>
          </w:rPr>
          <w:t xml:space="preserve">,</w:t>
        </w:r>
      </w:ins>
      <w:r w:rsidDel="00000000" w:rsidR="00000000" w:rsidRPr="00000000">
        <w:rPr>
          <w:rtl w:val="0"/>
        </w:rPr>
        <w:t xml:space="preserve"> only 100% is required. This may suggest that there is a positive opportunity to pursue the Daily Instrument</w:t>
      </w:r>
      <w:ins w:author="Ryo Shibata" w:id="36" w:date="2023-04-12T01:29:57Z">
        <w:r w:rsidDel="00000000" w:rsidR="00000000" w:rsidRPr="00000000">
          <w:rPr>
            <w:rtl w:val="0"/>
          </w:rPr>
          <w:t xml:space="preserve">s</w:t>
        </w:r>
      </w:ins>
      <w:r w:rsidDel="00000000" w:rsidR="00000000" w:rsidRPr="00000000">
        <w:rPr>
          <w:rtl w:val="0"/>
        </w:rPr>
        <w:t xml:space="preserve"> industry currently and that becoming a significant player in this industry has become marginally less difficult.  </w:t>
      </w: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t xml:space="preserve">In the 2013 negative shocking case, we see that industries such as Animal and By-products, Precious stones, and Energy Drilling improve ECI when exports are decreased. We can draw the same conclusion we made in the 2018 case. Again</w:t>
      </w:r>
      <w:ins w:author="Ryo Shibata" w:id="37" w:date="2023-04-12T01:30:06Z">
        <w:r w:rsidDel="00000000" w:rsidR="00000000" w:rsidRPr="00000000">
          <w:rPr>
            <w:rtl w:val="0"/>
          </w:rPr>
          <w:t xml:space="preserve">,</w:t>
        </w:r>
      </w:ins>
      <w:r w:rsidDel="00000000" w:rsidR="00000000" w:rsidRPr="00000000">
        <w:rPr>
          <w:rtl w:val="0"/>
        </w:rPr>
        <w:t xml:space="preserve"> Egypt is sensitive to major drawdowns in Chemicals, Chemical Manufacturing, and Raw Manufacturing. </w:t>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b w:val="1"/>
          <w:bCs w:val="1"/>
        </w:rPr>
      </w:pPr>
      <w:r w:rsidDel="00000000" w:rsidR="00000000" w:rsidRPr="00000000">
        <w:rPr>
          <w:b w:val="1"/>
          <w:bCs w:val="1"/>
        </w:rPr>
        <w:drawing>
          <wp:inline distB="114300" distT="114300" distL="114300" distR="114300">
            <wp:extent cx="5734050" cy="2984500"/>
            <wp:effectExtent b="0" l="0" r="0" t="0"/>
            <wp:docPr id="2" name="image10.jpg"/>
            <a:graphic>
              <a:graphicData uri="http://schemas.openxmlformats.org/drawingml/2006/picture">
                <pic:pic>
                  <pic:nvPicPr>
                    <pic:cNvPr id="0" name="image10.jpg"/>
                    <pic:cNvPicPr preferRelativeResize="0"/>
                  </pic:nvPicPr>
                  <pic:blipFill>
                    <a:blip r:embed="rId38"/>
                    <a:srcRect b="0" l="0" r="0" t="0"/>
                    <a:stretch>
                      <a:fillRect/>
                    </a:stretch>
                  </pic:blipFill>
                  <pic:spPr>
                    <a:xfrm>
                      <a:off x="0" y="0"/>
                      <a:ext cx="57340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ageBreakBefore w:val="0"/>
        <w:jc w:val="both"/>
        <w:rPr>
          <w:b w:val="1"/>
          <w:bCs w:val="1"/>
        </w:rPr>
      </w:pPr>
      <w:r w:rsidDel="00000000" w:rsidR="00000000" w:rsidRPr="00000000">
        <w:rPr>
          <w:b w:val="1"/>
          <w:bCs w:val="1"/>
          <w:rtl w:val="0"/>
        </w:rPr>
        <w:tab/>
        <w:tab/>
        <w:tab/>
      </w:r>
      <w:r w:rsidDel="00000000" w:rsidR="00000000" w:rsidRPr="00000000">
        <w:rPr>
          <w:rtl w:val="0"/>
        </w:rPr>
        <w:t xml:space="preserve">Egypt 2013 (Incremental ECI Sensitivity)</w:t>
      </w:r>
      <w:r w:rsidDel="00000000" w:rsidR="00000000" w:rsidRPr="00000000">
        <w:rPr>
          <w:rtl w:val="0"/>
        </w:rPr>
      </w:r>
    </w:p>
    <w:p w:rsidR="00000000" w:rsidDel="00000000" w:rsidP="00000000" w:rsidRDefault="00000000" w:rsidRPr="00000000" w14:paraId="000001CC">
      <w:pPr>
        <w:pageBreakBefore w:val="0"/>
        <w:jc w:val="both"/>
        <w:rPr>
          <w:b w:val="1"/>
          <w:bCs w:val="1"/>
        </w:rPr>
      </w:pPr>
      <w:r w:rsidDel="00000000" w:rsidR="00000000" w:rsidRPr="00000000">
        <w:rPr>
          <w:b w:val="1"/>
          <w:bCs w:val="1"/>
        </w:rPr>
        <w:drawing>
          <wp:inline distB="114300" distT="114300" distL="114300" distR="114300">
            <wp:extent cx="5734050" cy="3009900"/>
            <wp:effectExtent b="0" l="0" r="0" t="0"/>
            <wp:docPr id="34"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57340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pageBreakBefore w:val="0"/>
        <w:jc w:val="center"/>
        <w:rPr/>
      </w:pPr>
      <w:r w:rsidDel="00000000" w:rsidR="00000000" w:rsidRPr="00000000">
        <w:rPr>
          <w:rtl w:val="0"/>
        </w:rPr>
        <w:t xml:space="preserve">Egypt 2013 (Decremental  ECI Sensitivity)</w:t>
      </w:r>
    </w:p>
    <w:p w:rsidR="00000000" w:rsidDel="00000000" w:rsidP="00000000" w:rsidRDefault="00000000" w:rsidRPr="00000000" w14:paraId="000001CE">
      <w:pPr>
        <w:pageBreakBefore w:val="0"/>
        <w:jc w:val="both"/>
        <w:rPr>
          <w:b w:val="1"/>
          <w:bCs w:val="1"/>
        </w:rPr>
      </w:pPr>
      <w:r w:rsidDel="00000000" w:rsidR="00000000" w:rsidRPr="00000000">
        <w:rPr>
          <w:rtl w:val="0"/>
        </w:rPr>
      </w:r>
    </w:p>
    <w:p w:rsidR="00000000" w:rsidDel="00000000" w:rsidP="00000000" w:rsidRDefault="00000000" w:rsidRPr="00000000" w14:paraId="000001CF">
      <w:pPr>
        <w:pageBreakBefore w:val="0"/>
        <w:jc w:val="both"/>
        <w:rPr>
          <w:b w:val="1"/>
          <w:bCs w:val="1"/>
        </w:rPr>
      </w:pPr>
      <w:r w:rsidDel="00000000" w:rsidR="00000000" w:rsidRPr="00000000">
        <w:rPr>
          <w:rtl w:val="0"/>
        </w:rPr>
      </w:r>
    </w:p>
    <w:p w:rsidR="00000000" w:rsidDel="00000000" w:rsidP="00000000" w:rsidRDefault="00000000" w:rsidRPr="00000000" w14:paraId="000001D0">
      <w:pPr>
        <w:pageBreakBefore w:val="0"/>
        <w:jc w:val="both"/>
        <w:rPr>
          <w:b w:val="1"/>
          <w:bCs w:val="1"/>
        </w:rPr>
      </w:pPr>
      <w:r w:rsidDel="00000000" w:rsidR="00000000" w:rsidRPr="00000000">
        <w:rPr>
          <w:rtl w:val="0"/>
        </w:rPr>
      </w:r>
    </w:p>
    <w:p w:rsidR="00000000" w:rsidDel="00000000" w:rsidP="00000000" w:rsidRDefault="00000000" w:rsidRPr="00000000" w14:paraId="000001D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D2">
      <w:pPr>
        <w:pageBreakBefore w:val="0"/>
        <w:jc w:val="both"/>
        <w:rPr>
          <w:b w:val="1"/>
          <w:bCs w:val="1"/>
        </w:rPr>
      </w:pPr>
      <w:r w:rsidDel="00000000" w:rsidR="00000000" w:rsidRPr="00000000">
        <w:rPr>
          <w:rtl w:val="0"/>
        </w:rPr>
      </w:r>
    </w:p>
    <w:p w:rsidR="00000000" w:rsidDel="00000000" w:rsidP="00000000" w:rsidRDefault="00000000" w:rsidRPr="00000000" w14:paraId="000001D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4">
      <w:pPr>
        <w:pageBreakBefore w:val="0"/>
        <w:jc w:val="both"/>
        <w:rPr/>
      </w:pPr>
      <w:r w:rsidDel="00000000" w:rsidR="00000000" w:rsidRPr="00000000">
        <w:rPr>
          <w:rtl w:val="0"/>
        </w:rPr>
        <w:t xml:space="preserve">Indeed, such </w:t>
      </w:r>
      <w:ins w:author="Ryo Shibata" w:id="38" w:date="2023-04-12T01:30:15Z">
        <w:r w:rsidDel="00000000" w:rsidR="00000000" w:rsidRPr="00000000">
          <w:rPr>
            <w:rtl w:val="0"/>
          </w:rPr>
          <w:t xml:space="preserve">a </w:t>
        </w:r>
      </w:ins>
      <w:r w:rsidDel="00000000" w:rsidR="00000000" w:rsidRPr="00000000">
        <w:rPr>
          <w:rtl w:val="0"/>
        </w:rPr>
        <w:t xml:space="preserve">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w:t>
      </w:r>
      <w:del w:author="Ryo Shibata" w:id="39" w:date="2023-04-12T01:30:21Z">
        <w:r w:rsidDel="00000000" w:rsidR="00000000" w:rsidRPr="00000000">
          <w:rPr>
            <w:rtl w:val="0"/>
          </w:rPr>
          <w:delText xml:space="preserve">s</w:delText>
        </w:r>
      </w:del>
      <w:r w:rsidDel="00000000" w:rsidR="00000000" w:rsidRPr="00000000">
        <w:rPr>
          <w:rtl w:val="0"/>
        </w:rPr>
        <w:t xml:space="preserve">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net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7">
      <w:pPr>
        <w:pageBreakBefore w:val="0"/>
        <w:jc w:val="both"/>
        <w:rPr/>
      </w:pPr>
      <w:r w:rsidDel="00000000" w:rsidR="00000000" w:rsidRPr="00000000">
        <w:rPr>
          <w:rtl w:val="0"/>
        </w:rPr>
      </w:r>
    </w:p>
    <w:tbl>
      <w:tblPr>
        <w:tblStyle w:val="Table8"/>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E0">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38100</wp:posOffset>
            </wp:positionH>
            <wp:positionV relativeFrom="paragraph">
              <wp:posOffset>219075</wp:posOffset>
            </wp:positionV>
            <wp:extent cx="5734050" cy="3822700"/>
            <wp:effectExtent b="0" l="0" r="0" t="0"/>
            <wp:wrapTopAndBottom distB="0" distT="0"/>
            <wp:docPr id="15"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734050" cy="3822700"/>
                    </a:xfrm>
                    <a:prstGeom prst="rect"/>
                    <a:ln/>
                  </pic:spPr>
                </pic:pic>
              </a:graphicData>
            </a:graphic>
          </wp:anchor>
        </w:drawing>
      </w:r>
    </w:p>
    <w:p w:rsidR="00000000" w:rsidDel="00000000" w:rsidP="00000000" w:rsidRDefault="00000000" w:rsidRPr="00000000" w14:paraId="000001E1">
      <w:pPr>
        <w:pageBreakBefore w:val="0"/>
        <w:jc w:val="center"/>
        <w:rPr/>
      </w:pPr>
      <w:r w:rsidDel="00000000" w:rsidR="00000000" w:rsidRPr="00000000">
        <w:rPr>
          <w:rtl w:val="0"/>
        </w:rPr>
        <w:t xml:space="preserve">Figure 6: Regression of Five-year GDP Growth over SOI</w:t>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b w:val="1"/>
          <w:bCs w:val="1"/>
        </w:rPr>
      </w:pPr>
      <w:r w:rsidDel="00000000" w:rsidR="00000000" w:rsidRPr="00000000">
        <w:rPr>
          <w:b w:val="1"/>
          <w:bCs w:val="1"/>
          <w:rtl w:val="0"/>
        </w:rPr>
        <w:t xml:space="preserve">5.2 SOI of Egypt and Its Implications</w:t>
      </w:r>
    </w:p>
    <w:p w:rsidR="00000000" w:rsidDel="00000000" w:rsidP="00000000" w:rsidRDefault="00000000" w:rsidRPr="00000000" w14:paraId="000001E4">
      <w:pPr>
        <w:pageBreakBefore w:val="0"/>
        <w:jc w:val="both"/>
        <w:rPr/>
      </w:pPr>
      <w:r w:rsidDel="00000000" w:rsidR="00000000" w:rsidRPr="00000000">
        <w:rPr>
          <w:rtl w:val="0"/>
        </w:rPr>
        <w:t xml:space="preserve">Egypt, for instance, has a moderate level of structural optimality as compared with its emerging peers. As the regression in Figure 7 suggests (the orange curve represents export increase and the blue curve stands for opportunity gain of the corresponding industry), Egypt demonstrates a decreased level of correlation with the suggested developmental path, having an adjusted R-square of around -3.0% in 2021 and 4.9% in 2018. Egypt ranks </w:t>
      </w:r>
      <w:r w:rsidDel="00000000" w:rsidR="00000000" w:rsidRPr="00000000">
        <w:rPr>
          <w:rtl w:val="0"/>
        </w:rPr>
        <w:t xml:space="preserve">79th</w:t>
      </w:r>
      <w:r w:rsidDel="00000000" w:rsidR="00000000" w:rsidRPr="00000000">
        <w:rPr>
          <w:rtl w:val="0"/>
        </w:rPr>
        <w:t xml:space="preserve"> among all countries in terms of SOI and has made an above-average rate of economic progress among its emerging peers from 2013 to 2021, which is consistent with the regression result in Figure 6. This shows a higher mismatch than emerging economies such as Turkey, where there is a high SOI of around 21.8% and there is a corresponding 5-year GDP growth of 36.7%, making it one of the faster-developing economies during the period. In sum, Egypt’s stable economic progress from 2013 to 2021 can be at least partially explained by a development strategy that demonstrates a considerable level of alignment with our suggested developmental path. Specifically, in 2019-2021, Egypt invested heavily in High Complexity Products, but it would have done better to focus on Energy Drilling and Mining, which is more in line with its suggested development path given its current ECI. </w:t>
      </w:r>
    </w:p>
    <w:p w:rsidR="00000000" w:rsidDel="00000000" w:rsidP="00000000" w:rsidRDefault="00000000" w:rsidRPr="00000000" w14:paraId="000001E5">
      <w:pPr>
        <w:pageBreakBefore w:val="0"/>
        <w:jc w:val="both"/>
        <w:rPr/>
      </w:pPr>
      <w:r w:rsidDel="00000000" w:rsidR="00000000" w:rsidRPr="00000000">
        <w:rPr/>
        <w:drawing>
          <wp:inline distB="114300" distT="114300" distL="114300" distR="114300">
            <wp:extent cx="5731200" cy="2298700"/>
            <wp:effectExtent b="0" l="0" r="0" t="0"/>
            <wp:docPr id="4"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ageBreakBefore w:val="0"/>
        <w:jc w:val="center"/>
        <w:rPr/>
      </w:pPr>
      <w:r w:rsidDel="00000000" w:rsidR="00000000" w:rsidRPr="00000000">
        <w:rPr>
          <w:rtl w:val="0"/>
        </w:rPr>
        <w:t xml:space="preserve">Figure 7a: SOI of Egypt (2019-2021)</w:t>
      </w:r>
    </w:p>
    <w:p w:rsidR="00000000" w:rsidDel="00000000" w:rsidP="00000000" w:rsidRDefault="00000000" w:rsidRPr="00000000" w14:paraId="000001E7">
      <w:pPr>
        <w:pageBreakBefore w:val="0"/>
        <w:jc w:val="center"/>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t xml:space="preserve">In 2013-2018, Egypt invested heavily in the Machinery and Transportation industries, while it could have focused more on moderately complex industry groups such as Chemical Manufacturing. </w:t>
      </w:r>
    </w:p>
    <w:p w:rsidR="00000000" w:rsidDel="00000000" w:rsidP="00000000" w:rsidRDefault="00000000" w:rsidRPr="00000000" w14:paraId="000001E9">
      <w:pPr>
        <w:pageBreakBefore w:val="0"/>
        <w:jc w:val="both"/>
        <w:rPr/>
      </w:pPr>
      <w:r w:rsidDel="00000000" w:rsidR="00000000" w:rsidRPr="00000000">
        <w:rPr>
          <w:rtl w:val="0"/>
        </w:rPr>
        <w:t xml:space="preserve"> </w:t>
      </w:r>
    </w:p>
    <w:p w:rsidR="00000000" w:rsidDel="00000000" w:rsidP="00000000" w:rsidRDefault="00000000" w:rsidRPr="00000000" w14:paraId="000001EA">
      <w:pPr>
        <w:pageBreakBefore w:val="0"/>
        <w:jc w:val="both"/>
        <w:rPr/>
      </w:pPr>
      <w:r w:rsidDel="00000000" w:rsidR="00000000" w:rsidRPr="00000000">
        <w:rPr/>
        <w:drawing>
          <wp:inline distB="114300" distT="114300" distL="114300" distR="114300">
            <wp:extent cx="5734050" cy="2298700"/>
            <wp:effectExtent b="0" l="0" r="0" t="0"/>
            <wp:docPr id="2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pageBreakBefore w:val="0"/>
        <w:jc w:val="both"/>
        <w:rPr/>
      </w:pPr>
      <w:r w:rsidDel="00000000" w:rsidR="00000000" w:rsidRPr="00000000">
        <w:rPr>
          <w:rtl w:val="0"/>
        </w:rPr>
      </w:r>
    </w:p>
    <w:p w:rsidR="00000000" w:rsidDel="00000000" w:rsidP="00000000" w:rsidRDefault="00000000" w:rsidRPr="00000000" w14:paraId="000001EC">
      <w:pPr>
        <w:pageBreakBefore w:val="0"/>
        <w:jc w:val="center"/>
        <w:rPr>
          <w:b w:val="1"/>
          <w:bCs w:val="1"/>
        </w:rPr>
      </w:pPr>
      <w:r w:rsidDel="00000000" w:rsidR="00000000" w:rsidRPr="00000000">
        <w:rPr>
          <w:rtl w:val="0"/>
        </w:rPr>
        <w:t xml:space="preserve">Figure 7b: SOI of Egypt (2013-2018)</w:t>
      </w:r>
      <w:r w:rsidDel="00000000" w:rsidR="00000000" w:rsidRPr="00000000">
        <w:rPr>
          <w:rtl w:val="0"/>
        </w:rPr>
      </w:r>
    </w:p>
    <w:p w:rsidR="00000000" w:rsidDel="00000000" w:rsidP="00000000" w:rsidRDefault="00000000" w:rsidRPr="00000000" w14:paraId="000001ED">
      <w:pPr>
        <w:pageBreakBefore w:val="0"/>
        <w:jc w:val="both"/>
        <w:rPr>
          <w:b w:val="1"/>
          <w:bCs w:val="1"/>
        </w:rPr>
      </w:pPr>
      <w:r w:rsidDel="00000000" w:rsidR="00000000" w:rsidRPr="00000000">
        <w:rPr>
          <w:rtl w:val="0"/>
        </w:rPr>
      </w:r>
    </w:p>
    <w:p w:rsidR="00000000" w:rsidDel="00000000" w:rsidP="00000000" w:rsidRDefault="00000000" w:rsidRPr="00000000" w14:paraId="000001E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EF">
      <w:pPr>
        <w:pageBreakBefore w:val="0"/>
        <w:jc w:val="both"/>
        <w:rPr/>
      </w:pPr>
      <w:r w:rsidDel="00000000" w:rsidR="00000000" w:rsidRPr="00000000">
        <w:rPr>
          <w:rtl w:val="0"/>
        </w:rPr>
      </w:r>
    </w:p>
    <w:p w:rsidR="00000000" w:rsidDel="00000000" w:rsidP="00000000" w:rsidRDefault="00000000" w:rsidRPr="00000000" w14:paraId="000001F0">
      <w:pPr>
        <w:pageBreakBefore w:val="0"/>
        <w:jc w:val="both"/>
        <w:rPr/>
      </w:pPr>
      <w:r w:rsidDel="00000000" w:rsidR="00000000" w:rsidRPr="00000000">
        <w:rPr>
          <w:rtl w:val="0"/>
        </w:rPr>
        <w:t xml:space="preserve">In conclusion, Egypt has demonstrated a moderate level of economic growth in terms of GDP during the period from 2013 to 2021, concurrent with a significant increase in ECI by 2021. </w:t>
      </w:r>
    </w:p>
    <w:p w:rsidR="00000000" w:rsidDel="00000000" w:rsidP="00000000" w:rsidRDefault="00000000" w:rsidRPr="00000000" w14:paraId="000001F1">
      <w:pPr>
        <w:pageBreakBefore w:val="0"/>
        <w:jc w:val="both"/>
        <w:rPr/>
      </w:pPr>
      <w:r w:rsidDel="00000000" w:rsidR="00000000" w:rsidRPr="00000000">
        <w:rPr>
          <w:rtl w:val="0"/>
        </w:rPr>
      </w:r>
    </w:p>
    <w:p w:rsidR="00000000" w:rsidDel="00000000" w:rsidP="00000000" w:rsidRDefault="00000000" w:rsidRPr="00000000" w14:paraId="000001F2">
      <w:pPr>
        <w:pageBreakBefore w:val="0"/>
        <w:jc w:val="both"/>
        <w:rPr/>
      </w:pPr>
      <w:r w:rsidDel="00000000" w:rsidR="00000000" w:rsidRPr="00000000">
        <w:rPr>
          <w:rtl w:val="0"/>
        </w:rPr>
        <w:t xml:space="preserve">The level of economic progress during the period, we believe, can be partially explained through analysis of the economic and product complexity structure of Egypt on the industry group level. The product classification system we adopt allows us to measure the realized industry development for various industry groups and to observe that Egypt invested heavily in developing High Complexity Products towards the end of the period, in line with other fast-growing and developed economies around the globe.</w:t>
      </w:r>
    </w:p>
    <w:p w:rsidR="00000000" w:rsidDel="00000000" w:rsidP="00000000" w:rsidRDefault="00000000" w:rsidRPr="00000000" w14:paraId="000001F3">
      <w:pPr>
        <w:pageBreakBefore w:val="0"/>
        <w:jc w:val="both"/>
        <w:rPr/>
      </w:pPr>
      <w:r w:rsidDel="00000000" w:rsidR="00000000" w:rsidRPr="00000000">
        <w:rPr>
          <w:rtl w:val="0"/>
        </w:rPr>
      </w:r>
    </w:p>
    <w:p w:rsidR="00000000" w:rsidDel="00000000" w:rsidP="00000000" w:rsidRDefault="00000000" w:rsidRPr="00000000" w14:paraId="000001F4">
      <w:pPr>
        <w:pageBreakBefore w:val="0"/>
        <w:jc w:val="both"/>
        <w:rPr/>
      </w:pPr>
      <w:r w:rsidDel="00000000" w:rsidR="00000000" w:rsidRPr="00000000">
        <w:rPr>
          <w:rtl w:val="0"/>
        </w:rPr>
        <w:t xml:space="preserve">Based on our analysis of the opportunity gain and a sensitivity analysis of major industry groups, Egypt can further its gains by focusing on Daily Instruments, Services and Utilities. We further note that Egypt has a slightly matched development strategy that indicates a low level of structural optimality on the complexity level, having an adjusted R-square of around -3.0% in 2021. Since a significant positive correlation exists between GDP growth and the structural optimality index of an economy as we define and calculate, Egypt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F5">
      <w:pPr>
        <w:pageBreakBefore w:val="0"/>
        <w:jc w:val="both"/>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F7">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F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F9">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F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B">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F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D">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F">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0">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1">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2">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3">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4">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5">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0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7">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08">
      <w:pPr>
        <w:pageBreakBefore w:val="0"/>
        <w:jc w:val="both"/>
        <w:rPr/>
      </w:pPr>
      <w:r w:rsidDel="00000000" w:rsidR="00000000" w:rsidRPr="00000000">
        <w:rPr>
          <w:rtl w:val="0"/>
        </w:rPr>
      </w:r>
    </w:p>
    <w:sectPr>
      <w:headerReference r:id="rId43" w:type="default"/>
      <w:footerReference r:id="rId44" w:type="default"/>
      <w:footerReference r:id="rId45" w:type="first"/>
      <w:footerReference r:id="rId46"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10">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https://www.imf.org/en/News/Articles/2021/07/14/na070621-egypt-overcoming-the-covid-shock-and-maintaining-growth</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pageBreakBefore w:val="0"/>
      <w:tabs>
        <w:tab w:val="center" w:leader="none" w:pos="4680"/>
        <w:tab w:val="right" w:leader="none" w:pos="9360"/>
      </w:tabs>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2.png"/><Relationship Id="rId42" Type="http://schemas.openxmlformats.org/officeDocument/2006/relationships/image" Target="media/image6.png"/><Relationship Id="rId41" Type="http://schemas.openxmlformats.org/officeDocument/2006/relationships/image" Target="media/image3.png"/><Relationship Id="rId22" Type="http://schemas.openxmlformats.org/officeDocument/2006/relationships/image" Target="media/image17.png"/><Relationship Id="rId44" Type="http://schemas.openxmlformats.org/officeDocument/2006/relationships/footer" Target="footer2.xml"/><Relationship Id="rId21" Type="http://schemas.openxmlformats.org/officeDocument/2006/relationships/image" Target="media/image1.png"/><Relationship Id="rId43" Type="http://schemas.openxmlformats.org/officeDocument/2006/relationships/header" Target="header1.xml"/><Relationship Id="rId24" Type="http://schemas.openxmlformats.org/officeDocument/2006/relationships/image" Target="media/image14.jpg"/><Relationship Id="rId46" Type="http://schemas.openxmlformats.org/officeDocument/2006/relationships/footer" Target="footer1.xml"/><Relationship Id="rId23" Type="http://schemas.openxmlformats.org/officeDocument/2006/relationships/image" Target="media/image8.pn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4.png"/><Relationship Id="rId26" Type="http://schemas.openxmlformats.org/officeDocument/2006/relationships/image" Target="media/image7.png"/><Relationship Id="rId25" Type="http://schemas.openxmlformats.org/officeDocument/2006/relationships/image" Target="media/image19.png"/><Relationship Id="rId28" Type="http://schemas.openxmlformats.org/officeDocument/2006/relationships/image" Target="media/image11.png"/><Relationship Id="rId27" Type="http://schemas.openxmlformats.org/officeDocument/2006/relationships/image" Target="media/image16.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image" Target="media/image20.png"/><Relationship Id="rId8" Type="http://schemas.openxmlformats.org/officeDocument/2006/relationships/image" Target="media/image35.png"/><Relationship Id="rId31" Type="http://schemas.openxmlformats.org/officeDocument/2006/relationships/image" Target="media/image29.png"/><Relationship Id="rId30" Type="http://schemas.openxmlformats.org/officeDocument/2006/relationships/image" Target="media/image27.jpg"/><Relationship Id="rId11" Type="http://schemas.openxmlformats.org/officeDocument/2006/relationships/image" Target="media/image31.png"/><Relationship Id="rId33" Type="http://schemas.openxmlformats.org/officeDocument/2006/relationships/image" Target="media/image23.jpg"/><Relationship Id="rId10" Type="http://schemas.openxmlformats.org/officeDocument/2006/relationships/image" Target="media/image24.png"/><Relationship Id="rId32" Type="http://schemas.openxmlformats.org/officeDocument/2006/relationships/image" Target="media/image5.png"/><Relationship Id="rId13" Type="http://schemas.openxmlformats.org/officeDocument/2006/relationships/image" Target="media/image25.png"/><Relationship Id="rId35" Type="http://schemas.openxmlformats.org/officeDocument/2006/relationships/image" Target="media/image36.png"/><Relationship Id="rId12" Type="http://schemas.openxmlformats.org/officeDocument/2006/relationships/image" Target="media/image26.png"/><Relationship Id="rId34" Type="http://schemas.openxmlformats.org/officeDocument/2006/relationships/image" Target="media/image18.png"/><Relationship Id="rId15" Type="http://schemas.openxmlformats.org/officeDocument/2006/relationships/image" Target="media/image13.png"/><Relationship Id="rId37" Type="http://schemas.openxmlformats.org/officeDocument/2006/relationships/image" Target="media/image9.jpg"/><Relationship Id="rId14" Type="http://schemas.openxmlformats.org/officeDocument/2006/relationships/image" Target="media/image15.png"/><Relationship Id="rId36" Type="http://schemas.openxmlformats.org/officeDocument/2006/relationships/image" Target="media/image4.jpg"/><Relationship Id="rId17" Type="http://schemas.openxmlformats.org/officeDocument/2006/relationships/image" Target="media/image32.jpg"/><Relationship Id="rId39" Type="http://schemas.openxmlformats.org/officeDocument/2006/relationships/image" Target="media/image33.jpg"/><Relationship Id="rId16" Type="http://schemas.openxmlformats.org/officeDocument/2006/relationships/image" Target="media/image21.jpg"/><Relationship Id="rId38" Type="http://schemas.openxmlformats.org/officeDocument/2006/relationships/image" Target="media/image10.jpg"/><Relationship Id="rId19" Type="http://schemas.openxmlformats.org/officeDocument/2006/relationships/image" Target="media/image30.jpg"/><Relationship Id="rId18" Type="http://schemas.openxmlformats.org/officeDocument/2006/relationships/image" Target="media/image28.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