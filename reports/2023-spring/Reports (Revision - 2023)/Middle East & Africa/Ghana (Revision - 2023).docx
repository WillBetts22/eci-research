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6" name="image20.png"/>
            <a:graphic>
              <a:graphicData uri="http://schemas.openxmlformats.org/drawingml/2006/picture">
                <pic:pic>
                  <pic:nvPicPr>
                    <pic:cNvPr descr="horizontal line" id="0" name="image20.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3" name="image26.png"/>
            <a:graphic>
              <a:graphicData uri="http://schemas.openxmlformats.org/drawingml/2006/picture">
                <pic:pic>
                  <pic:nvPicPr>
                    <pic:cNvPr id="0" name="image26.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Ghana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Ghana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Ghana went through during the period from 2013 to 2018. Specifically, we dive into the topic through a macroeconomic overview of Ghana from the perspective of Gross Domestic Product (GDP) and Economic Complexity Index (ECI), which reflect countries’ production capability and production structure, respectively. We find that during the period of our interest, Ghana demonstrated a moderate level of economic growth with an average annual GDP growth rate of </w:t>
      </w:r>
      <w:ins w:author="Ryo Shibata" w:id="0" w:date="2023-04-27T03:58:50Z">
        <w:r w:rsidDel="00000000" w:rsidR="00000000" w:rsidRPr="00000000">
          <w:rPr>
            <w:rtl w:val="0"/>
          </w:rPr>
          <w:t xml:space="preserve">0.75</w:t>
        </w:r>
      </w:ins>
      <w:del w:author="Ryo Shibata" w:id="0" w:date="2023-04-27T03:58:50Z">
        <w:r w:rsidDel="00000000" w:rsidR="00000000" w:rsidRPr="00000000">
          <w:rPr>
            <w:rtl w:val="0"/>
          </w:rPr>
          <w:delText xml:space="preserve">5.26</w:delText>
        </w:r>
      </w:del>
      <w:r w:rsidDel="00000000" w:rsidR="00000000" w:rsidRPr="00000000">
        <w:rPr>
          <w:rtl w:val="0"/>
        </w:rPr>
        <w:t xml:space="preserve">%, concurrent with a decrease in economic complexity as compared with other emerging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w:t>
      </w:r>
      <w:ins w:author="Ryo Shibata" w:id="1" w:date="2023-04-10T22:02:41Z">
        <w:r w:rsidDel="00000000" w:rsidR="00000000" w:rsidRPr="00000000">
          <w:rPr>
            <w:rtl w:val="0"/>
          </w:rPr>
          <w:t xml:space="preserve">the </w:t>
        </w:r>
      </w:ins>
      <w:r w:rsidDel="00000000" w:rsidR="00000000" w:rsidRPr="00000000">
        <w:rPr>
          <w:rtl w:val="0"/>
        </w:rPr>
        <w:t xml:space="preserve">analysis of the economic and product complexity structure of Ghana on the industry group level. The product classification system we adopt allows us to measure the realized industry development for various industry groups and to observe that Ghana consistently relied on developing the Transportation, Daily Instruments, Machinery and Construction, and High-</w:t>
      </w:r>
      <w:ins w:author="Ryo Shibata" w:id="2" w:date="2023-04-11T01:25:55Z">
        <w:r w:rsidDel="00000000" w:rsidR="00000000" w:rsidRPr="00000000">
          <w:rPr>
            <w:rtl w:val="0"/>
          </w:rPr>
          <w:t xml:space="preserve">c</w:t>
        </w:r>
      </w:ins>
      <w:del w:author="Ryo Shibata" w:id="2" w:date="2023-04-11T01:25:55Z">
        <w:r w:rsidDel="00000000" w:rsidR="00000000" w:rsidRPr="00000000">
          <w:rPr>
            <w:rtl w:val="0"/>
          </w:rPr>
          <w:delText xml:space="preserve">C</w:delText>
        </w:r>
      </w:del>
      <w:r w:rsidDel="00000000" w:rsidR="00000000" w:rsidRPr="00000000">
        <w:rPr>
          <w:rtl w:val="0"/>
        </w:rPr>
        <w:t xml:space="preserve">omplexity Products </w:t>
      </w:r>
      <w:r w:rsidDel="00000000" w:rsidR="00000000" w:rsidRPr="00000000">
        <w:rPr>
          <w:rtl w:val="0"/>
        </w:rPr>
        <w:t xml:space="preserve">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Ghana can greatly further its gains by prioritizing Weapons and Raw Manufacturing, and can slightly increase its gains by also focusing on Precious Stones, Drilling, and Mining. We further note that Ghana has a heavily mismatched development strategy that indicates a low level (compared to other emerging countries) of structural optimality on the complexity level, having an adjusted R-square of around 2.8%. Since a significant positive correlation exists between five-year GDP growth and the structural optimality index of an economy as we define and calculate, Ghana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Ghana went through during the period from 2013 to 2018. Specifically, we dive into the topic through a macroeconomic overview of Ghana from the perspective of Gross Domestic Product (GDP) and Economic Complexity Index (ECI), which reflect countries’ production capability and production structure, respectively. We then analyze the industrial framework and changes of Ghana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Ghana,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Ghana and two of its peer countries (Kenya and Senegal) from 2013-2018. Just like its peers, Ghana displays consistent, upward growth over the period. However, even though Ghana is in the middle of the pack in terms of absolute GDP, its average annual GDP growth rate of 5.26% over the five-year period is clearly lower than its peers, which are 6.11% and 7.02% for Kenya and Senegal,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3857625" cy="2486025"/>
            <wp:effectExtent b="0" l="0" r="0" t="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576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1">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w:t>
      </w:r>
      <w:ins w:author="Ryo Shibata" w:id="3" w:date="2023-04-10T22:09:44Z">
        <w:r w:rsidDel="00000000" w:rsidR="00000000" w:rsidRPr="00000000">
          <w:rPr>
            <w:rtl w:val="0"/>
          </w:rPr>
          <w:t xml:space="preserve">,</w:t>
        </w:r>
      </w:ins>
      <w:r w:rsidDel="00000000" w:rsidR="00000000" w:rsidRPr="00000000">
        <w:rPr>
          <w:rtl w:val="0"/>
        </w:rPr>
        <w:t xml:space="preserve"> is illustrated in Figure 2 below. Ghana exhibits a significant decrease (-46.21% change) in terms of its production capability from 2013 to 2018, which is in sharp contrast to both Kenya’s extreme decrease (-589.06%) and Senegal’s strong increase (29.41%). It is notable, however, that Ghana shows consistent, steady ECI growth until 2017-18, where it sees a sharp ECI decrease. This decrease is clearly atypical, as the other peer countries actually see an ECI increase from 2017-18. The relationship between the decrease and Ghana’s production capabilities are explained in further detail in future sections.</w:t>
      </w:r>
    </w:p>
    <w:p w:rsidR="00000000" w:rsidDel="00000000" w:rsidP="00000000" w:rsidRDefault="00000000" w:rsidRPr="00000000" w14:paraId="00000022">
      <w:pPr>
        <w:pageBreakBefore w:val="0"/>
        <w:jc w:val="both"/>
        <w:rPr/>
      </w:pPr>
      <w:r w:rsidDel="00000000" w:rsidR="00000000" w:rsidRPr="00000000">
        <w:rPr>
          <w:rtl w:val="0"/>
        </w:rPr>
      </w:r>
    </w:p>
    <w:p w:rsidR="00000000" w:rsidDel="00000000" w:rsidP="00000000" w:rsidRDefault="00000000" w:rsidRPr="00000000" w14:paraId="00000023">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4200525" cy="2619375"/>
            <wp:effectExtent b="0" l="0" r="0" t="0"/>
            <wp:docPr id="17" name="image12.png"/>
            <a:graphic>
              <a:graphicData uri="http://schemas.openxmlformats.org/drawingml/2006/picture">
                <pic:pic>
                  <pic:nvPicPr>
                    <pic:cNvPr id="0" name="image12.png"/>
                    <pic:cNvPicPr preferRelativeResize="0"/>
                  </pic:nvPicPr>
                  <pic:blipFill>
                    <a:blip r:embed="rId10"/>
                    <a:srcRect b="3169" l="0" r="0" t="0"/>
                    <a:stretch>
                      <a:fillRect/>
                    </a:stretch>
                  </pic:blipFill>
                  <pic:spPr>
                    <a:xfrm>
                      <a:off x="0" y="0"/>
                      <a:ext cx="42005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rtl w:val="0"/>
        </w:rPr>
        <w:t xml:space="preserve">Figure 2: ECI Comparison                </w:t>
      </w:r>
    </w:p>
    <w:p w:rsidR="00000000" w:rsidDel="00000000" w:rsidP="00000000" w:rsidRDefault="00000000" w:rsidRPr="00000000" w14:paraId="00000025">
      <w:pPr>
        <w:pageBreakBefore w:val="0"/>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drawing>
          <wp:inline distB="114300" distT="114300" distL="114300" distR="114300">
            <wp:extent cx="4171950" cy="2590800"/>
            <wp:effectExtent b="0" l="0" r="0" t="0"/>
            <wp:docPr id="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171950" cy="2590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7">
      <w:pPr>
        <w:pageBreakBefore w:val="0"/>
        <w:jc w:val="center"/>
        <w:rPr/>
      </w:pPr>
      <w:r w:rsidDel="00000000" w:rsidR="00000000" w:rsidRPr="00000000">
        <w:rPr>
          <w:rtl w:val="0"/>
        </w:rPr>
        <w:t xml:space="preserve"> Figure 3: GDP Growth and ECI (U.S.)</w:t>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Figure 3 offers a further comparison of GDP Growth and ECI over the time span from 2013 to 2018 for Ghana.</w:t>
      </w:r>
      <w:del w:author="Ryo Shibata" w:id="4" w:date="2023-04-10T22:12:39Z">
        <w:r w:rsidDel="00000000" w:rsidR="00000000" w:rsidRPr="00000000">
          <w:rPr>
            <w:rtl w:val="0"/>
          </w:rPr>
          <w:delText xml:space="preserve">.</w:delText>
        </w:r>
      </w:del>
      <w:r w:rsidDel="00000000" w:rsidR="00000000" w:rsidRPr="00000000">
        <w:rPr>
          <w:rtl w:val="0"/>
        </w:rPr>
        <w:t xml:space="preserve"> The sharp increase in GDP growth during the period from 2013 to 2018 is accompanied by a steady increase followed by a sudden decrease in ECI. The results show that the economic growth experienced by Ghana during the period from 2013 to 2018 is only partially consistent with the predictions by ECI (the largest GDP growth rate for Ghana actually corresponds with the ECI decreases)</w:t>
      </w:r>
      <w:ins w:author="Ryo Shibata" w:id="5" w:date="2023-04-10T22:13:11Z">
        <w:r w:rsidDel="00000000" w:rsidR="00000000" w:rsidRPr="00000000">
          <w:rPr>
            <w:rtl w:val="0"/>
          </w:rPr>
          <w:t xml:space="preserve">,</w:t>
        </w:r>
      </w:ins>
      <w:r w:rsidDel="00000000" w:rsidR="00000000" w:rsidRPr="00000000">
        <w:rPr>
          <w:rtl w:val="0"/>
        </w:rPr>
        <w:t xml:space="preserve"> and that over the entire period, Ghana did not yet effectively develop a competitive product space that helps to accumulate </w:t>
      </w:r>
      <w:commentRangeStart w:id="0"/>
      <w:r w:rsidDel="00000000" w:rsidR="00000000" w:rsidRPr="00000000">
        <w:rPr>
          <w:rtl w:val="0"/>
        </w:rPr>
        <w:t xml:space="preserve">complicated</w:t>
      </w:r>
      <w:commentRangeEnd w:id="0"/>
      <w:r w:rsidDel="00000000" w:rsidR="00000000" w:rsidRPr="00000000">
        <w:commentReference w:id="0"/>
      </w:r>
      <w:r w:rsidDel="00000000" w:rsidR="00000000" w:rsidRPr="00000000">
        <w:rPr>
          <w:rtl w:val="0"/>
        </w:rPr>
        <w:t xml:space="preserve"> knowledge and technology. In order to provide a more concrete answer to why this has happened, we will dive into an analysis of Ghana’s production structure and its product space designs in the next few chapters. </w:t>
      </w:r>
    </w:p>
    <w:p w:rsidR="00000000" w:rsidDel="00000000" w:rsidP="00000000" w:rsidRDefault="00000000" w:rsidRPr="00000000" w14:paraId="0000002A">
      <w:pPr>
        <w:pageBreakBefore w:val="0"/>
        <w:jc w:val="both"/>
        <w:rPr>
          <w:b w:val="1"/>
          <w:bCs w:val="1"/>
        </w:rPr>
      </w:pPr>
      <w:r w:rsidDel="00000000" w:rsidR="00000000" w:rsidRPr="00000000">
        <w:rPr>
          <w:rtl w:val="0"/>
        </w:rPr>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D">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E">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6" w:date="2023-04-10T22:16:27Z">
        <w:r w:rsidDel="00000000" w:rsidR="00000000" w:rsidRPr="00000000">
          <w:rPr>
            <w:rtl w:val="0"/>
          </w:rPr>
          <w:t xml:space="preserve">,</w:t>
        </w:r>
      </w:ins>
      <w:r w:rsidDel="00000000" w:rsidR="00000000" w:rsidRPr="00000000">
        <w:rPr>
          <w:rtl w:val="0"/>
        </w:rPr>
        <w:t xml:space="preserve">000 categories of products. In order to have a holistic vision of the product space of a country, however, a level of categorization is required. Products in our data source are label</w:t>
      </w:r>
      <w:del w:author="Ryo Shibata" w:id="7" w:date="2023-04-10T22:16:55Z">
        <w:commentRangeStart w:id="1"/>
        <w:r w:rsidDel="00000000" w:rsidR="00000000" w:rsidRPr="00000000">
          <w:rPr>
            <w:rtl w:val="0"/>
          </w:rPr>
          <w:delText xml:space="preserve">l</w:delText>
        </w:r>
      </w:del>
      <w:commentRangeEnd w:id="1"/>
      <w:r w:rsidDel="00000000" w:rsidR="00000000" w:rsidRPr="00000000">
        <w:commentReference w:id="1"/>
      </w:r>
      <w:r w:rsidDel="00000000" w:rsidR="00000000" w:rsidRPr="00000000">
        <w:rPr>
          <w:rtl w:val="0"/>
        </w:rPr>
        <w:t xml:space="preserve">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1">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2">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3">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4">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2">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E">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8">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9">
      <w:pPr>
        <w:pageBreakBefore w:val="0"/>
        <w:jc w:val="both"/>
        <w:rPr/>
      </w:pPr>
      <w:r w:rsidDel="00000000" w:rsidR="00000000" w:rsidRPr="00000000">
        <w:rPr>
          <w:rtl w:val="0"/>
        </w:rPr>
      </w:r>
    </w:p>
    <w:p w:rsidR="00000000" w:rsidDel="00000000" w:rsidP="00000000" w:rsidRDefault="00000000" w:rsidRPr="00000000" w14:paraId="0000005A">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w:t>
      </w:r>
      <w:ins w:author="Ryo Shibata" w:id="8" w:date="2023-04-10T22:24:58Z">
        <w:r w:rsidDel="00000000" w:rsidR="00000000" w:rsidRPr="00000000">
          <w:rPr>
            <w:rtl w:val="0"/>
          </w:rPr>
          <w:t xml:space="preserve">ies</w:t>
        </w:r>
      </w:ins>
      <w:del w:author="Ryo Shibata" w:id="8" w:date="2023-04-10T22:24:58Z">
        <w:r w:rsidDel="00000000" w:rsidR="00000000" w:rsidRPr="00000000">
          <w:rPr>
            <w:rtl w:val="0"/>
          </w:rPr>
          <w:delText xml:space="preserve">ics</w:delText>
        </w:r>
      </w:del>
      <w:r w:rsidDel="00000000" w:rsidR="00000000" w:rsidRPr="00000000">
        <w:rPr>
          <w:rtl w:val="0"/>
        </w:rPr>
        <w:t xml:space="preserve">, as measured by GDP, tend to be those that are capable of producing and exporting High-complexity Products as we define them. </w:t>
      </w:r>
      <w:del w:author="Ryo Shibata" w:id="9" w:date="2023-04-10T22:25:09Z">
        <w:r w:rsidDel="00000000" w:rsidR="00000000" w:rsidRPr="00000000">
          <w:rPr>
            <w:rtl w:val="0"/>
          </w:rPr>
          <w:delText xml:space="preserve">The </w:delText>
        </w:r>
      </w:del>
      <w:r w:rsidDel="00000000" w:rsidR="00000000" w:rsidRPr="00000000">
        <w:rPr>
          <w:rtl w:val="0"/>
        </w:rPr>
        <w:t xml:space="preserve">Figure</w:t>
      </w:r>
      <w:ins w:author="Ryo Shibata" w:id="10" w:date="2023-04-10T22:25:10Z">
        <w:r w:rsidDel="00000000" w:rsidR="00000000" w:rsidRPr="00000000">
          <w:rPr>
            <w:rtl w:val="0"/>
          </w:rPr>
          <w:t xml:space="preserve">s</w:t>
        </w:r>
      </w:ins>
      <w:r w:rsidDel="00000000" w:rsidR="00000000" w:rsidRPr="00000000">
        <w:rPr>
          <w:rtl w:val="0"/>
        </w:rPr>
        <w:t xml:space="preserve"> 3 and 4 show the OLS results in a universe of 107 and 21 typical countries</w:t>
      </w:r>
      <w:ins w:author="Ryo Shibata" w:id="11" w:date="2023-04-10T22:25:19Z">
        <w:r w:rsidDel="00000000" w:rsidR="00000000" w:rsidRPr="00000000">
          <w:rPr>
            <w:rtl w:val="0"/>
          </w:rPr>
          <w:t xml:space="preserve">,</w:t>
        </w:r>
      </w:ins>
      <w:r w:rsidDel="00000000" w:rsidR="00000000" w:rsidRPr="00000000">
        <w:rPr>
          <w:rtl w:val="0"/>
        </w:rPr>
        <w:t xml:space="preserve"> respectively.</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D">
            <w:pPr>
              <w:pageBreakBefore w:val="0"/>
              <w:jc w:val="center"/>
              <w:rPr/>
            </w:pPr>
            <w:r w:rsidDel="00000000" w:rsidR="00000000" w:rsidRPr="00000000">
              <w:rPr>
                <w:rtl w:val="0"/>
              </w:rPr>
            </w:r>
          </w:p>
        </w:tc>
        <w:tc>
          <w:tcPr/>
          <w:p w:rsidR="00000000" w:rsidDel="00000000" w:rsidP="00000000" w:rsidRDefault="00000000" w:rsidRPr="00000000" w14:paraId="0000005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1">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2">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3">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4">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6">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7">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107</w:t>
            </w:r>
          </w:p>
        </w:tc>
      </w:tr>
    </w:tbl>
    <w:p w:rsidR="00000000" w:rsidDel="00000000" w:rsidP="00000000" w:rsidRDefault="00000000" w:rsidRPr="00000000" w14:paraId="0000006D">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6E">
      <w:pPr>
        <w:pageBreakBefore w:val="0"/>
        <w:jc w:val="both"/>
        <w:rPr/>
      </w:pPr>
      <w:r w:rsidDel="00000000" w:rsidR="00000000" w:rsidRPr="00000000">
        <w:rPr>
          <w:rtl w:val="0"/>
        </w:rPr>
      </w:r>
    </w:p>
    <w:p w:rsidR="00000000" w:rsidDel="00000000" w:rsidP="00000000" w:rsidRDefault="00000000" w:rsidRPr="00000000" w14:paraId="0000006F">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0">
            <w:pPr>
              <w:pageBreakBefore w:val="0"/>
              <w:jc w:val="center"/>
              <w:rPr/>
            </w:pPr>
            <w:r w:rsidDel="00000000" w:rsidR="00000000" w:rsidRPr="00000000">
              <w:rPr>
                <w:rtl w:val="0"/>
              </w:rPr>
            </w:r>
          </w:p>
        </w:tc>
        <w:tc>
          <w:tcPr/>
          <w:p w:rsidR="00000000" w:rsidDel="00000000" w:rsidP="00000000" w:rsidRDefault="00000000" w:rsidRPr="00000000" w14:paraId="0000007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5">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6">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7">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9">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A">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21</w:t>
            </w:r>
          </w:p>
        </w:tc>
      </w:tr>
    </w:tbl>
    <w:p w:rsidR="00000000" w:rsidDel="00000000" w:rsidP="00000000" w:rsidRDefault="00000000" w:rsidRPr="00000000" w14:paraId="00000080">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1">
      <w:pPr>
        <w:pageBreakBefore w:val="0"/>
        <w:jc w:val="center"/>
        <w:rPr>
          <w:sz w:val="20"/>
          <w:szCs w:val="20"/>
        </w:rPr>
      </w:pPr>
      <w:r w:rsidDel="00000000" w:rsidR="00000000" w:rsidRPr="00000000">
        <w:rPr>
          <w:rtl w:val="0"/>
        </w:rPr>
      </w:r>
    </w:p>
    <w:p w:rsidR="00000000" w:rsidDel="00000000" w:rsidP="00000000" w:rsidRDefault="00000000" w:rsidRPr="00000000" w14:paraId="00000082">
      <w:pPr>
        <w:pageBreakBefore w:val="0"/>
        <w:jc w:val="center"/>
        <w:rPr/>
      </w:pPr>
      <w:r w:rsidDel="00000000" w:rsidR="00000000" w:rsidRPr="00000000">
        <w:rPr>
          <w:rtl w:val="0"/>
        </w:rPr>
      </w:r>
    </w:p>
    <w:p w:rsidR="00000000" w:rsidDel="00000000" w:rsidP="00000000" w:rsidRDefault="00000000" w:rsidRPr="00000000" w14:paraId="00000083">
      <w:pPr>
        <w:pageBreakBefore w:val="0"/>
        <w:jc w:val="both"/>
        <w:rPr>
          <w:b w:val="1"/>
          <w:bCs w:val="1"/>
        </w:rPr>
      </w:pPr>
      <w:r w:rsidDel="00000000" w:rsidR="00000000" w:rsidRPr="00000000">
        <w:rPr>
          <w:rtl w:val="0"/>
        </w:rPr>
      </w:r>
    </w:p>
    <w:p w:rsidR="00000000" w:rsidDel="00000000" w:rsidP="00000000" w:rsidRDefault="00000000" w:rsidRPr="00000000" w14:paraId="00000084">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5">
      <w:pPr>
        <w:pageBreakBefore w:val="0"/>
        <w:jc w:val="both"/>
        <w:rPr/>
      </w:pPr>
      <w:r w:rsidDel="00000000" w:rsidR="00000000" w:rsidRPr="00000000">
        <w:rPr>
          <w:rtl w:val="0"/>
        </w:rPr>
        <w:t xml:space="preserve">Based on the product categorization aforementioned, we aim to capture Ghana’s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w:t>
      </w:r>
      <w:ins w:author="Ryo Shibata" w:id="12" w:date="2023-04-11T00:28:11Z">
        <w:r w:rsidDel="00000000" w:rsidR="00000000" w:rsidRPr="00000000">
          <w:rPr>
            <w:rtl w:val="0"/>
          </w:rPr>
          <w:t xml:space="preserve">Ghana</w:t>
        </w:r>
      </w:ins>
      <w:del w:author="Ryo Shibata" w:id="12" w:date="2023-04-11T00:28:11Z">
        <w:r w:rsidDel="00000000" w:rsidR="00000000" w:rsidRPr="00000000">
          <w:rPr>
            <w:rtl w:val="0"/>
          </w:rPr>
          <w:delText xml:space="preserve">US</w:delText>
        </w:r>
      </w:del>
      <w:r w:rsidDel="00000000" w:rsidR="00000000" w:rsidRPr="00000000">
        <w:rPr>
          <w:rtl w:val="0"/>
        </w:rPr>
        <w:t xml:space="preserve">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6">
      <w:pPr>
        <w:pageBreakBefore w:val="0"/>
        <w:jc w:val="both"/>
        <w:rPr/>
      </w:pP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drawing>
          <wp:inline distB="114300" distT="114300" distL="114300" distR="114300">
            <wp:extent cx="2250858" cy="4643438"/>
            <wp:effectExtent b="0" l="0" r="0" t="0"/>
            <wp:docPr id="27" name="image16.jpg"/>
            <a:graphic>
              <a:graphicData uri="http://schemas.openxmlformats.org/drawingml/2006/picture">
                <pic:pic>
                  <pic:nvPicPr>
                    <pic:cNvPr id="0" name="image16.jpg"/>
                    <pic:cNvPicPr preferRelativeResize="0"/>
                  </pic:nvPicPr>
                  <pic:blipFill>
                    <a:blip r:embed="rId12"/>
                    <a:srcRect b="0" l="0" r="0" t="0"/>
                    <a:stretch>
                      <a:fillRect/>
                    </a:stretch>
                  </pic:blipFill>
                  <pic:spPr>
                    <a:xfrm>
                      <a:off x="0" y="0"/>
                      <a:ext cx="2250858" cy="464343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t xml:space="preserve">Table 2: Realized Industry Development (RID) of Ghana</w:t>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B">
      <w:pPr>
        <w:pageBreakBefore w:val="0"/>
        <w:jc w:val="both"/>
        <w:rPr/>
      </w:pPr>
      <w:r w:rsidDel="00000000" w:rsidR="00000000" w:rsidRPr="00000000">
        <w:rPr>
          <w:rtl w:val="0"/>
        </w:rPr>
        <w:t xml:space="preserve">Table</w:t>
      </w:r>
      <w:ins w:author="Ryo Shibata" w:id="13" w:date="2023-04-11T00:28:22Z">
        <w:r w:rsidDel="00000000" w:rsidR="00000000" w:rsidRPr="00000000">
          <w:rPr>
            <w:rtl w:val="0"/>
          </w:rPr>
          <w:t xml:space="preserve">s</w:t>
        </w:r>
      </w:ins>
      <w:r w:rsidDel="00000000" w:rsidR="00000000" w:rsidRPr="00000000">
        <w:rPr>
          <w:rtl w:val="0"/>
        </w:rPr>
        <w:t xml:space="preserve"> 3 and 4 below summarize how the production strategy adopted by Ghana compares with leading economies and a selected group of emerging economies in the world, as measured in RID. </w:t>
      </w:r>
    </w:p>
    <w:p w:rsidR="00000000" w:rsidDel="00000000" w:rsidP="00000000" w:rsidRDefault="00000000" w:rsidRPr="00000000" w14:paraId="0000008C">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D">
            <w:pPr>
              <w:pageBreakBefore w:val="0"/>
              <w:jc w:val="both"/>
              <w:rPr/>
            </w:pPr>
            <w:r w:rsidDel="00000000" w:rsidR="00000000" w:rsidRPr="00000000">
              <w:rPr>
                <w:rtl w:val="0"/>
              </w:rPr>
              <w:t xml:space="preserve">Ranking</w:t>
            </w:r>
          </w:p>
        </w:tc>
        <w:tc>
          <w:tcPr/>
          <w:p w:rsidR="00000000" w:rsidDel="00000000" w:rsidP="00000000" w:rsidRDefault="00000000" w:rsidRPr="00000000" w14:paraId="0000008E">
            <w:pPr>
              <w:pageBreakBefore w:val="0"/>
              <w:jc w:val="both"/>
              <w:rPr/>
            </w:pPr>
            <w:r w:rsidDel="00000000" w:rsidR="00000000" w:rsidRPr="00000000">
              <w:rPr>
                <w:rtl w:val="0"/>
              </w:rPr>
              <w:t xml:space="preserve">France</w:t>
            </w:r>
          </w:p>
        </w:tc>
        <w:tc>
          <w:tcPr/>
          <w:p w:rsidR="00000000" w:rsidDel="00000000" w:rsidP="00000000" w:rsidRDefault="00000000" w:rsidRPr="00000000" w14:paraId="0000008F">
            <w:pPr>
              <w:pageBreakBefore w:val="0"/>
              <w:jc w:val="both"/>
              <w:rPr/>
            </w:pPr>
            <w:r w:rsidDel="00000000" w:rsidR="00000000" w:rsidRPr="00000000">
              <w:rPr>
                <w:rtl w:val="0"/>
              </w:rPr>
              <w:t xml:space="preserve">US</w:t>
            </w:r>
          </w:p>
        </w:tc>
        <w:tc>
          <w:tcPr/>
          <w:p w:rsidR="00000000" w:rsidDel="00000000" w:rsidP="00000000" w:rsidRDefault="00000000" w:rsidRPr="00000000" w14:paraId="00000090">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1">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2">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3">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4">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5">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9">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9D">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1">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5">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6">
      <w:pPr>
        <w:pageBreakBefore w:val="0"/>
        <w:jc w:val="center"/>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8">
            <w:pPr>
              <w:pageBreakBefore w:val="0"/>
              <w:jc w:val="both"/>
              <w:rPr/>
            </w:pPr>
            <w:r w:rsidDel="00000000" w:rsidR="00000000" w:rsidRPr="00000000">
              <w:rPr>
                <w:rtl w:val="0"/>
              </w:rPr>
              <w:t xml:space="preserve">Ranking</w:t>
            </w:r>
          </w:p>
        </w:tc>
        <w:tc>
          <w:tcPr/>
          <w:p w:rsidR="00000000" w:rsidDel="00000000" w:rsidP="00000000" w:rsidRDefault="00000000" w:rsidRPr="00000000" w14:paraId="000000A9">
            <w:pPr>
              <w:pageBreakBefore w:val="0"/>
              <w:jc w:val="both"/>
              <w:rPr/>
            </w:pPr>
            <w:r w:rsidDel="00000000" w:rsidR="00000000" w:rsidRPr="00000000">
              <w:rPr>
                <w:rtl w:val="0"/>
              </w:rPr>
              <w:t xml:space="preserve">China</w:t>
            </w:r>
          </w:p>
        </w:tc>
        <w:tc>
          <w:tcPr/>
          <w:p w:rsidR="00000000" w:rsidDel="00000000" w:rsidP="00000000" w:rsidRDefault="00000000" w:rsidRPr="00000000" w14:paraId="000000AA">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AB">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AC">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A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AE">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AF">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0">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1">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4">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8">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BC">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0">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1">
      <w:pPr>
        <w:pageBreakBefore w:val="0"/>
        <w:jc w:val="both"/>
        <w:rPr/>
      </w:pPr>
      <w:r w:rsidDel="00000000" w:rsidR="00000000" w:rsidRPr="00000000">
        <w:rPr>
          <w:rtl w:val="0"/>
        </w:rPr>
      </w:r>
    </w:p>
    <w:p w:rsidR="00000000" w:rsidDel="00000000" w:rsidP="00000000" w:rsidRDefault="00000000" w:rsidRPr="00000000" w14:paraId="000000C2">
      <w:pPr>
        <w:pageBreakBefore w:val="0"/>
        <w:jc w:val="both"/>
        <w:rPr>
          <w:rFonts w:ascii="Times" w:cs="Times" w:eastAsia="Times" w:hAnsi="Times"/>
          <w:b w:val="1"/>
          <w:bCs w:val="1"/>
          <w:sz w:val="28"/>
          <w:szCs w:val="28"/>
        </w:rPr>
      </w:pPr>
      <w:r w:rsidDel="00000000" w:rsidR="00000000" w:rsidRPr="00000000">
        <w:rPr>
          <w:rtl w:val="0"/>
        </w:rPr>
        <w:t xml:space="preserve">Table 4 further examines Ghana’s development strategy against those of emerging economies on a global scale. Reasonably, emerging economies such as China, South Korea, Singapore</w:t>
      </w:r>
      <w:ins w:author="Ryo Shibata" w:id="14" w:date="2023-04-11T00:28:32Z">
        <w:r w:rsidDel="00000000" w:rsidR="00000000" w:rsidRPr="00000000">
          <w:rPr>
            <w:rtl w:val="0"/>
          </w:rPr>
          <w:t xml:space="preserve">,</w:t>
        </w:r>
      </w:ins>
      <w:r w:rsidDel="00000000" w:rsidR="00000000" w:rsidRPr="00000000">
        <w:rPr>
          <w:rtl w:val="0"/>
        </w:rPr>
        <w:t xml:space="preserve"> and India have devoted the majority of their efforts into intermediate industry groups. </w:t>
      </w:r>
      <w:r w:rsidDel="00000000" w:rsidR="00000000" w:rsidRPr="00000000">
        <w:rPr>
          <w:rtl w:val="0"/>
        </w:rPr>
      </w:r>
    </w:p>
    <w:p w:rsidR="00000000" w:rsidDel="00000000" w:rsidP="00000000" w:rsidRDefault="00000000" w:rsidRPr="00000000" w14:paraId="000000C3">
      <w:pPr>
        <w:pageBreakBefore w:val="0"/>
        <w:jc w:val="both"/>
        <w:rPr>
          <w:b w:val="1"/>
          <w:bCs w:val="1"/>
        </w:rPr>
      </w:pPr>
      <w:r w:rsidDel="00000000" w:rsidR="00000000" w:rsidRPr="00000000">
        <w:rPr>
          <w:rtl w:val="0"/>
        </w:rPr>
      </w:r>
    </w:p>
    <w:p w:rsidR="00000000" w:rsidDel="00000000" w:rsidP="00000000" w:rsidRDefault="00000000" w:rsidRPr="00000000" w14:paraId="000000C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6">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7">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w:t>
      </w:r>
      <w:ins w:author="Ryo Shibata" w:id="15" w:date="2023-04-11T00:26:31Z">
        <w:r w:rsidDel="00000000" w:rsidR="00000000" w:rsidRPr="00000000">
          <w:rPr>
            <w:rtl w:val="0"/>
          </w:rPr>
          <w:t xml:space="preserve"> </w:t>
        </w:r>
      </w:ins>
      <w:r w:rsidDel="00000000" w:rsidR="00000000" w:rsidRPr="00000000">
        <w:rPr>
          <w:rtl w:val="0"/>
        </w:rPr>
        <w:t xml:space="preserve">=</w:t>
      </w:r>
      <w:ins w:author="Ryo Shibata" w:id="16" w:date="2023-04-11T00:26:32Z">
        <w:r w:rsidDel="00000000" w:rsidR="00000000" w:rsidRPr="00000000">
          <w:rPr>
            <w:rtl w:val="0"/>
          </w:rPr>
          <w:t xml:space="preserve"> </w:t>
        </w:r>
      </w:ins>
      <w:r w:rsidDel="00000000" w:rsidR="00000000" w:rsidRPr="00000000">
        <w:rPr>
          <w:rtl w:val="0"/>
        </w:rPr>
        <w:t xml:space="preserve">0.” </w:t>
      </w:r>
      <w:del w:author="Ryo Shibata" w:id="17" w:date="2023-04-11T00:28:47Z">
        <w:r w:rsidDel="00000000" w:rsidR="00000000" w:rsidRPr="00000000">
          <w:rPr>
            <w:rtl w:val="0"/>
          </w:rPr>
          <w:delText xml:space="preserve"> </w:delText>
        </w:r>
      </w:del>
      <w:r w:rsidDel="00000000" w:rsidR="00000000" w:rsidRPr="00000000">
        <w:rPr>
          <w:rtl w:val="0"/>
        </w:rPr>
        <w:t xml:space="preserve">Based on this definition, the distance between a country and any product that the country is currently exporting (i.e., the country is a significant exporter in the product as compared to </w:t>
      </w:r>
      <w:ins w:author="Ryo Shibata" w:id="18" w:date="2023-04-11T00:29:05Z">
        <w:r w:rsidDel="00000000" w:rsidR="00000000" w:rsidRPr="00000000">
          <w:rPr>
            <w:rtl w:val="0"/>
          </w:rPr>
          <w:t xml:space="preserve">the </w:t>
        </w:r>
      </w:ins>
      <w:r w:rsidDel="00000000" w:rsidR="00000000" w:rsidRPr="00000000">
        <w:rPr>
          <w:rtl w:val="0"/>
        </w:rPr>
        <w:t xml:space="preserve">global average) is zero. Similarly, opportunity gain quantifies the contribution of a new product in terms of opening up the doors to more and more complex products. Intuitively, a product that a country is currently exporting (i.e., MCP</w:t>
      </w:r>
      <w:ins w:author="Ryo Shibata" w:id="19" w:date="2023-04-11T00:26:33Z">
        <w:r w:rsidDel="00000000" w:rsidR="00000000" w:rsidRPr="00000000">
          <w:rPr>
            <w:rtl w:val="0"/>
          </w:rPr>
          <w:t xml:space="preserve"> </w:t>
        </w:r>
      </w:ins>
      <w:r w:rsidDel="00000000" w:rsidR="00000000" w:rsidRPr="00000000">
        <w:rPr>
          <w:rtl w:val="0"/>
        </w:rPr>
        <w:t xml:space="preserve">=</w:t>
      </w:r>
      <w:ins w:author="Ryo Shibata" w:id="20" w:date="2023-04-11T00:26:34Z">
        <w:r w:rsidDel="00000000" w:rsidR="00000000" w:rsidRPr="00000000">
          <w:rPr>
            <w:rtl w:val="0"/>
          </w:rPr>
          <w:t xml:space="preserve"> </w:t>
        </w:r>
      </w:ins>
      <w:r w:rsidDel="00000000" w:rsidR="00000000" w:rsidRPr="00000000">
        <w:rPr>
          <w:rtl w:val="0"/>
        </w:rPr>
        <w:t xml:space="preserve">1) has an opportunity gain of zero. An</w:t>
      </w:r>
      <w:del w:author="Ryo Shibata" w:id="21" w:date="2023-04-11T00:29:20Z">
        <w:r w:rsidDel="00000000" w:rsidR="00000000" w:rsidRPr="00000000">
          <w:rPr>
            <w:rtl w:val="0"/>
          </w:rPr>
          <w:delText xml:space="preserve">d</w:delText>
        </w:r>
      </w:del>
      <w:r w:rsidDel="00000000" w:rsidR="00000000" w:rsidRPr="00000000">
        <w:rPr>
          <w:rtl w:val="0"/>
        </w:rPr>
        <w:t xml:space="preserve"> unreasonable investment </w:t>
      </w:r>
      <w:ins w:author="Ryo Shibata" w:id="22" w:date="2023-04-11T00:29:32Z">
        <w:r w:rsidDel="00000000" w:rsidR="00000000" w:rsidRPr="00000000">
          <w:rPr>
            <w:rtl w:val="0"/>
          </w:rPr>
          <w:t xml:space="preserve">in a </w:t>
        </w:r>
      </w:ins>
      <w:del w:author="Ryo Shibata" w:id="22" w:date="2023-04-11T00:29:32Z">
        <w:r w:rsidDel="00000000" w:rsidR="00000000" w:rsidRPr="00000000">
          <w:rPr>
            <w:rtl w:val="0"/>
          </w:rPr>
          <w:delText xml:space="preserve">on</w:delText>
        </w:r>
      </w:del>
      <w:r w:rsidDel="00000000" w:rsidR="00000000" w:rsidRPr="00000000">
        <w:rPr>
          <w:rtl w:val="0"/>
        </w:rPr>
        <w:t xml:space="preserve"> certain product p would lead to a relative decrement in</w:t>
      </w:r>
      <w:ins w:author="Ryo Shibata" w:id="23" w:date="2023-04-11T00:30:10Z">
        <w:r w:rsidDel="00000000" w:rsidR="00000000" w:rsidRPr="00000000">
          <w:rPr>
            <w:rtl w:val="0"/>
          </w:rPr>
          <w:t xml:space="preserve"> the</w:t>
        </w:r>
      </w:ins>
      <w:r w:rsidDel="00000000" w:rsidR="00000000" w:rsidRPr="00000000">
        <w:rPr>
          <w:rtl w:val="0"/>
        </w:rPr>
        <w:t xml:space="preserve"> export of more profitable products, and therefore lead to a negative opportunity gain of product p.  The opportunity gain is not the only estimator of a country’s level of economic development. However, among countries with comparable economic</w:t>
      </w:r>
      <w:del w:author="Ryo Shibata" w:id="24" w:date="2023-04-11T00:31:01Z">
        <w:r w:rsidDel="00000000" w:rsidR="00000000" w:rsidRPr="00000000">
          <w:rPr>
            <w:rtl w:val="0"/>
          </w:rPr>
          <w:delText xml:space="preserve">s</w:delText>
        </w:r>
      </w:del>
      <w:r w:rsidDel="00000000" w:rsidR="00000000" w:rsidRPr="00000000">
        <w:rPr>
          <w:rtl w:val="0"/>
        </w:rPr>
        <w:t xml:space="preserve"> strength, those having higher ECI, or in other words, more reasonable economic</w:t>
      </w:r>
      <w:del w:author="Ryo Shibata" w:id="25" w:date="2023-04-11T00:31:22Z">
        <w:r w:rsidDel="00000000" w:rsidR="00000000" w:rsidRPr="00000000">
          <w:rPr>
            <w:rtl w:val="0"/>
          </w:rPr>
          <w:delText xml:space="preserve">s</w:delText>
        </w:r>
      </w:del>
      <w:r w:rsidDel="00000000" w:rsidR="00000000" w:rsidRPr="00000000">
        <w:rPr>
          <w:rtl w:val="0"/>
        </w:rPr>
        <w:t xml:space="preserve"> structures</w:t>
      </w:r>
      <w:ins w:author="Ryo Shibata" w:id="26" w:date="2023-04-11T00:31:24Z">
        <w:r w:rsidDel="00000000" w:rsidR="00000000" w:rsidRPr="00000000">
          <w:rPr>
            <w:rtl w:val="0"/>
          </w:rPr>
          <w:t xml:space="preserve">,</w:t>
        </w:r>
      </w:ins>
      <w:r w:rsidDel="00000000" w:rsidR="00000000" w:rsidRPr="00000000">
        <w:rPr>
          <w:rtl w:val="0"/>
        </w:rPr>
        <w:t xml:space="preserve"> are often in better shape.</w:t>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center"/>
        <w:rPr/>
      </w:pPr>
      <w:r w:rsidDel="00000000" w:rsidR="00000000" w:rsidRPr="00000000">
        <w:rPr/>
        <w:drawing>
          <wp:inline distB="114300" distT="114300" distL="114300" distR="114300">
            <wp:extent cx="5731200" cy="2908300"/>
            <wp:effectExtent b="0" l="0" r="0" t="0"/>
            <wp:docPr id="25"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ageBreakBefore w:val="0"/>
        <w:jc w:val="center"/>
        <w:rPr/>
      </w:pPr>
      <w:r w:rsidDel="00000000" w:rsidR="00000000" w:rsidRPr="00000000">
        <w:rPr/>
        <w:drawing>
          <wp:inline distB="114300" distT="114300" distL="114300" distR="114300">
            <wp:extent cx="5731200" cy="2997200"/>
            <wp:effectExtent b="0" l="0" r="0" t="0"/>
            <wp:docPr id="1"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ageBreakBefore w:val="0"/>
        <w:jc w:val="center"/>
        <w:rPr/>
      </w:pPr>
      <w:r w:rsidDel="00000000" w:rsidR="00000000" w:rsidRPr="00000000">
        <w:rPr>
          <w:rtl w:val="0"/>
        </w:rPr>
        <w:t xml:space="preserve">Table 5: Opportunity Gain Ranking on a Comparable Scale for 2013</w:t>
      </w:r>
      <w:ins w:author="Ryo Shibata" w:id="27" w:date="2023-04-11T00:25:03Z">
        <w:r w:rsidDel="00000000" w:rsidR="00000000" w:rsidRPr="00000000">
          <w:rPr>
            <w:rtl w:val="0"/>
          </w:rPr>
          <w:t xml:space="preserve"> </w:t>
        </w:r>
      </w:ins>
      <w:r w:rsidDel="00000000" w:rsidR="00000000" w:rsidRPr="00000000">
        <w:rPr>
          <w:rtl w:val="0"/>
        </w:rPr>
        <w:t xml:space="preserve">(up) and 2018 (down)</w:t>
      </w:r>
      <w:r w:rsidDel="00000000" w:rsidR="00000000" w:rsidRPr="00000000">
        <w:rPr>
          <w:rtl w:val="0"/>
        </w:rPr>
      </w:r>
    </w:p>
    <w:p w:rsidR="00000000" w:rsidDel="00000000" w:rsidP="00000000" w:rsidRDefault="00000000" w:rsidRPr="00000000" w14:paraId="000000CC">
      <w:pPr>
        <w:pageBreakBefore w:val="0"/>
        <w:jc w:val="center"/>
        <w:rPr/>
      </w:pPr>
      <w:r w:rsidDel="00000000" w:rsidR="00000000" w:rsidRPr="00000000">
        <w:rPr>
          <w:rtl w:val="0"/>
        </w:rPr>
      </w:r>
    </w:p>
    <w:p w:rsidR="00000000" w:rsidDel="00000000" w:rsidP="00000000" w:rsidRDefault="00000000" w:rsidRPr="00000000" w14:paraId="000000CD">
      <w:pPr>
        <w:pageBreakBefore w:val="0"/>
        <w:jc w:val="both"/>
        <w:rPr/>
      </w:pPr>
      <w:r w:rsidDel="00000000" w:rsidR="00000000" w:rsidRPr="00000000">
        <w:rPr>
          <w:rtl w:val="0"/>
        </w:rPr>
        <w:t xml:space="preserve">We define the ranking of opportunity gain for a country c, as the Suggested Development Vector (SDV) of c. Table</w:t>
      </w:r>
      <w:ins w:author="Ryo Shibata" w:id="28" w:date="2023-04-11T00:32:02Z">
        <w:r w:rsidDel="00000000" w:rsidR="00000000" w:rsidRPr="00000000">
          <w:rPr>
            <w:rtl w:val="0"/>
          </w:rPr>
          <w:t xml:space="preserve">s</w:t>
        </w:r>
      </w:ins>
      <w:r w:rsidDel="00000000" w:rsidR="00000000" w:rsidRPr="00000000">
        <w:rPr>
          <w:rtl w:val="0"/>
        </w:rPr>
        <w:t xml:space="preserve"> 5 and 6 summarize how the SDV of </w:t>
      </w:r>
      <w:ins w:author="Ryo Shibata" w:id="29" w:date="2023-04-11T00:32:37Z">
        <w:r w:rsidDel="00000000" w:rsidR="00000000" w:rsidRPr="00000000">
          <w:rPr>
            <w:rtl w:val="0"/>
          </w:rPr>
          <w:t xml:space="preserve">Ghana</w:t>
        </w:r>
      </w:ins>
      <w:del w:author="Ryo Shibata" w:id="29" w:date="2023-04-11T00:32:37Z">
        <w:r w:rsidDel="00000000" w:rsidR="00000000" w:rsidRPr="00000000">
          <w:rPr>
            <w:rtl w:val="0"/>
          </w:rPr>
          <w:delText xml:space="preserve">Brazil</w:delText>
        </w:r>
      </w:del>
      <w:r w:rsidDel="00000000" w:rsidR="00000000" w:rsidRPr="00000000">
        <w:rPr>
          <w:rtl w:val="0"/>
        </w:rPr>
        <w:t xml:space="preserve">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w:t>
      </w:r>
      <w:del w:author="Ryo Shibata" w:id="30" w:date="2023-04-11T00:32:57Z">
        <w:r w:rsidDel="00000000" w:rsidR="00000000" w:rsidRPr="00000000">
          <w:rPr>
            <w:rtl w:val="0"/>
          </w:rPr>
          <w:delText xml:space="preserve">,</w:delText>
        </w:r>
      </w:del>
      <w:r w:rsidDel="00000000" w:rsidR="00000000" w:rsidRPr="00000000">
        <w:rPr>
          <w:rtl w:val="0"/>
        </w:rPr>
        <w:t xml:space="preserve"> and share common interests in industrial manufacturing and High-complexity Products industries. It can be concluded that Ghana shares the character</w:t>
      </w:r>
      <w:ins w:author="Ryo Shibata" w:id="31" w:date="2023-04-11T00:33:14Z">
        <w:r w:rsidDel="00000000" w:rsidR="00000000" w:rsidRPr="00000000">
          <w:rPr>
            <w:rtl w:val="0"/>
          </w:rPr>
          <w:t xml:space="preserve">istics</w:t>
        </w:r>
      </w:ins>
      <w:del w:author="Ryo Shibata" w:id="31" w:date="2023-04-11T00:33:14Z">
        <w:r w:rsidDel="00000000" w:rsidR="00000000" w:rsidRPr="00000000">
          <w:rPr>
            <w:rtl w:val="0"/>
          </w:rPr>
          <w:delText xml:space="preserve">s</w:delText>
        </w:r>
      </w:del>
      <w:r w:rsidDel="00000000" w:rsidR="00000000" w:rsidRPr="00000000">
        <w:rPr>
          <w:rtl w:val="0"/>
        </w:rPr>
        <w:t xml:space="preserve"> of developing countries, with a balanced economic</w:t>
      </w:r>
      <w:del w:author="Ryo Shibata" w:id="32" w:date="2023-04-11T00:33:22Z">
        <w:r w:rsidDel="00000000" w:rsidR="00000000" w:rsidRPr="00000000">
          <w:rPr>
            <w:rtl w:val="0"/>
          </w:rPr>
          <w:delText xml:space="preserve">s</w:delText>
        </w:r>
      </w:del>
      <w:r w:rsidDel="00000000" w:rsidR="00000000" w:rsidRPr="00000000">
        <w:rPr>
          <w:rtl w:val="0"/>
        </w:rPr>
        <w:t xml:space="preserve"> structure that leans towards intermediate-level industries. </w:t>
      </w:r>
    </w:p>
    <w:p w:rsidR="00000000" w:rsidDel="00000000" w:rsidP="00000000" w:rsidRDefault="00000000" w:rsidRPr="00000000" w14:paraId="000000CE">
      <w:pPr>
        <w:pageBreakBefore w:val="0"/>
        <w:jc w:val="both"/>
        <w:rPr/>
      </w:pPr>
      <w:r w:rsidDel="00000000" w:rsidR="00000000" w:rsidRPr="00000000">
        <w:rPr>
          <w:rtl w:val="0"/>
        </w:rPr>
      </w:r>
    </w:p>
    <w:p w:rsidR="00000000" w:rsidDel="00000000" w:rsidP="00000000" w:rsidRDefault="00000000" w:rsidRPr="00000000" w14:paraId="000000CF">
      <w:pPr>
        <w:pageBreakBefore w:val="0"/>
        <w:jc w:val="both"/>
        <w:rPr/>
      </w:pPr>
      <w:r w:rsidDel="00000000" w:rsidR="00000000" w:rsidRPr="00000000">
        <w:rPr/>
        <w:drawing>
          <wp:inline distB="114300" distT="114300" distL="114300" distR="114300">
            <wp:extent cx="5734050" cy="2273300"/>
            <wp:effectExtent b="0" l="0" r="0" t="0"/>
            <wp:docPr id="2"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1">
      <w:pPr>
        <w:pageBreakBefore w:val="0"/>
        <w:jc w:val="center"/>
        <w:rPr/>
      </w:pPr>
      <w:r w:rsidDel="00000000" w:rsidR="00000000" w:rsidRPr="00000000">
        <w:rPr>
          <w:rtl w:val="0"/>
        </w:rPr>
      </w:r>
    </w:p>
    <w:p w:rsidR="00000000" w:rsidDel="00000000" w:rsidP="00000000" w:rsidRDefault="00000000" w:rsidRPr="00000000" w14:paraId="000000D2">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w:t>
      </w:r>
      <w:ins w:author="Ryo Shibata" w:id="33" w:date="2023-04-11T00:38:31Z">
        <w:r w:rsidDel="00000000" w:rsidR="00000000" w:rsidRPr="00000000">
          <w:rPr>
            <w:rtl w:val="0"/>
          </w:rPr>
          <w:t xml:space="preserve">follows</w:t>
        </w:r>
      </w:ins>
      <w:del w:author="Ryo Shibata" w:id="33" w:date="2023-04-11T00:38:31Z">
        <w:r w:rsidDel="00000000" w:rsidR="00000000" w:rsidRPr="00000000">
          <w:rPr>
            <w:rtl w:val="0"/>
          </w:rPr>
          <w:delText xml:space="preserve">the following</w:delText>
        </w:r>
      </w:del>
      <w:r w:rsidDel="00000000" w:rsidR="00000000" w:rsidRPr="00000000">
        <w:rPr>
          <w:rtl w:val="0"/>
        </w:rPr>
        <w:t xml:space="preserve">:</w:t>
      </w:r>
    </w:p>
    <w:p w:rsidR="00000000" w:rsidDel="00000000" w:rsidP="00000000" w:rsidRDefault="00000000" w:rsidRPr="00000000" w14:paraId="000000D5">
      <w:pPr>
        <w:pageBreakBefore w:val="0"/>
        <w:jc w:val="both"/>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drawing>
          <wp:inline distB="114300" distT="114300" distL="114300" distR="114300">
            <wp:extent cx="2528888" cy="1141284"/>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w:t>
      </w:r>
      <w:ins w:author="Ryo Shibata" w:id="34" w:date="2023-04-11T00:38:25Z">
        <w:r w:rsidDel="00000000" w:rsidR="00000000" w:rsidRPr="00000000">
          <w:rPr>
            <w:rtl w:val="0"/>
          </w:rPr>
          <w:t xml:space="preserve">and </w:t>
        </w:r>
      </w:ins>
      <w:r w:rsidDel="00000000" w:rsidR="00000000" w:rsidRPr="00000000">
        <w:rPr>
          <w:rtl w:val="0"/>
        </w:rPr>
        <w:t xml:space="preserve">B is the heuristic budget. </w:t>
      </w:r>
    </w:p>
    <w:p w:rsidR="00000000" w:rsidDel="00000000" w:rsidP="00000000" w:rsidRDefault="00000000" w:rsidRPr="00000000" w14:paraId="000000D9">
      <w:pPr>
        <w:pageBreakBefore w:val="0"/>
        <w:jc w:val="both"/>
        <w:rPr/>
      </w:pPr>
      <w:r w:rsidDel="00000000" w:rsidR="00000000" w:rsidRPr="00000000">
        <w:rPr>
          <w:rtl w:val="0"/>
        </w:rPr>
        <w:t xml:space="preserve"> </w:t>
      </w:r>
    </w:p>
    <w:p w:rsidR="00000000" w:rsidDel="00000000" w:rsidP="00000000" w:rsidRDefault="00000000" w:rsidRPr="00000000" w14:paraId="000000DA">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w:t>
      </w:r>
      <w:ins w:author="Ryo Shibata" w:id="35" w:date="2023-04-11T00:38:48Z">
        <w:r w:rsidDel="00000000" w:rsidR="00000000" w:rsidRPr="00000000">
          <w:rPr>
            <w:rtl w:val="0"/>
          </w:rPr>
          <w:t xml:space="preserve"> a</w:t>
        </w:r>
      </w:ins>
      <w:r w:rsidDel="00000000" w:rsidR="00000000" w:rsidRPr="00000000">
        <w:rPr>
          <w:rtl w:val="0"/>
        </w:rPr>
        <w:t xml:space="preserve"> greedy algorithm. The way that we apply </w:t>
      </w:r>
      <w:ins w:author="Ryo Shibata" w:id="36" w:date="2023-04-11T00:39:02Z">
        <w:r w:rsidDel="00000000" w:rsidR="00000000" w:rsidRPr="00000000">
          <w:rPr>
            <w:rtl w:val="0"/>
          </w:rPr>
          <w:t xml:space="preserve">the </w:t>
        </w:r>
      </w:ins>
      <w:r w:rsidDel="00000000" w:rsidR="00000000" w:rsidRPr="00000000">
        <w:rPr>
          <w:rtl w:val="0"/>
        </w:rPr>
        <w:t xml:space="preserve">greedy algorithm is that firstly we separate the total budget into k equal parts, and then for the first equal part</w:t>
      </w:r>
      <w:ins w:author="Ryo Shibata" w:id="37" w:date="2023-04-11T00:39:14Z">
        <w:r w:rsidDel="00000000" w:rsidR="00000000" w:rsidRPr="00000000">
          <w:rPr>
            <w:rtl w:val="0"/>
          </w:rPr>
          <w:t xml:space="preserve">,</w:t>
        </w:r>
      </w:ins>
      <w:r w:rsidDel="00000000" w:rsidR="00000000" w:rsidRPr="00000000">
        <w:rPr>
          <w:rtl w:val="0"/>
        </w:rPr>
        <w:t xml:space="preserve">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w:t>
      </w:r>
      <w:ins w:author="Ryo Shibata" w:id="38" w:date="2023-04-11T00:39:32Z">
        <w:r w:rsidDel="00000000" w:rsidR="00000000" w:rsidRPr="00000000">
          <w:rPr>
            <w:rtl w:val="0"/>
          </w:rPr>
          <w:t xml:space="preserve">of the </w:t>
        </w:r>
      </w:ins>
      <w:r w:rsidDel="00000000" w:rsidR="00000000" w:rsidRPr="00000000">
        <w:rPr>
          <w:rtl w:val="0"/>
        </w:rPr>
        <w:t xml:space="preserve">equal parts can be done in the same way. </w:t>
      </w:r>
    </w:p>
    <w:p w:rsidR="00000000" w:rsidDel="00000000" w:rsidP="00000000" w:rsidRDefault="00000000" w:rsidRPr="00000000" w14:paraId="000000DB">
      <w:pPr>
        <w:pageBreakBefore w:val="0"/>
        <w:jc w:val="both"/>
        <w:rPr/>
      </w:pPr>
      <w:r w:rsidDel="00000000" w:rsidR="00000000" w:rsidRPr="00000000">
        <w:rPr>
          <w:rtl w:val="0"/>
        </w:rPr>
        <w:t xml:space="preserve"> </w:t>
      </w:r>
    </w:p>
    <w:p w:rsidR="00000000" w:rsidDel="00000000" w:rsidP="00000000" w:rsidRDefault="00000000" w:rsidRPr="00000000" w14:paraId="000000DC">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w:t>
      </w:r>
      <w:del w:author="Ryo Shibata" w:id="39" w:date="2023-04-11T00:40:24Z">
        <w:r w:rsidDel="00000000" w:rsidR="00000000" w:rsidRPr="00000000">
          <w:rPr>
            <w:rtl w:val="0"/>
          </w:rPr>
          <w:delText xml:space="preserve">is </w:delText>
        </w:r>
      </w:del>
      <w:r w:rsidDel="00000000" w:rsidR="00000000" w:rsidRPr="00000000">
        <w:rPr>
          <w:rtl w:val="0"/>
        </w:rPr>
        <w:t xml:space="preserve">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w:t>
      </w:r>
      <w:ins w:author="Ryo Shibata" w:id="40" w:date="2023-04-11T00:40:40Z">
        <w:r w:rsidDel="00000000" w:rsidR="00000000" w:rsidRPr="00000000">
          <w:rPr>
            <w:rtl w:val="0"/>
          </w:rPr>
          <w:t xml:space="preserve">,</w:t>
        </w:r>
      </w:ins>
      <w:r w:rsidDel="00000000" w:rsidR="00000000" w:rsidRPr="00000000">
        <w:rPr>
          <w:rtl w:val="0"/>
        </w:rPr>
        <w:t xml:space="preserve"> and pick the largest one. The ratio is defined as </w:t>
      </w:r>
      <w:ins w:author="Ryo Shibata" w:id="41" w:date="2023-04-11T00:40:47Z">
        <w:r w:rsidDel="00000000" w:rsidR="00000000" w:rsidRPr="00000000">
          <w:rPr>
            <w:rtl w:val="0"/>
          </w:rPr>
          <w:t xml:space="preserve">follows</w:t>
        </w:r>
      </w:ins>
      <w:del w:author="Ryo Shibata" w:id="41" w:date="2023-04-11T00:40:47Z">
        <w:r w:rsidDel="00000000" w:rsidR="00000000" w:rsidRPr="00000000">
          <w:rPr>
            <w:rtl w:val="0"/>
          </w:rPr>
          <w:delText xml:space="preserve">the following</w:delText>
        </w:r>
      </w:del>
      <w:r w:rsidDel="00000000" w:rsidR="00000000" w:rsidRPr="00000000">
        <w:rPr>
          <w:rtl w:val="0"/>
        </w:rPr>
        <w:t xml:space="preserve">:</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jc w:val="center"/>
        <w:rPr/>
      </w:pPr>
      <w:r w:rsidDel="00000000" w:rsidR="00000000" w:rsidRPr="00000000">
        <w:rPr/>
        <w:drawing>
          <wp:inline distB="114300" distT="114300" distL="114300" distR="114300">
            <wp:extent cx="2138363" cy="718630"/>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w:t>
      </w:r>
      <w:ins w:author="Ryo Shibata" w:id="42" w:date="2023-04-11T00:41:32Z">
        <w:r w:rsidDel="00000000" w:rsidR="00000000" w:rsidRPr="00000000">
          <w:rPr>
            <w:rtl w:val="0"/>
          </w:rPr>
          <w:t xml:space="preserve"> the</w:t>
        </w:r>
      </w:ins>
      <w:r w:rsidDel="00000000" w:rsidR="00000000" w:rsidRPr="00000000">
        <w:rPr>
          <w:rtl w:val="0"/>
        </w:rPr>
        <w:t xml:space="preserve"> most complex economic structure. </w:t>
      </w:r>
    </w:p>
    <w:p w:rsidR="00000000" w:rsidDel="00000000" w:rsidP="00000000" w:rsidRDefault="00000000" w:rsidRPr="00000000" w14:paraId="000000E2">
      <w:pPr>
        <w:pageBreakBefore w:val="0"/>
        <w:rPr/>
      </w:pPr>
      <w:r w:rsidDel="00000000" w:rsidR="00000000" w:rsidRPr="00000000">
        <w:rPr>
          <w:rtl w:val="0"/>
        </w:rPr>
        <w:t xml:space="preserve"> </w:t>
      </w:r>
    </w:p>
    <w:p w:rsidR="00000000" w:rsidDel="00000000" w:rsidP="00000000" w:rsidRDefault="00000000" w:rsidRPr="00000000" w14:paraId="000000E3">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4">
      <w:pPr>
        <w:pageBreakBefore w:val="0"/>
        <w:jc w:val="both"/>
        <w:rPr>
          <w:b w:val="1"/>
          <w:bCs w:val="1"/>
        </w:rPr>
      </w:pPr>
      <w:r w:rsidDel="00000000" w:rsidR="00000000" w:rsidRPr="00000000">
        <w:rPr>
          <w:rtl w:val="0"/>
        </w:rPr>
      </w:r>
    </w:p>
    <w:p w:rsidR="00000000" w:rsidDel="00000000" w:rsidP="00000000" w:rsidRDefault="00000000" w:rsidRPr="00000000" w14:paraId="000000E5">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6">
      <w:pPr>
        <w:pageBreakBefore w:val="0"/>
        <w:jc w:val="both"/>
        <w:rPr>
          <w:b w:val="1"/>
          <w:bCs w:val="1"/>
        </w:rPr>
      </w:pP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E8">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0F">
      <w:pPr>
        <w:pageBreakBefore w:val="0"/>
        <w:jc w:val="center"/>
        <w:rPr/>
      </w:pPr>
      <w:r w:rsidDel="00000000" w:rsidR="00000000" w:rsidRPr="00000000">
        <w:rPr>
          <w:b w:val="1"/>
          <w:bCs w:val="1"/>
          <w:rtl w:val="0"/>
        </w:rPr>
        <w:t xml:space="preserve"> </w:t>
      </w:r>
      <w:r w:rsidDel="00000000" w:rsidR="00000000" w:rsidRPr="00000000">
        <w:rPr>
          <w:rtl w:val="0"/>
        </w:rPr>
        <w:t xml:space="preserve">Table 7: Products Labeling</w:t>
      </w:r>
    </w:p>
    <w:p w:rsidR="00000000" w:rsidDel="00000000" w:rsidP="00000000" w:rsidRDefault="00000000" w:rsidRPr="00000000" w14:paraId="00000110">
      <w:pPr>
        <w:pageBreakBefore w:val="0"/>
        <w:jc w:val="center"/>
        <w:rPr/>
      </w:pPr>
      <w:r w:rsidDel="00000000" w:rsidR="00000000" w:rsidRPr="00000000">
        <w:rPr>
          <w:rtl w:val="0"/>
        </w:rPr>
      </w:r>
    </w:p>
    <w:p w:rsidR="00000000" w:rsidDel="00000000" w:rsidP="00000000" w:rsidRDefault="00000000" w:rsidRPr="00000000" w14:paraId="00000111">
      <w:pPr>
        <w:pageBreakBefore w:val="0"/>
        <w:jc w:val="both"/>
        <w:rPr/>
      </w:pPr>
      <w:r w:rsidDel="00000000" w:rsidR="00000000" w:rsidRPr="00000000">
        <w:rPr>
          <w:rtl w:val="0"/>
        </w:rPr>
        <w:t xml:space="preserve">Below is the economic panel for Ghana in 2013. We can see that for different percentages of heuristic total export growth, the ECIs of Ghana actually have different amounts of increments. Overall, 5 percent export growth results in a</w:t>
      </w:r>
      <w:ins w:author="Ryo Shibata" w:id="43" w:date="2023-04-11T00:41:49Z">
        <w:r w:rsidDel="00000000" w:rsidR="00000000" w:rsidRPr="00000000">
          <w:rPr>
            <w:rtl w:val="0"/>
          </w:rPr>
          <w:t xml:space="preserve">n</w:t>
        </w:r>
      </w:ins>
      <w:r w:rsidDel="00000000" w:rsidR="00000000" w:rsidRPr="00000000">
        <w:rPr>
          <w:rtl w:val="0"/>
        </w:rPr>
        <w:t xml:space="preserve"> ECI improvement pattern starting from around -0.77 and ends at around -0.19. As the budget is increased to 10 or 15 percent export growth, the ECI of Ghana can achieve a slightly higher level, which is around 0.02. With</w:t>
      </w:r>
      <w:ins w:author="Ryo Shibata" w:id="44" w:date="2023-04-11T00:42:00Z">
        <w:r w:rsidDel="00000000" w:rsidR="00000000" w:rsidRPr="00000000">
          <w:rPr>
            <w:rtl w:val="0"/>
          </w:rPr>
          <w:t xml:space="preserve"> a</w:t>
        </w:r>
      </w:ins>
      <w:r w:rsidDel="00000000" w:rsidR="00000000" w:rsidRPr="00000000">
        <w:rPr>
          <w:rtl w:val="0"/>
        </w:rPr>
        <w:t xml:space="preserve"> much </w:t>
      </w:r>
      <w:ins w:author="Ryo Shibata" w:id="45" w:date="2023-04-11T00:42:07Z">
        <w:r w:rsidDel="00000000" w:rsidR="00000000" w:rsidRPr="00000000">
          <w:rPr>
            <w:rtl w:val="0"/>
          </w:rPr>
          <w:t xml:space="preserve">higher</w:t>
        </w:r>
      </w:ins>
      <w:del w:author="Ryo Shibata" w:id="45" w:date="2023-04-11T00:42:07Z">
        <w:r w:rsidDel="00000000" w:rsidR="00000000" w:rsidRPr="00000000">
          <w:rPr>
            <w:rtl w:val="0"/>
          </w:rPr>
          <w:delText xml:space="preserve">more</w:delText>
        </w:r>
      </w:del>
      <w:r w:rsidDel="00000000" w:rsidR="00000000" w:rsidRPr="00000000">
        <w:rPr>
          <w:rtl w:val="0"/>
        </w:rPr>
        <w:t xml:space="preserve"> growth budget, like 20 percent growth, Ghana is able to achieve an even much higher stage, which is around 0.35. </w:t>
      </w:r>
    </w:p>
    <w:p w:rsidR="00000000" w:rsidDel="00000000" w:rsidP="00000000" w:rsidRDefault="00000000" w:rsidRPr="00000000" w14:paraId="00000112">
      <w:pPr>
        <w:pageBreakBefore w:val="0"/>
        <w:jc w:val="both"/>
        <w:rPr/>
      </w:pPr>
      <w:r w:rsidDel="00000000" w:rsidR="00000000" w:rsidRPr="00000000">
        <w:rPr>
          <w:rtl w:val="0"/>
        </w:rPr>
        <w:t xml:space="preserve"> </w:t>
      </w:r>
    </w:p>
    <w:p w:rsidR="00000000" w:rsidDel="00000000" w:rsidP="00000000" w:rsidRDefault="00000000" w:rsidRPr="00000000" w14:paraId="00000113">
      <w:pPr>
        <w:pageBreakBefore w:val="0"/>
        <w:jc w:val="both"/>
        <w:rPr/>
      </w:pPr>
      <w:r w:rsidDel="00000000" w:rsidR="00000000" w:rsidRPr="00000000">
        <w:rPr>
          <w:rtl w:val="0"/>
        </w:rPr>
        <w:t xml:space="preserve">For the case of 5 percent export growth, chemical manufacturing, and chemicals account for most of the portfolio. For the cases of 10 and 15 percent growth budgets, the portfolio becomes more diverse. Not only do they follow similar ECI improvement trajectories</w:t>
      </w:r>
      <w:ins w:author="Ryo Shibata" w:id="46" w:date="2023-04-11T00:42:43Z">
        <w:r w:rsidDel="00000000" w:rsidR="00000000" w:rsidRPr="00000000">
          <w:rPr>
            <w:rtl w:val="0"/>
          </w:rPr>
          <w:t xml:space="preserve">,</w:t>
        </w:r>
      </w:ins>
      <w:r w:rsidDel="00000000" w:rsidR="00000000" w:rsidRPr="00000000">
        <w:rPr>
          <w:rtl w:val="0"/>
        </w:rPr>
        <w:t xml:space="preserve"> but </w:t>
      </w:r>
      <w:ins w:author="Ryo Shibata" w:id="47" w:date="2023-04-11T00:43:38Z">
        <w:r w:rsidDel="00000000" w:rsidR="00000000" w:rsidRPr="00000000">
          <w:rPr>
            <w:rtl w:val="0"/>
          </w:rPr>
          <w:t xml:space="preserve">they also</w:t>
        </w:r>
      </w:ins>
      <w:del w:author="Ryo Shibata" w:id="47" w:date="2023-04-11T00:43:38Z">
        <w:r w:rsidDel="00000000" w:rsidR="00000000" w:rsidRPr="00000000">
          <w:rPr>
            <w:rtl w:val="0"/>
          </w:rPr>
          <w:delText xml:space="preserve">also they</w:delText>
        </w:r>
      </w:del>
      <w:r w:rsidDel="00000000" w:rsidR="00000000" w:rsidRPr="00000000">
        <w:rPr>
          <w:rtl w:val="0"/>
        </w:rPr>
        <w:t xml:space="preserve"> share a pretty close investment portfolio, which </w:t>
      </w:r>
      <w:ins w:author="Ryo Shibata" w:id="48" w:date="2023-04-11T00:43:55Z">
        <w:r w:rsidDel="00000000" w:rsidR="00000000" w:rsidRPr="00000000">
          <w:rPr>
            <w:rtl w:val="0"/>
          </w:rPr>
          <w:t xml:space="preserve">mainly consists</w:t>
        </w:r>
      </w:ins>
      <w:del w:author="Ryo Shibata" w:id="48" w:date="2023-04-11T00:43:55Z">
        <w:r w:rsidDel="00000000" w:rsidR="00000000" w:rsidRPr="00000000">
          <w:rPr>
            <w:rtl w:val="0"/>
          </w:rPr>
          <w:delText xml:space="preserve">are mainly made up</w:delText>
        </w:r>
      </w:del>
      <w:r w:rsidDel="00000000" w:rsidR="00000000" w:rsidRPr="00000000">
        <w:rPr>
          <w:rtl w:val="0"/>
        </w:rPr>
        <w:t xml:space="preserve"> of animals and by-products, services and utilities, chemical manufacturing, chemicals</w:t>
      </w:r>
      <w:ins w:author="Ryo Shibata" w:id="49" w:date="2023-04-11T00:44:08Z">
        <w:r w:rsidDel="00000000" w:rsidR="00000000" w:rsidRPr="00000000">
          <w:rPr>
            <w:rtl w:val="0"/>
          </w:rPr>
          <w:t xml:space="preserve">,</w:t>
        </w:r>
      </w:ins>
      <w:r w:rsidDel="00000000" w:rsidR="00000000" w:rsidRPr="00000000">
        <w:rPr>
          <w:rtl w:val="0"/>
        </w:rPr>
        <w:t xml:space="preserve"> etc. When the budget increases to 20 percent, the portfolio becomes </w:t>
      </w:r>
      <w:ins w:author="Ryo Shibata" w:id="50" w:date="2023-04-11T00:44:27Z">
        <w:r w:rsidDel="00000000" w:rsidR="00000000" w:rsidRPr="00000000">
          <w:rPr>
            <w:rtl w:val="0"/>
          </w:rPr>
          <w:t xml:space="preserve">quite</w:t>
        </w:r>
      </w:ins>
      <w:del w:author="Ryo Shibata" w:id="50" w:date="2023-04-11T00:44:27Z">
        <w:r w:rsidDel="00000000" w:rsidR="00000000" w:rsidRPr="00000000">
          <w:rPr>
            <w:rtl w:val="0"/>
          </w:rPr>
          <w:delText xml:space="preserve">pretty</w:delText>
        </w:r>
      </w:del>
      <w:r w:rsidDel="00000000" w:rsidR="00000000" w:rsidRPr="00000000">
        <w:rPr>
          <w:rtl w:val="0"/>
        </w:rPr>
        <w:t xml:space="preserve"> comprehensive, which mainly contains machinery and construction, services and utilities, and animal and by-products etc. In these four ECI improvement trajectories we also notice that the largest improvement comes from textile</w:t>
      </w:r>
      <w:ins w:author="Ryo Shibata" w:id="51" w:date="2023-04-11T00:44:50Z">
        <w:r w:rsidDel="00000000" w:rsidR="00000000" w:rsidRPr="00000000">
          <w:rPr>
            <w:rtl w:val="0"/>
          </w:rPr>
          <w:t xml:space="preserve">s</w:t>
        </w:r>
      </w:ins>
      <w:r w:rsidDel="00000000" w:rsidR="00000000" w:rsidRPr="00000000">
        <w:rPr>
          <w:rtl w:val="0"/>
        </w:rPr>
        <w:t xml:space="preserve"> and chemicals, suggesting that with </w:t>
      </w:r>
      <w:del w:author="Ryo Shibata" w:id="52" w:date="2023-04-11T00:44:56Z">
        <w:r w:rsidDel="00000000" w:rsidR="00000000" w:rsidRPr="00000000">
          <w:rPr>
            <w:rtl w:val="0"/>
          </w:rPr>
          <w:delText xml:space="preserve">a</w:delText>
        </w:r>
      </w:del>
      <w:r w:rsidDel="00000000" w:rsidR="00000000" w:rsidRPr="00000000">
        <w:rPr>
          <w:rtl w:val="0"/>
        </w:rPr>
        <w:t xml:space="preserve"> low economic improvement anticipation, Ghana should focus more on developing these products. A more detailed numerical representation of the portfolio is shown in Table 8.</w:t>
      </w:r>
    </w:p>
    <w:p w:rsidR="00000000" w:rsidDel="00000000" w:rsidP="00000000" w:rsidRDefault="00000000" w:rsidRPr="00000000" w14:paraId="00000114">
      <w:pPr>
        <w:pageBreakBefore w:val="0"/>
        <w:jc w:val="both"/>
        <w:rPr/>
      </w:pPr>
      <w:r w:rsidDel="00000000" w:rsidR="00000000" w:rsidRPr="00000000">
        <w:rPr/>
        <w:drawing>
          <wp:inline distB="114300" distT="114300" distL="114300" distR="114300">
            <wp:extent cx="5831948" cy="1985963"/>
            <wp:effectExtent b="0" l="0" r="0" t="0"/>
            <wp:docPr id="1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831948" cy="1985963"/>
                    </a:xfrm>
                    <a:prstGeom prst="rect"/>
                    <a:ln/>
                  </pic:spPr>
                </pic:pic>
              </a:graphicData>
            </a:graphic>
          </wp:inline>
        </w:drawing>
      </w:r>
      <w:r w:rsidDel="00000000" w:rsidR="00000000" w:rsidRPr="00000000">
        <w:rPr/>
        <w:drawing>
          <wp:inline distB="114300" distT="114300" distL="114300" distR="114300">
            <wp:extent cx="5843588" cy="1944555"/>
            <wp:effectExtent b="0" l="0" r="0" t="0"/>
            <wp:docPr id="16" name="image19.png"/>
            <a:graphic>
              <a:graphicData uri="http://schemas.openxmlformats.org/drawingml/2006/picture">
                <pic:pic>
                  <pic:nvPicPr>
                    <pic:cNvPr id="0" name="image19.png"/>
                    <pic:cNvPicPr preferRelativeResize="0"/>
                  </pic:nvPicPr>
                  <pic:blipFill>
                    <a:blip r:embed="rId19"/>
                    <a:srcRect b="4390" l="2159" r="0" t="0"/>
                    <a:stretch>
                      <a:fillRect/>
                    </a:stretch>
                  </pic:blipFill>
                  <pic:spPr>
                    <a:xfrm>
                      <a:off x="0" y="0"/>
                      <a:ext cx="5843588" cy="194455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ageBreakBefore w:val="0"/>
        <w:jc w:val="center"/>
        <w:rPr/>
      </w:pPr>
      <w:r w:rsidDel="00000000" w:rsidR="00000000" w:rsidRPr="00000000">
        <w:rPr>
          <w:rtl w:val="0"/>
        </w:rPr>
        <w:t xml:space="preserve">Figure 5: Greedy Based ECI Improvement Results of Ghana in 2013 with Different Budgets</w:t>
      </w:r>
    </w:p>
    <w:p w:rsidR="00000000" w:rsidDel="00000000" w:rsidP="00000000" w:rsidRDefault="00000000" w:rsidRPr="00000000" w14:paraId="00000116">
      <w:pPr>
        <w:pageBreakBefore w:val="0"/>
        <w:jc w:val="both"/>
        <w:rPr/>
      </w:pPr>
      <w:r w:rsidDel="00000000" w:rsidR="00000000" w:rsidRPr="00000000">
        <w:rPr>
          <w:rtl w:val="0"/>
        </w:rPr>
      </w:r>
    </w:p>
    <w:p w:rsidR="00000000" w:rsidDel="00000000" w:rsidP="00000000" w:rsidRDefault="00000000" w:rsidRPr="00000000" w14:paraId="00000117">
      <w:pPr>
        <w:pageBreakBefore w:val="0"/>
        <w:jc w:val="both"/>
        <w:rPr/>
      </w:pPr>
      <w:r w:rsidDel="00000000" w:rsidR="00000000" w:rsidRPr="00000000">
        <w:rPr/>
        <w:drawing>
          <wp:inline distB="114300" distT="114300" distL="114300" distR="114300">
            <wp:extent cx="5731200" cy="1130300"/>
            <wp:effectExtent b="0" l="0" r="0" t="0"/>
            <wp:docPr id="2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ageBreakBefore w:val="0"/>
        <w:jc w:val="center"/>
        <w:rPr/>
      </w:pPr>
      <w:r w:rsidDel="00000000" w:rsidR="00000000" w:rsidRPr="00000000">
        <w:rPr>
          <w:rtl w:val="0"/>
        </w:rPr>
        <w:t xml:space="preserve">Table 8: Portfolio of Ghana in 2013</w:t>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spacing w:after="240" w:lineRule="auto"/>
        <w:jc w:val="both"/>
        <w:rPr/>
      </w:pPr>
      <w:r w:rsidDel="00000000" w:rsidR="00000000" w:rsidRPr="00000000">
        <w:rPr>
          <w:rtl w:val="0"/>
        </w:rPr>
        <w:t xml:space="preserve">For further suggestions on Ghana’s development in the future</w:t>
      </w:r>
      <w:ins w:author="Ryo Shibata" w:id="53" w:date="2023-04-11T00:45:19Z">
        <w:r w:rsidDel="00000000" w:rsidR="00000000" w:rsidRPr="00000000">
          <w:rPr>
            <w:rtl w:val="0"/>
          </w:rPr>
          <w:t xml:space="preserve">,</w:t>
        </w:r>
      </w:ins>
      <w:del w:author="Ryo Shibata" w:id="53" w:date="2023-04-11T00:45:19Z">
        <w:r w:rsidDel="00000000" w:rsidR="00000000" w:rsidRPr="00000000">
          <w:rPr>
            <w:rtl w:val="0"/>
          </w:rPr>
          <w:delText xml:space="preserve">.</w:delText>
        </w:r>
      </w:del>
      <w:r w:rsidDel="00000000" w:rsidR="00000000" w:rsidRPr="00000000">
        <w:rPr>
          <w:rtl w:val="0"/>
        </w:rPr>
        <w:t xml:space="preserve"> </w:t>
      </w:r>
      <w:ins w:author="Ryo Shibata" w:id="54" w:date="2023-04-11T00:45:21Z">
        <w:r w:rsidDel="00000000" w:rsidR="00000000" w:rsidRPr="00000000">
          <w:rPr>
            <w:rtl w:val="0"/>
          </w:rPr>
          <w:t xml:space="preserve">w</w:t>
        </w:r>
      </w:ins>
      <w:del w:author="Ryo Shibata" w:id="54" w:date="2023-04-11T00:45:21Z">
        <w:r w:rsidDel="00000000" w:rsidR="00000000" w:rsidRPr="00000000">
          <w:rPr>
            <w:rtl w:val="0"/>
          </w:rPr>
          <w:delText xml:space="preserve">W</w:delText>
        </w:r>
      </w:del>
      <w:r w:rsidDel="00000000" w:rsidR="00000000" w:rsidRPr="00000000">
        <w:rPr>
          <w:rtl w:val="0"/>
        </w:rPr>
        <w:t xml:space="preserve">e also offer the optimization result based on its export data in 2018. Below is the economic panel for Ghana in 2018. We can see that there are two common patterns for the ECI improvement trajectories in four cases, which is that the improvements in 5 and 10 percent export growth share one pattern, and the improvements in 15 and 20 share another one. For 5 and 10 percent growth, even though the ECI improvement trajectories are not so different, the main components in the portfolio are quite distinguishable. In detail</w:t>
      </w:r>
      <w:del w:author="Ryo Shibata" w:id="55" w:date="2023-04-11T00:45:28Z">
        <w:r w:rsidDel="00000000" w:rsidR="00000000" w:rsidRPr="00000000">
          <w:rPr>
            <w:rtl w:val="0"/>
          </w:rPr>
          <w:delText xml:space="preserve">s</w:delText>
        </w:r>
      </w:del>
      <w:r w:rsidDel="00000000" w:rsidR="00000000" w:rsidRPr="00000000">
        <w:rPr>
          <w:rtl w:val="0"/>
        </w:rPr>
        <w:t xml:space="preserve">, for 5 percent export growth, </w:t>
      </w:r>
      <w:ins w:author="Ryo Shibata" w:id="56" w:date="2023-04-11T01:27:45Z">
        <w:r w:rsidDel="00000000" w:rsidR="00000000" w:rsidRPr="00000000">
          <w:rPr>
            <w:rtl w:val="0"/>
          </w:rPr>
          <w:t xml:space="preserve">R</w:t>
        </w:r>
      </w:ins>
      <w:del w:author="Ryo Shibata" w:id="56" w:date="2023-04-11T01:27:45Z">
        <w:r w:rsidDel="00000000" w:rsidR="00000000" w:rsidRPr="00000000">
          <w:rPr>
            <w:rtl w:val="0"/>
          </w:rPr>
          <w:delText xml:space="preserve">r</w:delText>
        </w:r>
      </w:del>
      <w:r w:rsidDel="00000000" w:rsidR="00000000" w:rsidRPr="00000000">
        <w:rPr>
          <w:rtl w:val="0"/>
        </w:rPr>
        <w:t xml:space="preserve">aw </w:t>
      </w:r>
      <w:ins w:author="Ryo Shibata" w:id="57" w:date="2023-04-11T01:27:47Z">
        <w:r w:rsidDel="00000000" w:rsidR="00000000" w:rsidRPr="00000000">
          <w:rPr>
            <w:rtl w:val="0"/>
          </w:rPr>
          <w:t xml:space="preserve">M</w:t>
        </w:r>
      </w:ins>
      <w:del w:author="Ryo Shibata" w:id="57" w:date="2023-04-11T01:27:47Z">
        <w:r w:rsidDel="00000000" w:rsidR="00000000" w:rsidRPr="00000000">
          <w:rPr>
            <w:rtl w:val="0"/>
          </w:rPr>
          <w:delText xml:space="preserve">m</w:delText>
        </w:r>
      </w:del>
      <w:r w:rsidDel="00000000" w:rsidR="00000000" w:rsidRPr="00000000">
        <w:rPr>
          <w:rtl w:val="0"/>
        </w:rPr>
        <w:t xml:space="preserve">anufacturing, </w:t>
      </w:r>
      <w:ins w:author="Ryo Shibata" w:id="58" w:date="2023-04-11T01:27:48Z">
        <w:r w:rsidDel="00000000" w:rsidR="00000000" w:rsidRPr="00000000">
          <w:rPr>
            <w:rtl w:val="0"/>
          </w:rPr>
          <w:t xml:space="preserve">S</w:t>
        </w:r>
      </w:ins>
      <w:del w:author="Ryo Shibata" w:id="58" w:date="2023-04-11T01:27:48Z">
        <w:r w:rsidDel="00000000" w:rsidR="00000000" w:rsidRPr="00000000">
          <w:rPr>
            <w:rtl w:val="0"/>
          </w:rPr>
          <w:delText xml:space="preserve">s</w:delText>
        </w:r>
      </w:del>
      <w:r w:rsidDel="00000000" w:rsidR="00000000" w:rsidRPr="00000000">
        <w:rPr>
          <w:rtl w:val="0"/>
        </w:rPr>
        <w:t xml:space="preserve">ervices and </w:t>
      </w:r>
      <w:ins w:author="Ryo Shibata" w:id="59" w:date="2023-04-11T01:27:50Z">
        <w:r w:rsidDel="00000000" w:rsidR="00000000" w:rsidRPr="00000000">
          <w:rPr>
            <w:rtl w:val="0"/>
          </w:rPr>
          <w:t xml:space="preserve">U</w:t>
        </w:r>
      </w:ins>
      <w:del w:author="Ryo Shibata" w:id="59" w:date="2023-04-11T01:27:50Z">
        <w:r w:rsidDel="00000000" w:rsidR="00000000" w:rsidRPr="00000000">
          <w:rPr>
            <w:rtl w:val="0"/>
          </w:rPr>
          <w:delText xml:space="preserve">u</w:delText>
        </w:r>
      </w:del>
      <w:r w:rsidDel="00000000" w:rsidR="00000000" w:rsidRPr="00000000">
        <w:rPr>
          <w:rtl w:val="0"/>
        </w:rPr>
        <w:t xml:space="preserve">tilities, </w:t>
      </w:r>
      <w:ins w:author="Ryo Shibata" w:id="60" w:date="2023-04-11T01:27:52Z">
        <w:r w:rsidDel="00000000" w:rsidR="00000000" w:rsidRPr="00000000">
          <w:rPr>
            <w:rtl w:val="0"/>
          </w:rPr>
          <w:t xml:space="preserve">A</w:t>
        </w:r>
      </w:ins>
      <w:del w:author="Ryo Shibata" w:id="60" w:date="2023-04-11T01:27:52Z">
        <w:r w:rsidDel="00000000" w:rsidR="00000000" w:rsidRPr="00000000">
          <w:rPr>
            <w:rtl w:val="0"/>
          </w:rPr>
          <w:delText xml:space="preserve">a</w:delText>
        </w:r>
      </w:del>
      <w:r w:rsidDel="00000000" w:rsidR="00000000" w:rsidRPr="00000000">
        <w:rPr>
          <w:rtl w:val="0"/>
        </w:rPr>
        <w:t xml:space="preserve">nimals and </w:t>
      </w:r>
      <w:ins w:author="Ryo Shibata" w:id="61" w:date="2023-04-11T01:27:54Z">
        <w:r w:rsidDel="00000000" w:rsidR="00000000" w:rsidRPr="00000000">
          <w:rPr>
            <w:rtl w:val="0"/>
          </w:rPr>
          <w:t xml:space="preserve">B</w:t>
        </w:r>
      </w:ins>
      <w:del w:author="Ryo Shibata" w:id="61" w:date="2023-04-11T01:27:54Z">
        <w:r w:rsidDel="00000000" w:rsidR="00000000" w:rsidRPr="00000000">
          <w:rPr>
            <w:rtl w:val="0"/>
          </w:rPr>
          <w:delText xml:space="preserve">b</w:delText>
        </w:r>
      </w:del>
      <w:r w:rsidDel="00000000" w:rsidR="00000000" w:rsidRPr="00000000">
        <w:rPr>
          <w:rtl w:val="0"/>
        </w:rPr>
        <w:t xml:space="preserve">y-products</w:t>
      </w:r>
      <w:ins w:author="Ryo Shibata" w:id="62" w:date="2023-04-11T00:45:38Z">
        <w:r w:rsidDel="00000000" w:rsidR="00000000" w:rsidRPr="00000000">
          <w:rPr>
            <w:rtl w:val="0"/>
          </w:rPr>
          <w:t xml:space="preserve">,</w:t>
        </w:r>
      </w:ins>
      <w:r w:rsidDel="00000000" w:rsidR="00000000" w:rsidRPr="00000000">
        <w:rPr>
          <w:rtl w:val="0"/>
        </w:rPr>
        <w:t xml:space="preserve"> and </w:t>
      </w:r>
      <w:ins w:author="Ryo Shibata" w:id="63" w:date="2023-04-11T01:27:56Z">
        <w:r w:rsidDel="00000000" w:rsidR="00000000" w:rsidRPr="00000000">
          <w:rPr>
            <w:rtl w:val="0"/>
          </w:rPr>
          <w:t xml:space="preserve">T</w:t>
        </w:r>
      </w:ins>
      <w:del w:author="Ryo Shibata" w:id="63" w:date="2023-04-11T01:27:56Z">
        <w:r w:rsidDel="00000000" w:rsidR="00000000" w:rsidRPr="00000000">
          <w:rPr>
            <w:rtl w:val="0"/>
          </w:rPr>
          <w:delText xml:space="preserve">t</w:delText>
        </w:r>
      </w:del>
      <w:r w:rsidDel="00000000" w:rsidR="00000000" w:rsidRPr="00000000">
        <w:rPr>
          <w:rtl w:val="0"/>
        </w:rPr>
        <w:t xml:space="preserve">extile</w:t>
      </w:r>
      <w:ins w:author="Ryo Shibata" w:id="64" w:date="2023-04-11T00:45:57Z">
        <w:r w:rsidDel="00000000" w:rsidR="00000000" w:rsidRPr="00000000">
          <w:rPr>
            <w:rtl w:val="0"/>
          </w:rPr>
          <w:t xml:space="preserve">s</w:t>
        </w:r>
      </w:ins>
      <w:r w:rsidDel="00000000" w:rsidR="00000000" w:rsidRPr="00000000">
        <w:rPr>
          <w:rtl w:val="0"/>
        </w:rPr>
        <w:t xml:space="preserve"> are the main components, while for 10 percent, </w:t>
      </w:r>
      <w:ins w:author="Ryo Shibata" w:id="65" w:date="2023-04-11T01:28:01Z">
        <w:r w:rsidDel="00000000" w:rsidR="00000000" w:rsidRPr="00000000">
          <w:rPr>
            <w:rtl w:val="0"/>
          </w:rPr>
          <w:t xml:space="preserve">D</w:t>
        </w:r>
      </w:ins>
      <w:del w:author="Ryo Shibata" w:id="65" w:date="2023-04-11T01:28:01Z">
        <w:r w:rsidDel="00000000" w:rsidR="00000000" w:rsidRPr="00000000">
          <w:rPr>
            <w:rtl w:val="0"/>
          </w:rPr>
          <w:delText xml:space="preserve">d</w:delText>
        </w:r>
      </w:del>
      <w:r w:rsidDel="00000000" w:rsidR="00000000" w:rsidRPr="00000000">
        <w:rPr>
          <w:rtl w:val="0"/>
        </w:rPr>
        <w:t xml:space="preserve">aily </w:t>
      </w:r>
      <w:ins w:author="Ryo Shibata" w:id="66" w:date="2023-04-11T01:28:03Z">
        <w:r w:rsidDel="00000000" w:rsidR="00000000" w:rsidRPr="00000000">
          <w:rPr>
            <w:rtl w:val="0"/>
          </w:rPr>
          <w:t xml:space="preserve">I</w:t>
        </w:r>
      </w:ins>
      <w:del w:author="Ryo Shibata" w:id="66" w:date="2023-04-11T01:28:03Z">
        <w:r w:rsidDel="00000000" w:rsidR="00000000" w:rsidRPr="00000000">
          <w:rPr>
            <w:rtl w:val="0"/>
          </w:rPr>
          <w:delText xml:space="preserve">i</w:delText>
        </w:r>
      </w:del>
      <w:r w:rsidDel="00000000" w:rsidR="00000000" w:rsidRPr="00000000">
        <w:rPr>
          <w:rtl w:val="0"/>
        </w:rPr>
        <w:t xml:space="preserve">nstruments, </w:t>
      </w:r>
      <w:ins w:author="Ryo Shibata" w:id="67" w:date="2023-04-11T01:28:05Z">
        <w:r w:rsidDel="00000000" w:rsidR="00000000" w:rsidRPr="00000000">
          <w:rPr>
            <w:rtl w:val="0"/>
          </w:rPr>
          <w:t xml:space="preserve">S</w:t>
        </w:r>
      </w:ins>
      <w:del w:author="Ryo Shibata" w:id="67" w:date="2023-04-11T01:28:05Z">
        <w:r w:rsidDel="00000000" w:rsidR="00000000" w:rsidRPr="00000000">
          <w:rPr>
            <w:rtl w:val="0"/>
          </w:rPr>
          <w:delText xml:space="preserve">s</w:delText>
        </w:r>
      </w:del>
      <w:r w:rsidDel="00000000" w:rsidR="00000000" w:rsidRPr="00000000">
        <w:rPr>
          <w:rtl w:val="0"/>
        </w:rPr>
        <w:t xml:space="preserve">ervices and </w:t>
      </w:r>
      <w:ins w:author="Ryo Shibata" w:id="68" w:date="2023-04-11T01:28:06Z">
        <w:r w:rsidDel="00000000" w:rsidR="00000000" w:rsidRPr="00000000">
          <w:rPr>
            <w:rtl w:val="0"/>
          </w:rPr>
          <w:t xml:space="preserve">U</w:t>
        </w:r>
      </w:ins>
      <w:del w:author="Ryo Shibata" w:id="68" w:date="2023-04-11T01:28:06Z">
        <w:r w:rsidDel="00000000" w:rsidR="00000000" w:rsidRPr="00000000">
          <w:rPr>
            <w:rtl w:val="0"/>
          </w:rPr>
          <w:delText xml:space="preserve">u</w:delText>
        </w:r>
      </w:del>
      <w:r w:rsidDel="00000000" w:rsidR="00000000" w:rsidRPr="00000000">
        <w:rPr>
          <w:rtl w:val="0"/>
        </w:rPr>
        <w:t xml:space="preserve">tilities are the main ones. Similarly, for situations with higher budgets of investment, like 15 or 20 percent growth, although improvement patterns are similar, the portfolio obtained from a higher budget tends to be more comprehensive. Not only do they follow similar ECI improvement trajectories</w:t>
      </w:r>
      <w:ins w:author="Ryo Shibata" w:id="69" w:date="2023-04-11T00:46:34Z">
        <w:r w:rsidDel="00000000" w:rsidR="00000000" w:rsidRPr="00000000">
          <w:rPr>
            <w:rtl w:val="0"/>
          </w:rPr>
          <w:t xml:space="preserve">,</w:t>
        </w:r>
      </w:ins>
      <w:r w:rsidDel="00000000" w:rsidR="00000000" w:rsidRPr="00000000">
        <w:rPr>
          <w:rtl w:val="0"/>
        </w:rPr>
        <w:t xml:space="preserve"> but </w:t>
      </w:r>
      <w:ins w:author="Ryo Shibata" w:id="70" w:date="2023-04-11T00:46:40Z">
        <w:r w:rsidDel="00000000" w:rsidR="00000000" w:rsidRPr="00000000">
          <w:rPr>
            <w:rtl w:val="0"/>
          </w:rPr>
          <w:t xml:space="preserve">they also</w:t>
        </w:r>
      </w:ins>
      <w:del w:author="Ryo Shibata" w:id="70" w:date="2023-04-11T00:46:40Z">
        <w:r w:rsidDel="00000000" w:rsidR="00000000" w:rsidRPr="00000000">
          <w:rPr>
            <w:rtl w:val="0"/>
          </w:rPr>
          <w:delText xml:space="preserve">also they</w:delText>
        </w:r>
      </w:del>
      <w:r w:rsidDel="00000000" w:rsidR="00000000" w:rsidRPr="00000000">
        <w:rPr>
          <w:rtl w:val="0"/>
        </w:rPr>
        <w:t xml:space="preserve"> share a pretty close investment portfolio, which </w:t>
      </w:r>
      <w:ins w:author="Ryo Shibata" w:id="71" w:date="2023-04-11T00:46:53Z">
        <w:r w:rsidDel="00000000" w:rsidR="00000000" w:rsidRPr="00000000">
          <w:rPr>
            <w:rtl w:val="0"/>
          </w:rPr>
          <w:t xml:space="preserve">mainly consists</w:t>
        </w:r>
      </w:ins>
      <w:del w:author="Ryo Shibata" w:id="71" w:date="2023-04-11T00:46:53Z">
        <w:r w:rsidDel="00000000" w:rsidR="00000000" w:rsidRPr="00000000">
          <w:rPr>
            <w:rtl w:val="0"/>
          </w:rPr>
          <w:delText xml:space="preserve">are mainly made up</w:delText>
        </w:r>
      </w:del>
      <w:r w:rsidDel="00000000" w:rsidR="00000000" w:rsidRPr="00000000">
        <w:rPr>
          <w:rtl w:val="0"/>
        </w:rPr>
        <w:t xml:space="preserve"> of </w:t>
      </w:r>
      <w:ins w:author="Ryo Shibata" w:id="72" w:date="2023-04-11T01:28:14Z">
        <w:r w:rsidDel="00000000" w:rsidR="00000000" w:rsidRPr="00000000">
          <w:rPr>
            <w:rtl w:val="0"/>
          </w:rPr>
          <w:t xml:space="preserve">M</w:t>
        </w:r>
      </w:ins>
      <w:del w:author="Ryo Shibata" w:id="72" w:date="2023-04-11T01:28:14Z">
        <w:r w:rsidDel="00000000" w:rsidR="00000000" w:rsidRPr="00000000">
          <w:rPr>
            <w:rtl w:val="0"/>
          </w:rPr>
          <w:delText xml:space="preserve">m</w:delText>
        </w:r>
      </w:del>
      <w:r w:rsidDel="00000000" w:rsidR="00000000" w:rsidRPr="00000000">
        <w:rPr>
          <w:rtl w:val="0"/>
        </w:rPr>
        <w:t xml:space="preserve">achinery and </w:t>
      </w:r>
      <w:ins w:author="Ryo Shibata" w:id="73" w:date="2023-04-11T01:28:16Z">
        <w:r w:rsidDel="00000000" w:rsidR="00000000" w:rsidRPr="00000000">
          <w:rPr>
            <w:rtl w:val="0"/>
          </w:rPr>
          <w:t xml:space="preserve">C</w:t>
        </w:r>
      </w:ins>
      <w:del w:author="Ryo Shibata" w:id="73" w:date="2023-04-11T01:28:16Z">
        <w:r w:rsidDel="00000000" w:rsidR="00000000" w:rsidRPr="00000000">
          <w:rPr>
            <w:rtl w:val="0"/>
          </w:rPr>
          <w:delText xml:space="preserve">c</w:delText>
        </w:r>
      </w:del>
      <w:r w:rsidDel="00000000" w:rsidR="00000000" w:rsidRPr="00000000">
        <w:rPr>
          <w:rtl w:val="0"/>
        </w:rPr>
        <w:t xml:space="preserve">onstruction, </w:t>
      </w:r>
      <w:ins w:author="Ryo Shibata" w:id="74" w:date="2023-04-11T01:28:18Z">
        <w:r w:rsidDel="00000000" w:rsidR="00000000" w:rsidRPr="00000000">
          <w:rPr>
            <w:rtl w:val="0"/>
          </w:rPr>
          <w:t xml:space="preserve">R</w:t>
        </w:r>
      </w:ins>
      <w:del w:author="Ryo Shibata" w:id="74" w:date="2023-04-11T01:28:18Z">
        <w:r w:rsidDel="00000000" w:rsidR="00000000" w:rsidRPr="00000000">
          <w:rPr>
            <w:rtl w:val="0"/>
          </w:rPr>
          <w:delText xml:space="preserve">r</w:delText>
        </w:r>
      </w:del>
      <w:r w:rsidDel="00000000" w:rsidR="00000000" w:rsidRPr="00000000">
        <w:rPr>
          <w:rtl w:val="0"/>
        </w:rPr>
        <w:t xml:space="preserve">aw </w:t>
      </w:r>
      <w:ins w:author="Ryo Shibata" w:id="75" w:date="2023-04-11T01:28:19Z">
        <w:r w:rsidDel="00000000" w:rsidR="00000000" w:rsidRPr="00000000">
          <w:rPr>
            <w:rtl w:val="0"/>
          </w:rPr>
          <w:t xml:space="preserve">M</w:t>
        </w:r>
      </w:ins>
      <w:del w:author="Ryo Shibata" w:id="75" w:date="2023-04-11T01:28:19Z">
        <w:r w:rsidDel="00000000" w:rsidR="00000000" w:rsidRPr="00000000">
          <w:rPr>
            <w:rtl w:val="0"/>
          </w:rPr>
          <w:delText xml:space="preserve">m</w:delText>
        </w:r>
      </w:del>
      <w:r w:rsidDel="00000000" w:rsidR="00000000" w:rsidRPr="00000000">
        <w:rPr>
          <w:rtl w:val="0"/>
        </w:rPr>
        <w:t xml:space="preserve">anufacturing, and </w:t>
      </w:r>
      <w:ins w:author="Ryo Shibata" w:id="76" w:date="2023-04-11T01:28:21Z">
        <w:r w:rsidDel="00000000" w:rsidR="00000000" w:rsidRPr="00000000">
          <w:rPr>
            <w:rtl w:val="0"/>
          </w:rPr>
          <w:t xml:space="preserve">S</w:t>
        </w:r>
      </w:ins>
      <w:del w:author="Ryo Shibata" w:id="76" w:date="2023-04-11T01:28:21Z">
        <w:r w:rsidDel="00000000" w:rsidR="00000000" w:rsidRPr="00000000">
          <w:rPr>
            <w:rtl w:val="0"/>
          </w:rPr>
          <w:delText xml:space="preserve">s</w:delText>
        </w:r>
      </w:del>
      <w:r w:rsidDel="00000000" w:rsidR="00000000" w:rsidRPr="00000000">
        <w:rPr>
          <w:rtl w:val="0"/>
        </w:rPr>
        <w:t xml:space="preserve">ervices and </w:t>
      </w:r>
      <w:ins w:author="Ryo Shibata" w:id="77" w:date="2023-04-11T01:28:23Z">
        <w:r w:rsidDel="00000000" w:rsidR="00000000" w:rsidRPr="00000000">
          <w:rPr>
            <w:rtl w:val="0"/>
          </w:rPr>
          <w:t xml:space="preserve">U</w:t>
        </w:r>
      </w:ins>
      <w:del w:author="Ryo Shibata" w:id="77" w:date="2023-04-11T01:28:23Z">
        <w:r w:rsidDel="00000000" w:rsidR="00000000" w:rsidRPr="00000000">
          <w:rPr>
            <w:rtl w:val="0"/>
          </w:rPr>
          <w:delText xml:space="preserve">u</w:delText>
        </w:r>
      </w:del>
      <w:r w:rsidDel="00000000" w:rsidR="00000000" w:rsidRPr="00000000">
        <w:rPr>
          <w:rtl w:val="0"/>
        </w:rPr>
        <w:t xml:space="preserve">tilities. A more detailed numerical representation of the portfolio is shown in Table 9.</w:t>
      </w:r>
    </w:p>
    <w:p w:rsidR="00000000" w:rsidDel="00000000" w:rsidP="00000000" w:rsidRDefault="00000000" w:rsidRPr="00000000" w14:paraId="0000011B">
      <w:pPr>
        <w:pageBreakBefore w:val="0"/>
        <w:jc w:val="both"/>
        <w:rPr/>
      </w:pPr>
      <w:r w:rsidDel="00000000" w:rsidR="00000000" w:rsidRPr="00000000">
        <w:rPr/>
        <w:drawing>
          <wp:inline distB="114300" distT="114300" distL="114300" distR="114300">
            <wp:extent cx="5731200" cy="1892300"/>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1892300"/>
                    </a:xfrm>
                    <a:prstGeom prst="rect"/>
                    <a:ln/>
                  </pic:spPr>
                </pic:pic>
              </a:graphicData>
            </a:graphic>
          </wp:inline>
        </w:drawing>
      </w:r>
      <w:r w:rsidDel="00000000" w:rsidR="00000000" w:rsidRPr="00000000">
        <w:rPr/>
        <w:drawing>
          <wp:inline distB="114300" distT="114300" distL="114300" distR="114300">
            <wp:extent cx="5657850" cy="1724025"/>
            <wp:effectExtent b="0" l="0" r="0" t="0"/>
            <wp:docPr id="10" name="image8.png"/>
            <a:graphic>
              <a:graphicData uri="http://schemas.openxmlformats.org/drawingml/2006/picture">
                <pic:pic>
                  <pic:nvPicPr>
                    <pic:cNvPr id="0" name="image8.png"/>
                    <pic:cNvPicPr preferRelativeResize="0"/>
                  </pic:nvPicPr>
                  <pic:blipFill>
                    <a:blip r:embed="rId22"/>
                    <a:srcRect b="9045" l="1329" r="0" t="0"/>
                    <a:stretch>
                      <a:fillRect/>
                    </a:stretch>
                  </pic:blipFill>
                  <pic:spPr>
                    <a:xfrm>
                      <a:off x="0" y="0"/>
                      <a:ext cx="56578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ageBreakBefore w:val="0"/>
        <w:jc w:val="center"/>
        <w:rPr/>
      </w:pPr>
      <w:r w:rsidDel="00000000" w:rsidR="00000000" w:rsidRPr="00000000">
        <w:rPr>
          <w:rtl w:val="0"/>
        </w:rPr>
        <w:t xml:space="preserve">Figure 6: Greedy Based ECI Improvement Results of Ghana in 2018 with Different Budgets</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drawing>
          <wp:inline distB="114300" distT="114300" distL="114300" distR="114300">
            <wp:extent cx="5731200" cy="1257300"/>
            <wp:effectExtent b="0" l="0" r="0" t="0"/>
            <wp:docPr id="18"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jc w:val="center"/>
        <w:rPr/>
      </w:pPr>
      <w:r w:rsidDel="00000000" w:rsidR="00000000" w:rsidRPr="00000000">
        <w:rPr>
          <w:rtl w:val="0"/>
        </w:rPr>
        <w:t xml:space="preserve">Table 9: Portfolio of Ghana in 2018</w:t>
      </w:r>
    </w:p>
    <w:p w:rsidR="00000000" w:rsidDel="00000000" w:rsidP="00000000" w:rsidRDefault="00000000" w:rsidRPr="00000000" w14:paraId="00000120">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21">
      <w:pPr>
        <w:pageBreakBefore w:val="0"/>
        <w:spacing w:after="240" w:before="240" w:line="276" w:lineRule="auto"/>
        <w:rPr/>
      </w:pPr>
      <w:r w:rsidDel="00000000" w:rsidR="00000000" w:rsidRPr="00000000">
        <w:rPr>
          <w:rtl w:val="0"/>
        </w:rPr>
        <w:t xml:space="preserve">In the following section</w:t>
      </w:r>
      <w:ins w:author="Ryo Shibata" w:id="78" w:date="2023-04-11T00:51:32Z">
        <w:r w:rsidDel="00000000" w:rsidR="00000000" w:rsidRPr="00000000">
          <w:rPr>
            <w:rtl w:val="0"/>
          </w:rPr>
          <w:t xml:space="preserve">,</w:t>
        </w:r>
      </w:ins>
      <w:r w:rsidDel="00000000" w:rsidR="00000000" w:rsidRPr="00000000">
        <w:rPr>
          <w:rtl w:val="0"/>
        </w:rPr>
        <w:t xml:space="preserve"> our broad aim is to understand how sensitive Ghana is to changes in export in various industries. While the Economic Complexity Index has been shown to contain valuable information about the economic strength/capacity of a country, little has been said </w:t>
      </w:r>
      <w:ins w:author="Ryo Shibata" w:id="79" w:date="2023-04-11T00:51:44Z">
        <w:r w:rsidDel="00000000" w:rsidR="00000000" w:rsidRPr="00000000">
          <w:rPr>
            <w:rtl w:val="0"/>
          </w:rPr>
          <w:t xml:space="preserve">about</w:t>
        </w:r>
      </w:ins>
      <w:del w:author="Ryo Shibata" w:id="79" w:date="2023-04-11T00:51:44Z">
        <w:r w:rsidDel="00000000" w:rsidR="00000000" w:rsidRPr="00000000">
          <w:rPr>
            <w:rtl w:val="0"/>
          </w:rPr>
          <w:delText xml:space="preserve">as to</w:delText>
        </w:r>
      </w:del>
      <w:r w:rsidDel="00000000" w:rsidR="00000000" w:rsidRPr="00000000">
        <w:rPr>
          <w:rtl w:val="0"/>
        </w:rPr>
        <w:t xml:space="preserve">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w:t>
      </w:r>
      <w:ins w:author="Ryo Shibata" w:id="80" w:date="2023-04-11T00:51:55Z">
        <w:r w:rsidDel="00000000" w:rsidR="00000000" w:rsidRPr="00000000">
          <w:rPr>
            <w:rtl w:val="0"/>
          </w:rPr>
          <w:t xml:space="preserve">-</w:t>
        </w:r>
      </w:ins>
      <w:del w:author="Ryo Shibata" w:id="80" w:date="2023-04-11T00:51:55Z">
        <w:r w:rsidDel="00000000" w:rsidR="00000000" w:rsidRPr="00000000">
          <w:rPr>
            <w:rtl w:val="0"/>
          </w:rPr>
          <w:delText xml:space="preserve"> </w:delText>
        </w:r>
      </w:del>
      <w:r w:rsidDel="00000000" w:rsidR="00000000" w:rsidRPr="00000000">
        <w:rPr>
          <w:rtl w:val="0"/>
        </w:rPr>
        <w:t xml:space="preserve">specific sensitivity. To this end, we have developed two categories of sensitivity analysis.</w:t>
      </w:r>
    </w:p>
    <w:p w:rsidR="00000000" w:rsidDel="00000000" w:rsidP="00000000" w:rsidRDefault="00000000" w:rsidRPr="00000000" w14:paraId="00000122">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23">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w:t>
      </w:r>
      <w:ins w:author="Ryo Shibata" w:id="81" w:date="2023-04-11T00:52:14Z">
        <w:r w:rsidDel="00000000" w:rsidR="00000000" w:rsidRPr="00000000">
          <w:rPr>
            <w:rtl w:val="0"/>
          </w:rPr>
          <w:t xml:space="preserve">,</w:t>
        </w:r>
      </w:ins>
      <w:r w:rsidDel="00000000" w:rsidR="00000000" w:rsidRPr="00000000">
        <w:rPr>
          <w:rtl w:val="0"/>
        </w:rPr>
        <w:t xml:space="preserve">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w:t>
      </w:r>
      <w:ins w:author="Ryo Shibata" w:id="82" w:date="2023-04-11T00:53:00Z">
        <w:r w:rsidDel="00000000" w:rsidR="00000000" w:rsidRPr="00000000">
          <w:rPr>
            <w:rtl w:val="0"/>
          </w:rPr>
          <w:t xml:space="preserve">the </w:t>
        </w:r>
      </w:ins>
      <w:r w:rsidDel="00000000" w:rsidR="00000000" w:rsidRPr="00000000">
        <w:rPr>
          <w:rtl w:val="0"/>
        </w:rPr>
        <w:t xml:space="preserve">context of real life, comparing the various inflection points across industries can give us valuable insight.</w:t>
      </w:r>
    </w:p>
    <w:p w:rsidR="00000000" w:rsidDel="00000000" w:rsidP="00000000" w:rsidRDefault="00000000" w:rsidRPr="00000000" w14:paraId="00000124">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w:t>
      </w:r>
      <w:ins w:author="Ryo Shibata" w:id="83" w:date="2023-04-11T00:53:13Z">
        <w:r w:rsidDel="00000000" w:rsidR="00000000" w:rsidRPr="00000000">
          <w:rPr>
            <w:rtl w:val="0"/>
          </w:rPr>
          <w:t xml:space="preserve">,</w:t>
        </w:r>
      </w:ins>
      <w:r w:rsidDel="00000000" w:rsidR="00000000" w:rsidRPr="00000000">
        <w:rPr>
          <w:rtl w:val="0"/>
        </w:rPr>
        <w:t xml:space="preserve"> except the X-axis represents negative shocking. In other words, exports for each industry are decremented</w:t>
      </w:r>
      <w:ins w:author="Ryo Shibata" w:id="84" w:date="2023-04-11T00:53:22Z">
        <w:r w:rsidDel="00000000" w:rsidR="00000000" w:rsidRPr="00000000">
          <w:rPr>
            <w:rtl w:val="0"/>
          </w:rPr>
          <w:t xml:space="preserve">,</w:t>
        </w:r>
      </w:ins>
      <w:r w:rsidDel="00000000" w:rsidR="00000000" w:rsidRPr="00000000">
        <w:rPr>
          <w:rtl w:val="0"/>
        </w:rPr>
        <w:t xml:space="preserve"> and the ECI is accordingly recomputed. The final two sensitivity graphs show the same results using 2013 data. Below is an example of an ECI sensitivity graph.</w:t>
      </w:r>
    </w:p>
    <w:p w:rsidR="00000000" w:rsidDel="00000000" w:rsidP="00000000" w:rsidRDefault="00000000" w:rsidRPr="00000000" w14:paraId="00000125">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6" name="image2.jpg"/>
            <a:graphic>
              <a:graphicData uri="http://schemas.openxmlformats.org/drawingml/2006/picture">
                <pic:pic>
                  <pic:nvPicPr>
                    <pic:cNvPr id="0" name="image2.jpg"/>
                    <pic:cNvPicPr preferRelativeResize="0"/>
                  </pic:nvPicPr>
                  <pic:blipFill>
                    <a:blip r:embed="rId24"/>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27">
      <w:pPr>
        <w:pageBreakBefore w:val="0"/>
        <w:jc w:val="both"/>
        <w:rPr>
          <w:b w:val="1"/>
          <w:bCs w:val="1"/>
        </w:rPr>
      </w:pPr>
      <w:r w:rsidDel="00000000" w:rsidR="00000000" w:rsidRPr="00000000">
        <w:rPr>
          <w:rtl w:val="0"/>
        </w:rPr>
      </w:r>
    </w:p>
    <w:p w:rsidR="00000000" w:rsidDel="00000000" w:rsidP="00000000" w:rsidRDefault="00000000" w:rsidRPr="00000000" w14:paraId="00000128">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29">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w:t>
      </w:r>
      <w:ins w:author="Ryo Shibata" w:id="85" w:date="2023-04-11T01:26:09Z">
        <w:r w:rsidDel="00000000" w:rsidR="00000000" w:rsidRPr="00000000">
          <w:rPr>
            <w:rtl w:val="0"/>
          </w:rPr>
          <w:t xml:space="preserve">-</w:t>
        </w:r>
      </w:ins>
      <w:del w:author="Ryo Shibata" w:id="85" w:date="2023-04-11T01:26:09Z">
        <w:r w:rsidDel="00000000" w:rsidR="00000000" w:rsidRPr="00000000">
          <w:rPr>
            <w:rtl w:val="0"/>
          </w:rPr>
          <w:delText xml:space="preserve"> </w:delText>
        </w:r>
      </w:del>
      <w:ins w:author="Ryo Shibata" w:id="85" w:date="2023-04-11T01:26:09Z">
        <w:del w:author="Ryo Shibata" w:id="85" w:date="2023-04-11T01:26:09Z">
          <w:r w:rsidDel="00000000" w:rsidR="00000000" w:rsidRPr="00000000">
            <w:rPr>
              <w:rtl w:val="0"/>
            </w:rPr>
            <w:delText xml:space="preserve">c</w:delText>
          </w:r>
        </w:del>
      </w:ins>
      <w:del w:author="Ryo Shibata" w:id="85" w:date="2023-04-11T01:26:09Z">
        <w:r w:rsidDel="00000000" w:rsidR="00000000" w:rsidRPr="00000000">
          <w:rPr>
            <w:rtl w:val="0"/>
          </w:rPr>
          <w:delText xml:space="preserve">C</w:delText>
        </w:r>
      </w:del>
      <w:r w:rsidDel="00000000" w:rsidR="00000000" w:rsidRPr="00000000">
        <w:rPr>
          <w:rtl w:val="0"/>
        </w:rPr>
        <w:t xml:space="preserve">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2A">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w:t>
      </w:r>
      <w:del w:author="Ryo Shibata" w:id="86" w:date="2023-04-11T00:53:32Z">
        <w:r w:rsidDel="00000000" w:rsidR="00000000" w:rsidRPr="00000000">
          <w:rPr>
            <w:rtl w:val="0"/>
          </w:rPr>
          <w:delText xml:space="preserve"> </w:delText>
        </w:r>
      </w:del>
      <w:r w:rsidDel="00000000" w:rsidR="00000000" w:rsidRPr="00000000">
        <w:rPr>
          <w:rtl w:val="0"/>
        </w:rPr>
        <w:t xml:space="preserve">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2B">
      <w:pPr>
        <w:pageBreakBefore w:val="0"/>
        <w:spacing w:line="276" w:lineRule="auto"/>
        <w:rPr/>
      </w:pPr>
      <w:r w:rsidDel="00000000" w:rsidR="00000000" w:rsidRPr="00000000">
        <w:rPr>
          <w:rtl w:val="0"/>
        </w:rPr>
        <w:t xml:space="preserve">Similar to the ECI sensitivity graphs above, we will be shocking export of High</w:t>
      </w:r>
      <w:ins w:author="Ryo Shibata" w:id="87" w:date="2023-04-11T01:26:18Z">
        <w:r w:rsidDel="00000000" w:rsidR="00000000" w:rsidRPr="00000000">
          <w:rPr>
            <w:rtl w:val="0"/>
          </w:rPr>
          <w:t xml:space="preserve">-</w:t>
        </w:r>
      </w:ins>
      <w:del w:author="Ryo Shibata" w:id="87" w:date="2023-04-11T01:26:18Z">
        <w:r w:rsidDel="00000000" w:rsidR="00000000" w:rsidRPr="00000000">
          <w:rPr>
            <w:rtl w:val="0"/>
          </w:rPr>
          <w:delText xml:space="preserve"> </w:delText>
        </w:r>
      </w:del>
      <w:ins w:author="Ryo Shibata" w:id="87" w:date="2023-04-11T01:26:18Z">
        <w:del w:author="Ryo Shibata" w:id="87" w:date="2023-04-11T01:26:18Z">
          <w:r w:rsidDel="00000000" w:rsidR="00000000" w:rsidRPr="00000000">
            <w:rPr>
              <w:rtl w:val="0"/>
            </w:rPr>
            <w:delText xml:space="preserve">c</w:delText>
          </w:r>
        </w:del>
      </w:ins>
      <w:del w:author="Ryo Shibata" w:id="87" w:date="2023-04-11T01:26:18Z">
        <w:r w:rsidDel="00000000" w:rsidR="00000000" w:rsidRPr="00000000">
          <w:rPr>
            <w:rtl w:val="0"/>
          </w:rPr>
          <w:delText xml:space="preserve">C</w:delText>
        </w:r>
      </w:del>
      <w:r w:rsidDel="00000000" w:rsidR="00000000" w:rsidRPr="00000000">
        <w:rPr>
          <w:rtl w:val="0"/>
        </w:rPr>
        <w:t xml:space="preserve">omplexity Products and Food and Preparations in small percentage increments. A new SDV, represented by a new column in the charts, is recorded only when a certain level of shock changes the structure of the SDV. In effect</w:t>
      </w:r>
      <w:ins w:author="Ryo Shibata" w:id="88" w:date="2023-04-11T00:53:44Z">
        <w:r w:rsidDel="00000000" w:rsidR="00000000" w:rsidRPr="00000000">
          <w:rPr>
            <w:rtl w:val="0"/>
          </w:rPr>
          <w:t xml:space="preserve">,</w:t>
        </w:r>
      </w:ins>
      <w:r w:rsidDel="00000000" w:rsidR="00000000" w:rsidRPr="00000000">
        <w:rPr>
          <w:rtl w:val="0"/>
        </w:rPr>
        <w:t xml:space="preserve"> we are incrementing or decrementing export levels of two industries until the marginal opportunity gain of any industry changes in category (positive, negative, or neutral). </w:t>
      </w:r>
      <w:del w:author="Ryo Shibata" w:id="89" w:date="2023-04-11T00:53:49Z">
        <w:r w:rsidDel="00000000" w:rsidR="00000000" w:rsidRPr="00000000">
          <w:rPr>
            <w:rtl w:val="0"/>
          </w:rPr>
          <w:delText xml:space="preserve"> </w:delText>
        </w:r>
      </w:del>
      <w:r w:rsidDel="00000000" w:rsidR="00000000" w:rsidRPr="00000000">
        <w:rPr>
          <w:rtl w:val="0"/>
        </w:rPr>
        <w:t xml:space="preserve">Below is an example of a</w:t>
      </w:r>
      <w:ins w:author="Ryo Shibata" w:id="90" w:date="2023-04-11T00:53:51Z">
        <w:r w:rsidDel="00000000" w:rsidR="00000000" w:rsidRPr="00000000">
          <w:rPr>
            <w:rtl w:val="0"/>
          </w:rPr>
          <w:t xml:space="preserve">n</w:t>
        </w:r>
      </w:ins>
      <w:r w:rsidDel="00000000" w:rsidR="00000000" w:rsidRPr="00000000">
        <w:rPr>
          <w:rtl w:val="0"/>
        </w:rPr>
        <w:t xml:space="preserve"> SDV Sensitivity chart with Positive Shocking. Industries with positive marginal opportunity gain are colored blue, neutral is colored white</w:t>
      </w:r>
      <w:ins w:author="Ryo Shibata" w:id="91" w:date="2023-04-11T00:54:03Z">
        <w:r w:rsidDel="00000000" w:rsidR="00000000" w:rsidRPr="00000000">
          <w:rPr>
            <w:rtl w:val="0"/>
          </w:rPr>
          <w:t xml:space="preserve">,</w:t>
        </w:r>
      </w:ins>
      <w:r w:rsidDel="00000000" w:rsidR="00000000" w:rsidRPr="00000000">
        <w:rPr>
          <w:rtl w:val="0"/>
        </w:rPr>
        <w:t xml:space="preserve"> and negative is colored red. </w:t>
      </w:r>
    </w:p>
    <w:p w:rsidR="00000000" w:rsidDel="00000000" w:rsidP="00000000" w:rsidRDefault="00000000" w:rsidRPr="00000000" w14:paraId="0000012C">
      <w:pPr>
        <w:pageBreakBefore w:val="0"/>
        <w:spacing w:line="276" w:lineRule="auto"/>
        <w:rPr/>
      </w:pP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drawing>
          <wp:inline distB="114300" distT="114300" distL="114300" distR="114300">
            <wp:extent cx="5734050" cy="1739900"/>
            <wp:effectExtent b="0" l="0" r="0" t="0"/>
            <wp:docPr id="9"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2F">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30">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31">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w:t>
      </w:r>
      <w:del w:author="Ryo Shibata" w:id="92" w:date="2023-04-11T00:54:19Z">
        <w:r w:rsidDel="00000000" w:rsidR="00000000" w:rsidRPr="00000000">
          <w:rPr>
            <w:rtl w:val="0"/>
          </w:rPr>
          <w:delText xml:space="preserve"> </w:delText>
        </w:r>
      </w:del>
      <w:r w:rsidDel="00000000" w:rsidR="00000000" w:rsidRPr="00000000">
        <w:rPr>
          <w:rtl w:val="0"/>
        </w:rPr>
        <w:t xml:space="preserve">In some cases, the SDV remains unchanged even when a zero-opportunity-gain industry declines to its 20% in terms of export. We can then conclude the industry is not indispensable to the country. As a clarification, the three consecutive N/As mean</w:t>
      </w:r>
      <w:del w:author="Ryo Shibata" w:id="93" w:date="2023-04-11T00:54:39Z">
        <w:r w:rsidDel="00000000" w:rsidR="00000000" w:rsidRPr="00000000">
          <w:rPr>
            <w:rtl w:val="0"/>
          </w:rPr>
          <w:delText xml:space="preserve">s</w:delText>
        </w:r>
      </w:del>
      <w:r w:rsidDel="00000000" w:rsidR="00000000" w:rsidRPr="00000000">
        <w:rPr>
          <w:rtl w:val="0"/>
        </w:rPr>
        <w:t xml:space="preserve"> that the country doesn’t even need to respond to a collapse in the industry. Countries tend to have distinct solutions to the up and down of the same industry. </w:t>
      </w:r>
      <w:del w:author="Ryo Shibata" w:id="94" w:date="2023-04-11T00:54:44Z">
        <w:r w:rsidDel="00000000" w:rsidR="00000000" w:rsidRPr="00000000">
          <w:rPr>
            <w:rtl w:val="0"/>
          </w:rPr>
          <w:delText xml:space="preserve"> </w:delText>
        </w:r>
      </w:del>
      <w:r w:rsidDel="00000000" w:rsidR="00000000" w:rsidRPr="00000000">
        <w:rPr>
          <w:rtl w:val="0"/>
        </w:rPr>
        <w:t xml:space="preserve">To create the contingency strategy table</w:t>
      </w:r>
      <w:ins w:author="Ryo Shibata" w:id="95" w:date="2023-04-11T00:54:52Z">
        <w:r w:rsidDel="00000000" w:rsidR="00000000" w:rsidRPr="00000000">
          <w:rPr>
            <w:rtl w:val="0"/>
          </w:rPr>
          <w:t xml:space="preserve">,</w:t>
        </w:r>
      </w:ins>
      <w:r w:rsidDel="00000000" w:rsidR="00000000" w:rsidRPr="00000000">
        <w:rPr>
          <w:rtl w:val="0"/>
        </w:rPr>
        <w:t xml:space="preserve"> we decrease </w:t>
      </w:r>
      <w:del w:author="Ryo Shibata" w:id="96" w:date="2023-04-11T00:55:07Z">
        <w:r w:rsidDel="00000000" w:rsidR="00000000" w:rsidRPr="00000000">
          <w:rPr>
            <w:rtl w:val="0"/>
          </w:rPr>
          <w:delText xml:space="preserve"> </w:delText>
        </w:r>
      </w:del>
      <w:r w:rsidDel="00000000" w:rsidR="00000000" w:rsidRPr="00000000">
        <w:rPr>
          <w:rtl w:val="0"/>
        </w:rPr>
        <w:t xml:space="preserve">the export level for each industry in the country’s current production space by 60% respectively. The three highest</w:t>
      </w:r>
      <w:ins w:author="Ryo Shibata" w:id="97" w:date="2023-04-11T00:55:14Z">
        <w:r w:rsidDel="00000000" w:rsidR="00000000" w:rsidRPr="00000000">
          <w:rPr>
            <w:rtl w:val="0"/>
          </w:rPr>
          <w:t xml:space="preserve">-</w:t>
        </w:r>
      </w:ins>
      <w:del w:author="Ryo Shibata" w:id="97" w:date="2023-04-11T00:55:14Z">
        <w:r w:rsidDel="00000000" w:rsidR="00000000" w:rsidRPr="00000000">
          <w:rPr>
            <w:rtl w:val="0"/>
          </w:rPr>
          <w:delText xml:space="preserve"> </w:delText>
        </w:r>
      </w:del>
      <w:r w:rsidDel="00000000" w:rsidR="00000000" w:rsidRPr="00000000">
        <w:rPr>
          <w:rtl w:val="0"/>
        </w:rPr>
        <w:t xml:space="preserve">ranking industries in the new SDV are then returned. </w:t>
      </w:r>
    </w:p>
    <w:p w:rsidR="00000000" w:rsidDel="00000000" w:rsidP="00000000" w:rsidRDefault="00000000" w:rsidRPr="00000000" w14:paraId="00000132">
      <w:pPr>
        <w:pageBreakBefore w:val="0"/>
        <w:spacing w:line="276" w:lineRule="auto"/>
        <w:rPr/>
      </w:pPr>
      <w:r w:rsidDel="00000000" w:rsidR="00000000" w:rsidRPr="00000000">
        <w:rPr>
          <w:rtl w:val="0"/>
        </w:rPr>
      </w:r>
    </w:p>
    <w:p w:rsidR="00000000" w:rsidDel="00000000" w:rsidP="00000000" w:rsidRDefault="00000000" w:rsidRPr="00000000" w14:paraId="00000133">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5"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3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8">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3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A">
      <w:pPr>
        <w:pageBreakBefore w:val="0"/>
        <w:jc w:val="both"/>
        <w:rPr/>
      </w:pPr>
      <w:r w:rsidDel="00000000" w:rsidR="00000000" w:rsidRPr="00000000">
        <w:rPr>
          <w:rtl w:val="0"/>
        </w:rPr>
        <w:t xml:space="preserve">Below is Ghana’s 2018 ECI Sensitivity Charts. Firstly</w:t>
      </w:r>
      <w:ins w:author="Ryo Shibata" w:id="98" w:date="2023-04-11T00:59:26Z">
        <w:r w:rsidDel="00000000" w:rsidR="00000000" w:rsidRPr="00000000">
          <w:rPr>
            <w:rtl w:val="0"/>
          </w:rPr>
          <w:t xml:space="preserve">,</w:t>
        </w:r>
      </w:ins>
      <w:r w:rsidDel="00000000" w:rsidR="00000000" w:rsidRPr="00000000">
        <w:rPr>
          <w:rtl w:val="0"/>
        </w:rPr>
        <w:t xml:space="preserve"> in the positive chart, we notice immediately that Ghana has a quite negative ECI score. That being said, 50-75% increases of export in Weapons and Raw Manufacturing lead to the largest increase in ECI score. Ghana is fairly insensitive to increases in export for all other industries. </w:t>
      </w:r>
    </w:p>
    <w:p w:rsidR="00000000" w:rsidDel="00000000" w:rsidP="00000000" w:rsidRDefault="00000000" w:rsidRPr="00000000" w14:paraId="0000013B">
      <w:pPr>
        <w:pageBreakBefore w:val="0"/>
        <w:jc w:val="both"/>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Next</w:t>
      </w:r>
      <w:ins w:author="Ryo Shibata" w:id="99" w:date="2023-04-11T00:59:47Z">
        <w:r w:rsidDel="00000000" w:rsidR="00000000" w:rsidRPr="00000000">
          <w:rPr>
            <w:rtl w:val="0"/>
          </w:rPr>
          <w:t xml:space="preserve">,</w:t>
        </w:r>
      </w:ins>
      <w:r w:rsidDel="00000000" w:rsidR="00000000" w:rsidRPr="00000000">
        <w:rPr>
          <w:rtl w:val="0"/>
        </w:rPr>
        <w:t xml:space="preserve"> we consider Ghana’s 2018 Negative Shock chart. We see by the range of the chart that</w:t>
      </w:r>
      <w:ins w:author="Ryo Shibata" w:id="100" w:date="2023-04-11T01:00:05Z">
        <w:r w:rsidDel="00000000" w:rsidR="00000000" w:rsidRPr="00000000">
          <w:rPr>
            <w:rtl w:val="0"/>
          </w:rPr>
          <w:t xml:space="preserve">,</w:t>
        </w:r>
      </w:ins>
      <w:r w:rsidDel="00000000" w:rsidR="00000000" w:rsidRPr="00000000">
        <w:rPr>
          <w:rtl w:val="0"/>
        </w:rPr>
        <w:t xml:space="preserve"> in fact</w:t>
      </w:r>
      <w:ins w:author="Ryo Shibata" w:id="101" w:date="2023-04-11T01:00:11Z">
        <w:r w:rsidDel="00000000" w:rsidR="00000000" w:rsidRPr="00000000">
          <w:rPr>
            <w:rtl w:val="0"/>
          </w:rPr>
          <w:t xml:space="preserve">,</w:t>
        </w:r>
      </w:ins>
      <w:r w:rsidDel="00000000" w:rsidR="00000000" w:rsidRPr="00000000">
        <w:rPr>
          <w:rtl w:val="0"/>
        </w:rPr>
        <w:t xml:space="preserve"> Ghana is quite insensitive to changes in export in any of its industries. That being said, increases of export in Precious Stones and Energy, Drilling, &amp; Mining lead to very small increases in ECI. </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21"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ageBreakBefore w:val="0"/>
        <w:jc w:val="center"/>
        <w:rPr>
          <w:b w:val="1"/>
          <w:bCs w:val="1"/>
        </w:rPr>
      </w:pPr>
      <w:r w:rsidDel="00000000" w:rsidR="00000000" w:rsidRPr="00000000">
        <w:rPr>
          <w:rtl w:val="0"/>
        </w:rPr>
        <w:t xml:space="preserve">Ghana 2018 (Incremental ECI Sensitivity)</w:t>
      </w:r>
      <w:r w:rsidDel="00000000" w:rsidR="00000000" w:rsidRPr="00000000">
        <w:rPr>
          <w:rtl w:val="0"/>
        </w:rPr>
      </w:r>
    </w:p>
    <w:p w:rsidR="00000000" w:rsidDel="00000000" w:rsidP="00000000" w:rsidRDefault="00000000" w:rsidRPr="00000000" w14:paraId="00000140">
      <w:pPr>
        <w:pageBreakBefore w:val="0"/>
        <w:jc w:val="both"/>
        <w:rPr>
          <w:b w:val="1"/>
          <w:bCs w:val="1"/>
        </w:rPr>
      </w:pPr>
      <w:r w:rsidDel="00000000" w:rsidR="00000000" w:rsidRPr="00000000">
        <w:rPr>
          <w:rtl w:val="0"/>
        </w:rPr>
      </w:r>
    </w:p>
    <w:p w:rsidR="00000000" w:rsidDel="00000000" w:rsidP="00000000" w:rsidRDefault="00000000" w:rsidRPr="00000000" w14:paraId="00000141">
      <w:pPr>
        <w:pageBreakBefore w:val="0"/>
        <w:jc w:val="both"/>
        <w:rPr>
          <w:b w:val="1"/>
          <w:bCs w:val="1"/>
        </w:rPr>
      </w:pPr>
      <w:r w:rsidDel="00000000" w:rsidR="00000000" w:rsidRPr="00000000">
        <w:rPr>
          <w:rtl w:val="0"/>
        </w:rPr>
      </w:r>
    </w:p>
    <w:p w:rsidR="00000000" w:rsidDel="00000000" w:rsidP="00000000" w:rsidRDefault="00000000" w:rsidRPr="00000000" w14:paraId="00000142">
      <w:pPr>
        <w:pageBreakBefore w:val="0"/>
        <w:jc w:val="both"/>
        <w:rPr>
          <w:b w:val="1"/>
          <w:bCs w:val="1"/>
        </w:rPr>
      </w:pPr>
      <w:r w:rsidDel="00000000" w:rsidR="00000000" w:rsidRPr="00000000">
        <w:rPr>
          <w:b w:val="1"/>
          <w:bCs w:val="1"/>
        </w:rPr>
        <w:drawing>
          <wp:inline distB="114300" distT="114300" distL="114300" distR="114300">
            <wp:extent cx="5731200" cy="2895600"/>
            <wp:effectExtent b="0" l="0" r="0" t="0"/>
            <wp:docPr id="4" name="image15.jpg"/>
            <a:graphic>
              <a:graphicData uri="http://schemas.openxmlformats.org/drawingml/2006/picture">
                <pic:pic>
                  <pic:nvPicPr>
                    <pic:cNvPr id="0" name="image15.jpg"/>
                    <pic:cNvPicPr preferRelativeResize="0"/>
                  </pic:nvPicPr>
                  <pic:blipFill>
                    <a:blip r:embed="rId2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ageBreakBefore w:val="0"/>
        <w:jc w:val="center"/>
        <w:rPr/>
      </w:pPr>
      <w:r w:rsidDel="00000000" w:rsidR="00000000" w:rsidRPr="00000000">
        <w:rPr>
          <w:rtl w:val="0"/>
        </w:rPr>
        <w:t xml:space="preserve">Ghana 2018 (Decremental  ECI Sensitivity)</w:t>
      </w:r>
    </w:p>
    <w:p w:rsidR="00000000" w:rsidDel="00000000" w:rsidP="00000000" w:rsidRDefault="00000000" w:rsidRPr="00000000" w14:paraId="00000144">
      <w:pPr>
        <w:pageBreakBefore w:val="0"/>
        <w:jc w:val="center"/>
        <w:rPr/>
      </w:pP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t xml:space="preserve">Next</w:t>
      </w:r>
      <w:ins w:author="Ryo Shibata" w:id="102" w:date="2023-04-11T01:00:18Z">
        <w:r w:rsidDel="00000000" w:rsidR="00000000" w:rsidRPr="00000000">
          <w:rPr>
            <w:rtl w:val="0"/>
          </w:rPr>
          <w:t xml:space="preserve">,</w:t>
        </w:r>
      </w:ins>
      <w:r w:rsidDel="00000000" w:rsidR="00000000" w:rsidRPr="00000000">
        <w:rPr>
          <w:rtl w:val="0"/>
        </w:rPr>
        <w:t xml:space="preserve"> we consider the 2013 ECI Sensitivity graphs. We see immediately that Ghana had a slightly higher ECI score in 2013. We see that increases in export of Precious Stones and Energy Products lead to quite drastic decreases in ECI. On the other hand, </w:t>
      </w:r>
      <w:ins w:author="Ryo Shibata" w:id="103" w:date="2023-04-11T01:01:14Z">
        <w:r w:rsidDel="00000000" w:rsidR="00000000" w:rsidRPr="00000000">
          <w:rPr>
            <w:rtl w:val="0"/>
          </w:rPr>
          <w:t xml:space="preserve">an </w:t>
        </w:r>
      </w:ins>
      <w:r w:rsidDel="00000000" w:rsidR="00000000" w:rsidRPr="00000000">
        <w:rPr>
          <w:rtl w:val="0"/>
        </w:rPr>
        <w:t xml:space="preserve">increase in export of Chemical Manufacturing seems to be a viable way to increase the overall ECI score of the country. </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In the negative shocking chart</w:t>
      </w:r>
      <w:ins w:author="Ryo Shibata" w:id="104" w:date="2023-04-11T01:00:27Z">
        <w:r w:rsidDel="00000000" w:rsidR="00000000" w:rsidRPr="00000000">
          <w:rPr>
            <w:rtl w:val="0"/>
          </w:rPr>
          <w:t xml:space="preserve">,</w:t>
        </w:r>
      </w:ins>
      <w:r w:rsidDel="00000000" w:rsidR="00000000" w:rsidRPr="00000000">
        <w:rPr>
          <w:rtl w:val="0"/>
        </w:rPr>
        <w:t xml:space="preserve"> we see that Ghana was highly sensitive to drawdowns in export of Raw Manufacturing and Weapons. Very large decreases in a few industries could lead to large increases in ECI suggesting that Ghana has a suboptimal mix of industries i</w:t>
      </w:r>
      <w:ins w:author="Ryo Shibata" w:id="105" w:date="2023-04-11T01:01:30Z">
        <w:r w:rsidDel="00000000" w:rsidR="00000000" w:rsidRPr="00000000">
          <w:rPr>
            <w:rtl w:val="0"/>
          </w:rPr>
          <w:t xml:space="preserve">t</w:t>
        </w:r>
      </w:ins>
      <w:del w:author="Ryo Shibata" w:id="105" w:date="2023-04-11T01:01:30Z">
        <w:r w:rsidDel="00000000" w:rsidR="00000000" w:rsidRPr="00000000">
          <w:rPr>
            <w:rtl w:val="0"/>
          </w:rPr>
          <w:delText xml:space="preserve">s </w:delText>
        </w:r>
      </w:del>
      <w:r w:rsidDel="00000000" w:rsidR="00000000" w:rsidRPr="00000000">
        <w:rPr>
          <w:rtl w:val="0"/>
        </w:rPr>
        <w:t xml:space="preserve">currently operates in. </w:t>
      </w:r>
    </w:p>
    <w:p w:rsidR="00000000" w:rsidDel="00000000" w:rsidP="00000000" w:rsidRDefault="00000000" w:rsidRPr="00000000" w14:paraId="00000148">
      <w:pPr>
        <w:pageBreakBefore w:val="0"/>
        <w:jc w:val="both"/>
        <w:rPr>
          <w:b w:val="1"/>
          <w:bCs w:val="1"/>
        </w:rPr>
      </w:pPr>
      <w:r w:rsidDel="00000000" w:rsidR="00000000" w:rsidRPr="00000000">
        <w:rPr>
          <w:b w:val="1"/>
          <w:bCs w:val="1"/>
        </w:rPr>
        <w:drawing>
          <wp:inline distB="114300" distT="114300" distL="114300" distR="114300">
            <wp:extent cx="5731200" cy="2882900"/>
            <wp:effectExtent b="0" l="0" r="0" t="0"/>
            <wp:docPr id="23" name="image14.jpg"/>
            <a:graphic>
              <a:graphicData uri="http://schemas.openxmlformats.org/drawingml/2006/picture">
                <pic:pic>
                  <pic:nvPicPr>
                    <pic:cNvPr id="0" name="image14.jpg"/>
                    <pic:cNvPicPr preferRelativeResize="0"/>
                  </pic:nvPicPr>
                  <pic:blipFill>
                    <a:blip r:embed="rId2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ageBreakBefore w:val="0"/>
        <w:jc w:val="center"/>
        <w:rPr/>
      </w:pPr>
      <w:r w:rsidDel="00000000" w:rsidR="00000000" w:rsidRPr="00000000">
        <w:rPr>
          <w:rtl w:val="0"/>
        </w:rPr>
        <w:t xml:space="preserve">Ghana 2013 (Incremental ECI Sensitivity)</w:t>
      </w:r>
    </w:p>
    <w:p w:rsidR="00000000" w:rsidDel="00000000" w:rsidP="00000000" w:rsidRDefault="00000000" w:rsidRPr="00000000" w14:paraId="0000014A">
      <w:pPr>
        <w:pageBreakBefore w:val="0"/>
        <w:jc w:val="both"/>
        <w:rPr>
          <w:b w:val="1"/>
          <w:bCs w:val="1"/>
        </w:rPr>
      </w:pPr>
      <w:r w:rsidDel="00000000" w:rsidR="00000000" w:rsidRPr="00000000">
        <w:rPr>
          <w:rtl w:val="0"/>
        </w:rPr>
      </w:r>
    </w:p>
    <w:p w:rsidR="00000000" w:rsidDel="00000000" w:rsidP="00000000" w:rsidRDefault="00000000" w:rsidRPr="00000000" w14:paraId="0000014B">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22" name="image17.jpg"/>
            <a:graphic>
              <a:graphicData uri="http://schemas.openxmlformats.org/drawingml/2006/picture">
                <pic:pic>
                  <pic:nvPicPr>
                    <pic:cNvPr id="0" name="image17.jpg"/>
                    <pic:cNvPicPr preferRelativeResize="0"/>
                  </pic:nvPicPr>
                  <pic:blipFill>
                    <a:blip r:embed="rId3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ageBreakBefore w:val="0"/>
        <w:jc w:val="center"/>
        <w:rPr/>
      </w:pPr>
      <w:r w:rsidDel="00000000" w:rsidR="00000000" w:rsidRPr="00000000">
        <w:rPr>
          <w:rtl w:val="0"/>
        </w:rPr>
        <w:t xml:space="preserve">Ghana 2013 (Decremental </w:t>
      </w:r>
      <w:del w:author="Ryo Shibata" w:id="106" w:date="2023-04-11T01:01:35Z">
        <w:r w:rsidDel="00000000" w:rsidR="00000000" w:rsidRPr="00000000">
          <w:rPr>
            <w:rtl w:val="0"/>
          </w:rPr>
          <w:delText xml:space="preserve"> </w:delText>
        </w:r>
      </w:del>
      <w:r w:rsidDel="00000000" w:rsidR="00000000" w:rsidRPr="00000000">
        <w:rPr>
          <w:rtl w:val="0"/>
        </w:rPr>
        <w:t xml:space="preserve">ECI Sensitivity)</w:t>
      </w:r>
    </w:p>
    <w:p w:rsidR="00000000" w:rsidDel="00000000" w:rsidP="00000000" w:rsidRDefault="00000000" w:rsidRPr="00000000" w14:paraId="0000014D">
      <w:pPr>
        <w:pageBreakBefore w:val="0"/>
        <w:jc w:val="both"/>
        <w:rPr>
          <w:b w:val="1"/>
          <w:bCs w:val="1"/>
        </w:rPr>
      </w:pPr>
      <w:r w:rsidDel="00000000" w:rsidR="00000000" w:rsidRPr="00000000">
        <w:rPr>
          <w:rtl w:val="0"/>
        </w:rPr>
      </w:r>
    </w:p>
    <w:p w:rsidR="00000000" w:rsidDel="00000000" w:rsidP="00000000" w:rsidRDefault="00000000" w:rsidRPr="00000000" w14:paraId="0000014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F">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5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1">
      <w:pPr>
        <w:pageBreakBefore w:val="0"/>
        <w:jc w:val="both"/>
        <w:rPr>
          <w:b w:val="1"/>
          <w:bCs w:val="1"/>
          <w:sz w:val="28"/>
          <w:szCs w:val="28"/>
        </w:rPr>
      </w:pPr>
      <w:r w:rsidDel="00000000" w:rsidR="00000000" w:rsidRPr="00000000">
        <w:rPr>
          <w:rtl w:val="0"/>
        </w:rPr>
        <w:t xml:space="preserve">Decreasing export of each industry in Ghana’s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5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4">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149688" cy="2663631"/>
            <wp:effectExtent b="0" l="0" r="0" t="0"/>
            <wp:docPr id="15" name="image9.jpg"/>
            <a:graphic>
              <a:graphicData uri="http://schemas.openxmlformats.org/drawingml/2006/picture">
                <pic:pic>
                  <pic:nvPicPr>
                    <pic:cNvPr id="0" name="image9.jpg"/>
                    <pic:cNvPicPr preferRelativeResize="0"/>
                  </pic:nvPicPr>
                  <pic:blipFill>
                    <a:blip r:embed="rId31"/>
                    <a:srcRect b="0" l="0" r="0" t="0"/>
                    <a:stretch>
                      <a:fillRect/>
                    </a:stretch>
                  </pic:blipFill>
                  <pic:spPr>
                    <a:xfrm>
                      <a:off x="0" y="0"/>
                      <a:ext cx="5149688" cy="2663631"/>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jc w:val="center"/>
        <w:rPr>
          <w:sz w:val="30"/>
          <w:szCs w:val="30"/>
        </w:rPr>
      </w:pPr>
      <w:r w:rsidDel="00000000" w:rsidR="00000000" w:rsidRPr="00000000">
        <w:rPr>
          <w:rtl w:val="0"/>
        </w:rPr>
        <w:t xml:space="preserve">Ghana Contingency Strategy 2018</w:t>
      </w:r>
      <w:r w:rsidDel="00000000" w:rsidR="00000000" w:rsidRPr="00000000">
        <w:rPr>
          <w:rtl w:val="0"/>
        </w:rPr>
      </w:r>
    </w:p>
    <w:p w:rsidR="00000000" w:rsidDel="00000000" w:rsidP="00000000" w:rsidRDefault="00000000" w:rsidRPr="00000000" w14:paraId="00000156">
      <w:pPr>
        <w:pageBreakBefore w:val="0"/>
        <w:jc w:val="both"/>
        <w:rPr>
          <w:b w:val="1"/>
          <w:bCs w:val="1"/>
        </w:rPr>
      </w:pPr>
      <w:r w:rsidDel="00000000" w:rsidR="00000000" w:rsidRPr="00000000">
        <w:rPr>
          <w:rtl w:val="0"/>
        </w:rPr>
      </w:r>
    </w:p>
    <w:p w:rsidR="00000000" w:rsidDel="00000000" w:rsidP="00000000" w:rsidRDefault="00000000" w:rsidRPr="00000000" w14:paraId="00000157">
      <w:pPr>
        <w:pageBreakBefore w:val="0"/>
        <w:jc w:val="both"/>
        <w:rPr>
          <w:b w:val="1"/>
          <w:bCs w:val="1"/>
        </w:rPr>
      </w:pPr>
      <w:r w:rsidDel="00000000" w:rsidR="00000000" w:rsidRPr="00000000">
        <w:rPr>
          <w:rtl w:val="0"/>
        </w:rPr>
      </w:r>
    </w:p>
    <w:p w:rsidR="00000000" w:rsidDel="00000000" w:rsidP="00000000" w:rsidRDefault="00000000" w:rsidRPr="00000000" w14:paraId="0000015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59">
      <w:pPr>
        <w:pageBreakBefore w:val="0"/>
        <w:jc w:val="both"/>
        <w:rPr>
          <w:b w:val="1"/>
          <w:bCs w:val="1"/>
        </w:rPr>
      </w:pPr>
      <w:r w:rsidDel="00000000" w:rsidR="00000000" w:rsidRPr="00000000">
        <w:rPr>
          <w:rtl w:val="0"/>
        </w:rPr>
      </w:r>
    </w:p>
    <w:p w:rsidR="00000000" w:rsidDel="00000000" w:rsidP="00000000" w:rsidRDefault="00000000" w:rsidRPr="00000000" w14:paraId="0000015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5B">
      <w:pPr>
        <w:pageBreakBefore w:val="0"/>
        <w:jc w:val="both"/>
        <w:rPr/>
      </w:pPr>
      <w:r w:rsidDel="00000000" w:rsidR="00000000" w:rsidRPr="00000000">
        <w:rPr>
          <w:rtl w:val="0"/>
        </w:rPr>
        <w:t xml:space="preserve">Indeed, such </w:t>
      </w:r>
      <w:ins w:author="Ryo Shibata" w:id="107" w:date="2023-04-11T01:01:50Z">
        <w:r w:rsidDel="00000000" w:rsidR="00000000" w:rsidRPr="00000000">
          <w:rPr>
            <w:rtl w:val="0"/>
          </w:rPr>
          <w:t xml:space="preserve">a </w:t>
        </w:r>
      </w:ins>
      <w:r w:rsidDel="00000000" w:rsidR="00000000" w:rsidRPr="00000000">
        <w:rPr>
          <w:rtl w:val="0"/>
        </w:rPr>
        <w:t xml:space="preserve">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5C">
      <w:pPr>
        <w:pageBreakBefore w:val="0"/>
        <w:jc w:val="both"/>
        <w:rPr/>
      </w:pPr>
      <w:r w:rsidDel="00000000" w:rsidR="00000000" w:rsidRPr="00000000">
        <w:rPr>
          <w:rtl w:val="0"/>
        </w:rPr>
      </w:r>
    </w:p>
    <w:p w:rsidR="00000000" w:rsidDel="00000000" w:rsidP="00000000" w:rsidRDefault="00000000" w:rsidRPr="00000000" w14:paraId="0000015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5E">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67">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0"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68">
      <w:pPr>
        <w:pageBreakBefore w:val="0"/>
        <w:jc w:val="center"/>
        <w:rPr/>
      </w:pPr>
      <w:r w:rsidDel="00000000" w:rsidR="00000000" w:rsidRPr="00000000">
        <w:rPr>
          <w:rtl w:val="0"/>
        </w:rPr>
        <w:t xml:space="preserve">Figure 2: Regression of Five-</w:t>
      </w:r>
      <w:ins w:author="Ryo Shibata" w:id="108" w:date="2023-04-11T01:25:33Z">
        <w:r w:rsidDel="00000000" w:rsidR="00000000" w:rsidRPr="00000000">
          <w:rPr>
            <w:rtl w:val="0"/>
          </w:rPr>
          <w:t xml:space="preserve">Y</w:t>
        </w:r>
      </w:ins>
      <w:del w:author="Ryo Shibata" w:id="108" w:date="2023-04-11T01:25:33Z">
        <w:r w:rsidDel="00000000" w:rsidR="00000000" w:rsidRPr="00000000">
          <w:rPr>
            <w:rtl w:val="0"/>
          </w:rPr>
          <w:delText xml:space="preserve">y</w:delText>
        </w:r>
      </w:del>
      <w:r w:rsidDel="00000000" w:rsidR="00000000" w:rsidRPr="00000000">
        <w:rPr>
          <w:rtl w:val="0"/>
        </w:rPr>
        <w:t xml:space="preserve">ear GDP Growth over SOI</w:t>
      </w:r>
      <w:r w:rsidDel="00000000" w:rsidR="00000000" w:rsidRPr="00000000">
        <w:rPr>
          <w:rtl w:val="0"/>
        </w:rPr>
      </w:r>
    </w:p>
    <w:p w:rsidR="00000000" w:rsidDel="00000000" w:rsidP="00000000" w:rsidRDefault="00000000" w:rsidRPr="00000000" w14:paraId="00000169">
      <w:pPr>
        <w:pageBreakBefore w:val="0"/>
        <w:jc w:val="both"/>
        <w:rPr/>
      </w:pPr>
      <w:r w:rsidDel="00000000" w:rsidR="00000000" w:rsidRPr="00000000">
        <w:rPr>
          <w:rtl w:val="0"/>
        </w:rPr>
      </w:r>
    </w:p>
    <w:p w:rsidR="00000000" w:rsidDel="00000000" w:rsidP="00000000" w:rsidRDefault="00000000" w:rsidRPr="00000000" w14:paraId="0000016A">
      <w:pPr>
        <w:pageBreakBefore w:val="0"/>
        <w:jc w:val="both"/>
        <w:rPr>
          <w:b w:val="1"/>
          <w:bCs w:val="1"/>
        </w:rPr>
      </w:pPr>
      <w:r w:rsidDel="00000000" w:rsidR="00000000" w:rsidRPr="00000000">
        <w:rPr>
          <w:b w:val="1"/>
          <w:bCs w:val="1"/>
          <w:rtl w:val="0"/>
        </w:rPr>
        <w:t xml:space="preserve">5.2 SOI of Ghana and Its Implications</w:t>
      </w:r>
    </w:p>
    <w:p w:rsidR="00000000" w:rsidDel="00000000" w:rsidP="00000000" w:rsidRDefault="00000000" w:rsidRPr="00000000" w14:paraId="0000016B">
      <w:pPr>
        <w:pageBreakBefore w:val="0"/>
        <w:jc w:val="both"/>
        <w:rPr/>
      </w:pPr>
      <w:r w:rsidDel="00000000" w:rsidR="00000000" w:rsidRPr="00000000">
        <w:rPr>
          <w:rtl w:val="0"/>
        </w:rPr>
        <w:t xml:space="preserve">Ghana, for instance, has a lower level of structural optimality as compared with its emerging peers. As the regression in Figure 7 suggests (the orange curve represents export increase and the blue curve stands for opportunity gain of the corresponding industry), Ghana demonstrates a lower level of correlation with the suggested developmental path, having an adjusted R-square of around 2.8%. Ghana ranks in the third quartile among all countries in terms of SOI and has made a higher rate of economic progress among its emerging peers from 2013 to 2018 with a 5-year GDP growth rate of 35.6%, which is consistent with the regression result in Figure 6. This is in direct contrast to developed economies such as Japan, where there is </w:t>
      </w:r>
      <w:ins w:author="Ryo Shibata" w:id="109" w:date="2023-04-11T01:02:23Z">
        <w:r w:rsidDel="00000000" w:rsidR="00000000" w:rsidRPr="00000000">
          <w:rPr>
            <w:rtl w:val="0"/>
          </w:rPr>
          <w:t xml:space="preserve">a </w:t>
        </w:r>
      </w:ins>
      <w:r w:rsidDel="00000000" w:rsidR="00000000" w:rsidRPr="00000000">
        <w:rPr>
          <w:rtl w:val="0"/>
        </w:rPr>
        <w:t xml:space="preserve">moderate SOI of around -4.8% and a corresponding 5-year growth rate of 9.0%, ranking it a slow-developing economy during the period. In sum, despite Ghana’s high rate of economic progress from 2013 to 2018, there was a considerable deviation from our suggested development path. </w:t>
      </w:r>
      <w:ins w:author="Ryo Shibata" w:id="110" w:date="2023-04-11T01:02:35Z">
        <w:r w:rsidDel="00000000" w:rsidR="00000000" w:rsidRPr="00000000">
          <w:rPr>
            <w:rtl w:val="0"/>
          </w:rPr>
          <w:t xml:space="preserve">Specifically</w:t>
        </w:r>
      </w:ins>
      <w:del w:author="Ryo Shibata" w:id="110" w:date="2023-04-11T01:02:35Z">
        <w:r w:rsidDel="00000000" w:rsidR="00000000" w:rsidRPr="00000000">
          <w:rPr>
            <w:rtl w:val="0"/>
          </w:rPr>
          <w:delText xml:space="preserve">In specific</w:delText>
        </w:r>
      </w:del>
      <w:r w:rsidDel="00000000" w:rsidR="00000000" w:rsidRPr="00000000">
        <w:rPr>
          <w:rtl w:val="0"/>
        </w:rPr>
        <w:t xml:space="preserve">, Ghana invested heavily in the Transportation and Machinery industry, whereas our model would have suggested investment in less complex industry groups such as precious stones. </w:t>
      </w:r>
    </w:p>
    <w:p w:rsidR="00000000" w:rsidDel="00000000" w:rsidP="00000000" w:rsidRDefault="00000000" w:rsidRPr="00000000" w14:paraId="0000016C">
      <w:pPr>
        <w:pageBreakBefore w:val="0"/>
        <w:jc w:val="both"/>
        <w:rPr/>
      </w:pPr>
      <w:r w:rsidDel="00000000" w:rsidR="00000000" w:rsidRPr="00000000">
        <w:rPr>
          <w:rtl w:val="0"/>
        </w:rPr>
      </w:r>
    </w:p>
    <w:p w:rsidR="00000000" w:rsidDel="00000000" w:rsidP="00000000" w:rsidRDefault="00000000" w:rsidRPr="00000000" w14:paraId="0000016D">
      <w:pPr>
        <w:pageBreakBefore w:val="0"/>
        <w:jc w:val="both"/>
        <w:rPr/>
      </w:pPr>
      <w:r w:rsidDel="00000000" w:rsidR="00000000" w:rsidRPr="00000000">
        <w:rPr/>
        <w:drawing>
          <wp:inline distB="114300" distT="114300" distL="114300" distR="114300">
            <wp:extent cx="6041423" cy="2295525"/>
            <wp:effectExtent b="0" l="0" r="0" t="0"/>
            <wp:docPr id="12"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6041423"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jc w:val="center"/>
        <w:rPr>
          <w:b w:val="1"/>
          <w:bCs w:val="1"/>
        </w:rPr>
      </w:pPr>
      <w:r w:rsidDel="00000000" w:rsidR="00000000" w:rsidRPr="00000000">
        <w:rPr>
          <w:rtl w:val="0"/>
        </w:rPr>
        <w:t xml:space="preserve">Figure 7: SOI of Ghana</w:t>
      </w:r>
      <w:del w:author="Ryo Shibata" w:id="111" w:date="2023-04-11T01:25:08Z">
        <w:r w:rsidDel="00000000" w:rsidR="00000000" w:rsidRPr="00000000">
          <w:rPr>
            <w:rtl w:val="0"/>
          </w:rPr>
          <w:delText xml:space="preserve">.</w:delText>
        </w:r>
      </w:del>
      <w:r w:rsidDel="00000000" w:rsidR="00000000" w:rsidRPr="00000000">
        <w:rPr>
          <w:rtl w:val="0"/>
        </w:rPr>
        <w:t xml:space="preserve"> (2013-2018)</w:t>
      </w:r>
      <w:r w:rsidDel="00000000" w:rsidR="00000000" w:rsidRPr="00000000">
        <w:rPr>
          <w:rtl w:val="0"/>
        </w:rPr>
      </w:r>
    </w:p>
    <w:p w:rsidR="00000000" w:rsidDel="00000000" w:rsidP="00000000" w:rsidRDefault="00000000" w:rsidRPr="00000000" w14:paraId="0000016F">
      <w:pPr>
        <w:pageBreakBefore w:val="0"/>
        <w:jc w:val="both"/>
        <w:rPr>
          <w:b w:val="1"/>
          <w:bCs w:val="1"/>
        </w:rPr>
      </w:pPr>
      <w:r w:rsidDel="00000000" w:rsidR="00000000" w:rsidRPr="00000000">
        <w:rPr>
          <w:rtl w:val="0"/>
        </w:rPr>
      </w:r>
    </w:p>
    <w:p w:rsidR="00000000" w:rsidDel="00000000" w:rsidP="00000000" w:rsidRDefault="00000000" w:rsidRPr="00000000" w14:paraId="00000170">
      <w:pPr>
        <w:pageBreakBefore w:val="0"/>
        <w:jc w:val="both"/>
        <w:rPr>
          <w:b w:val="1"/>
          <w:bCs w:val="1"/>
        </w:rPr>
      </w:pPr>
      <w:r w:rsidDel="00000000" w:rsidR="00000000" w:rsidRPr="00000000">
        <w:rPr>
          <w:rtl w:val="0"/>
        </w:rPr>
      </w:r>
    </w:p>
    <w:p w:rsidR="00000000" w:rsidDel="00000000" w:rsidP="00000000" w:rsidRDefault="00000000" w:rsidRPr="00000000" w14:paraId="0000017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72">
      <w:pPr>
        <w:pageBreakBefore w:val="0"/>
        <w:jc w:val="both"/>
        <w:rPr/>
      </w:pPr>
      <w:r w:rsidDel="00000000" w:rsidR="00000000" w:rsidRPr="00000000">
        <w:rPr>
          <w:rtl w:val="0"/>
        </w:rPr>
      </w:r>
    </w:p>
    <w:p w:rsidR="00000000" w:rsidDel="00000000" w:rsidP="00000000" w:rsidRDefault="00000000" w:rsidRPr="00000000" w14:paraId="00000173">
      <w:pPr>
        <w:pageBreakBefore w:val="0"/>
        <w:jc w:val="both"/>
        <w:rPr/>
      </w:pPr>
      <w:r w:rsidDel="00000000" w:rsidR="00000000" w:rsidRPr="00000000">
        <w:rPr>
          <w:rtl w:val="0"/>
        </w:rPr>
        <w:t xml:space="preserve">In conclusion, Ghana has demonstrated a moderate level of economic growth in terms of annual GDP increase during the period from 2013 to 2018, concurrent with a decrease in economic complexity as compared with other emerging economies. </w:t>
      </w:r>
    </w:p>
    <w:p w:rsidR="00000000" w:rsidDel="00000000" w:rsidP="00000000" w:rsidRDefault="00000000" w:rsidRPr="00000000" w14:paraId="00000174">
      <w:pPr>
        <w:pageBreakBefore w:val="0"/>
        <w:jc w:val="both"/>
        <w:rPr/>
      </w:pPr>
      <w:r w:rsidDel="00000000" w:rsidR="00000000" w:rsidRPr="00000000">
        <w:rPr>
          <w:rtl w:val="0"/>
        </w:rPr>
      </w:r>
    </w:p>
    <w:p w:rsidR="00000000" w:rsidDel="00000000" w:rsidP="00000000" w:rsidRDefault="00000000" w:rsidRPr="00000000" w14:paraId="00000175">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Ghana on the industry group level. The product classification system we adopt allows us to measure the realized industry development for various industry groups and to observe that Ghana consistently relied on developing the Transportation, Daily Instruments, Machinery and Construction, and High-</w:t>
      </w:r>
      <w:ins w:author="Ryo Shibata" w:id="112" w:date="2023-04-11T01:26:30Z">
        <w:r w:rsidDel="00000000" w:rsidR="00000000" w:rsidRPr="00000000">
          <w:rPr>
            <w:rtl w:val="0"/>
          </w:rPr>
          <w:t xml:space="preserve">c</w:t>
        </w:r>
      </w:ins>
      <w:del w:author="Ryo Shibata" w:id="112" w:date="2023-04-11T01:26:30Z">
        <w:r w:rsidDel="00000000" w:rsidR="00000000" w:rsidRPr="00000000">
          <w:rPr>
            <w:rtl w:val="0"/>
          </w:rPr>
          <w:delText xml:space="preserve">C</w:delText>
        </w:r>
      </w:del>
      <w:r w:rsidDel="00000000" w:rsidR="00000000" w:rsidRPr="00000000">
        <w:rPr>
          <w:rtl w:val="0"/>
        </w:rPr>
        <w:t xml:space="preserve">omplexity Products </w:t>
      </w:r>
      <w:r w:rsidDel="00000000" w:rsidR="00000000" w:rsidRPr="00000000">
        <w:rPr>
          <w:rtl w:val="0"/>
        </w:rPr>
        <w:t xml:space="preserve">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76">
      <w:pPr>
        <w:pageBreakBefore w:val="0"/>
        <w:jc w:val="both"/>
        <w:rPr/>
      </w:pPr>
      <w:r w:rsidDel="00000000" w:rsidR="00000000" w:rsidRPr="00000000">
        <w:rPr>
          <w:rtl w:val="0"/>
        </w:rPr>
      </w:r>
    </w:p>
    <w:p w:rsidR="00000000" w:rsidDel="00000000" w:rsidP="00000000" w:rsidRDefault="00000000" w:rsidRPr="00000000" w14:paraId="00000177">
      <w:pPr>
        <w:pageBreakBefore w:val="0"/>
        <w:jc w:val="both"/>
        <w:rPr/>
      </w:pPr>
      <w:r w:rsidDel="00000000" w:rsidR="00000000" w:rsidRPr="00000000">
        <w:rPr>
          <w:rtl w:val="0"/>
        </w:rPr>
        <w:t xml:space="preserve">Based on our analysis of the opportunity gain and a sensitivity analysis of major industry groups, Ghana can greatly further its gains by prioritizing Weapons and Raw Manufacturing, and can slightly increase its gains by also focusing on Precious Stones, Drilling, and Mining. We further note that Ghana has a heavily mismatched development strategy that indicates a low level (compared to other emerging countries) of structural optimality on the complexity level, having an adjusted R-square of around 2.8%. Since a significant positive correlation exists between five-year GDP growth and the structural optimality index of an economy as we define and calculate, Ghana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78">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79">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7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B">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7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7D">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7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7F">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8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1">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8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3">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8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5">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8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7">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8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89">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8A">
      <w:pPr>
        <w:pageBreakBefore w:val="0"/>
        <w:jc w:val="both"/>
        <w:rPr/>
      </w:pPr>
      <w:r w:rsidDel="00000000" w:rsidR="00000000" w:rsidRPr="00000000">
        <w:rPr>
          <w:rtl w:val="0"/>
        </w:rPr>
      </w:r>
    </w:p>
    <w:sectPr>
      <w:headerReference r:id="rId34" w:type="default"/>
      <w:footerReference r:id="rId35" w:type="default"/>
      <w:footerReference r:id="rId36" w:type="first"/>
      <w:footerReference r:id="rId37"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yo Shibata" w:id="0" w:date="2023-04-10T22:15:43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 might be a better word choice here.</w:t>
      </w:r>
    </w:p>
  </w:comment>
  <w:comment w:author="Ryo Shibata" w:id="1" w:date="2023-04-10T22:18:01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"labeled" (The paper is standardized in U.S. English)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2.jp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image" Target="media/image1.jpg"/><Relationship Id="rId25" Type="http://schemas.openxmlformats.org/officeDocument/2006/relationships/image" Target="media/image6.jpg"/><Relationship Id="rId28" Type="http://schemas.openxmlformats.org/officeDocument/2006/relationships/image" Target="media/image15.jpg"/><Relationship Id="rId27" Type="http://schemas.openxmlformats.org/officeDocument/2006/relationships/image" Target="media/image10.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jpg"/><Relationship Id="rId7" Type="http://schemas.openxmlformats.org/officeDocument/2006/relationships/image" Target="media/image20.png"/><Relationship Id="rId8" Type="http://schemas.openxmlformats.org/officeDocument/2006/relationships/image" Target="media/image26.png"/><Relationship Id="rId31" Type="http://schemas.openxmlformats.org/officeDocument/2006/relationships/image" Target="media/image9.jpg"/><Relationship Id="rId30" Type="http://schemas.openxmlformats.org/officeDocument/2006/relationships/image" Target="media/image17.jpg"/><Relationship Id="rId11" Type="http://schemas.openxmlformats.org/officeDocument/2006/relationships/image" Target="media/image18.png"/><Relationship Id="rId33" Type="http://schemas.openxmlformats.org/officeDocument/2006/relationships/image" Target="media/image25.png"/><Relationship Id="rId10" Type="http://schemas.openxmlformats.org/officeDocument/2006/relationships/image" Target="media/image12.png"/><Relationship Id="rId32" Type="http://schemas.openxmlformats.org/officeDocument/2006/relationships/image" Target="media/image3.png"/><Relationship Id="rId13" Type="http://schemas.openxmlformats.org/officeDocument/2006/relationships/image" Target="media/image24.png"/><Relationship Id="rId35" Type="http://schemas.openxmlformats.org/officeDocument/2006/relationships/footer" Target="footer2.xml"/><Relationship Id="rId12" Type="http://schemas.openxmlformats.org/officeDocument/2006/relationships/image" Target="media/image16.jpg"/><Relationship Id="rId34" Type="http://schemas.openxmlformats.org/officeDocument/2006/relationships/header" Target="header1.xml"/><Relationship Id="rId15" Type="http://schemas.openxmlformats.org/officeDocument/2006/relationships/image" Target="media/image13.jpg"/><Relationship Id="rId37" Type="http://schemas.openxmlformats.org/officeDocument/2006/relationships/footer" Target="footer1.xml"/><Relationship Id="rId14" Type="http://schemas.openxmlformats.org/officeDocument/2006/relationships/image" Target="media/image27.png"/><Relationship Id="rId36" Type="http://schemas.openxmlformats.org/officeDocument/2006/relationships/footer" Target="footer3.xml"/><Relationship Id="rId17" Type="http://schemas.openxmlformats.org/officeDocument/2006/relationships/image" Target="media/image4.png"/><Relationship Id="rId16" Type="http://schemas.openxmlformats.org/officeDocument/2006/relationships/image" Target="media/image11.png"/><Relationship Id="rId19" Type="http://schemas.openxmlformats.org/officeDocument/2006/relationships/image" Target="media/image19.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