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25" name="image27.png"/>
            <a:graphic>
              <a:graphicData uri="http://schemas.openxmlformats.org/drawingml/2006/picture">
                <pic:pic>
                  <pic:nvPicPr>
                    <pic:cNvPr id="0" name="image27.png"/>
                    <pic:cNvPicPr preferRelativeResize="0"/>
                  </pic:nvPicPr>
                  <pic:blipFill>
                    <a:blip r:embed="rId6"/>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Israel</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Israel</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Israel went through during the period from 2013 to 2018. Specifically, we dive into the topic through a macroeconomic overview of Israel from the perspective of Gross Domestic Product (GDP) and Economic Complexity Index (ECI), which reflect countries’ production capability and production structure, respectively. We find that during the period of our interest, Israel demonstrated a moderate level of economic growth with an average annual GDP growth rate of </w:t>
      </w:r>
      <w:ins w:author="Ryo Shibata" w:id="0" w:date="2023-04-27T04:11:42Z">
        <w:r w:rsidDel="00000000" w:rsidR="00000000" w:rsidRPr="00000000">
          <w:rPr>
            <w:rtl w:val="0"/>
          </w:rPr>
          <w:t xml:space="preserve">4.57</w:t>
        </w:r>
      </w:ins>
      <w:del w:author="Ryo Shibata" w:id="0" w:date="2023-04-27T04:11:42Z">
        <w:r w:rsidDel="00000000" w:rsidR="00000000" w:rsidRPr="00000000">
          <w:rPr>
            <w:rtl w:val="0"/>
          </w:rPr>
          <w:delText xml:space="preserve">4.38</w:delText>
        </w:r>
      </w:del>
      <w:r w:rsidDel="00000000" w:rsidR="00000000" w:rsidRPr="00000000">
        <w:rPr>
          <w:rtl w:val="0"/>
        </w:rPr>
        <w:t xml:space="preserve">%, concurrent with a decrease in economic complexity as compared with other developed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Israel </w:t>
      </w:r>
      <w:ins w:author="Ryo Shibata" w:id="1" w:date="2023-04-15T19:45:17Z">
        <w:r w:rsidDel="00000000" w:rsidR="00000000" w:rsidRPr="00000000">
          <w:rPr>
            <w:rtl w:val="0"/>
          </w:rPr>
          <w:t xml:space="preserve">at</w:t>
        </w:r>
      </w:ins>
      <w:del w:author="Ryo Shibata" w:id="1" w:date="2023-04-15T19:45:17Z">
        <w:r w:rsidDel="00000000" w:rsidR="00000000" w:rsidRPr="00000000">
          <w:rPr>
            <w:rtl w:val="0"/>
          </w:rPr>
          <w:delText xml:space="preserve">on</w:delText>
        </w:r>
      </w:del>
      <w:r w:rsidDel="00000000" w:rsidR="00000000" w:rsidRPr="00000000">
        <w:rPr>
          <w:rtl w:val="0"/>
        </w:rPr>
        <w:t xml:space="preserve"> the industry group level. The product classification system we adopt allows us to measure the realized industry development for various industry groups and to observe that Israel regressed in developing many of its</w:t>
      </w:r>
      <w:r w:rsidDel="00000000" w:rsidR="00000000" w:rsidRPr="00000000">
        <w:rPr>
          <w:rtl w:val="0"/>
        </w:rPr>
        <w:t xml:space="preserve">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Israel can further its gains by prioritizing High-</w:t>
      </w:r>
      <w:ins w:author="Ryo Shibata" w:id="2" w:date="2023-04-15T19:45:34Z">
        <w:r w:rsidDel="00000000" w:rsidR="00000000" w:rsidRPr="00000000">
          <w:rPr>
            <w:rtl w:val="0"/>
          </w:rPr>
          <w:t xml:space="preserve">c</w:t>
        </w:r>
      </w:ins>
      <w:del w:author="Ryo Shibata" w:id="2" w:date="2023-04-15T19:45:34Z">
        <w:r w:rsidDel="00000000" w:rsidR="00000000" w:rsidRPr="00000000">
          <w:rPr>
            <w:rtl w:val="0"/>
          </w:rPr>
          <w:delText xml:space="preserve">C</w:delText>
        </w:r>
      </w:del>
      <w:r w:rsidDel="00000000" w:rsidR="00000000" w:rsidRPr="00000000">
        <w:rPr>
          <w:rtl w:val="0"/>
        </w:rPr>
        <w:t xml:space="preserve">omplexity Products, Transportation, and Machinery. We further note that Israel has a heavily mismatched development strategy that indicates a low level of structural optimality </w:t>
      </w:r>
      <w:ins w:author="Ryo Shibata" w:id="3" w:date="2023-04-15T19:45:47Z">
        <w:r w:rsidDel="00000000" w:rsidR="00000000" w:rsidRPr="00000000">
          <w:rPr>
            <w:rtl w:val="0"/>
          </w:rPr>
          <w:t xml:space="preserve">at</w:t>
        </w:r>
      </w:ins>
      <w:del w:author="Ryo Shibata" w:id="3" w:date="2023-04-15T19:45:47Z">
        <w:r w:rsidDel="00000000" w:rsidR="00000000" w:rsidRPr="00000000">
          <w:rPr>
            <w:rtl w:val="0"/>
          </w:rPr>
          <w:delText xml:space="preserve">on</w:delText>
        </w:r>
      </w:del>
      <w:r w:rsidDel="00000000" w:rsidR="00000000" w:rsidRPr="00000000">
        <w:rPr>
          <w:rtl w:val="0"/>
        </w:rPr>
        <w:t xml:space="preserve"> the complexity level, having an adjusted R-square of around 1.2%. Since a significant positive correlation exists between five-year GDP growth and the structural optimality index of an economy as we define and calculate, Israel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Israel went through during the period from 2013 to 2018. Specifically, we dive into the topic through a macroeconomic overview of Israel from the perspective of Gross Domestic Product (GDP) and Economic Complexity Index (ECI), which reflect countries’ production capability and production structure, respectively. We then analyze the industrial framework and changes of Israel during the period based on quantitative measures such as Product Complexity Index (PCI) and Product Family Complexity Index (PfCI), followed by a detailed analysis of how such changes have matched with development strategies as quantitatively measured by opportunity gains </w:t>
      </w:r>
      <w:ins w:author="Ryo Shibata" w:id="4" w:date="2023-04-15T19:46:18Z">
        <w:r w:rsidDel="00000000" w:rsidR="00000000" w:rsidRPr="00000000">
          <w:rPr>
            <w:rtl w:val="0"/>
          </w:rPr>
          <w:t xml:space="preserve">at</w:t>
        </w:r>
      </w:ins>
      <w:del w:author="Ryo Shibata" w:id="4" w:date="2023-04-15T19:46:18Z">
        <w:r w:rsidDel="00000000" w:rsidR="00000000" w:rsidRPr="00000000">
          <w:rPr>
            <w:rtl w:val="0"/>
          </w:rPr>
          <w:delText xml:space="preserve">on</w:delText>
        </w:r>
      </w:del>
      <w:r w:rsidDel="00000000" w:rsidR="00000000" w:rsidRPr="00000000">
        <w:rPr>
          <w:rtl w:val="0"/>
        </w:rPr>
        <w:t xml:space="preserve"> an industry-level. We conclude our report with macro-level results and predictions </w:t>
      </w:r>
      <w:ins w:author="Ryo Shibata" w:id="5" w:date="2023-04-15T19:46:27Z">
        <w:r w:rsidDel="00000000" w:rsidR="00000000" w:rsidRPr="00000000">
          <w:rPr>
            <w:rtl w:val="0"/>
          </w:rPr>
          <w:t xml:space="preserve">for</w:t>
        </w:r>
      </w:ins>
      <w:del w:author="Ryo Shibata" w:id="5" w:date="2023-04-15T19:46:27Z">
        <w:r w:rsidDel="00000000" w:rsidR="00000000" w:rsidRPr="00000000">
          <w:rPr>
            <w:rtl w:val="0"/>
          </w:rPr>
          <w:delText xml:space="preserve">of</w:delText>
        </w:r>
      </w:del>
      <w:r w:rsidDel="00000000" w:rsidR="00000000" w:rsidRPr="00000000">
        <w:rPr>
          <w:rtl w:val="0"/>
        </w:rPr>
        <w:t xml:space="preserve"> Israel,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Israel and two of its peer countries (Kuwait and Qatar) from 2013-2018. Similar to the other countries, Israel displayed upward growth over the period (it</w:t>
      </w:r>
      <w:del w:author="Ryo Shibata" w:id="6" w:date="2023-04-15T19:46:38Z">
        <w:r w:rsidDel="00000000" w:rsidR="00000000" w:rsidRPr="00000000">
          <w:rPr>
            <w:rtl w:val="0"/>
          </w:rPr>
          <w:delText xml:space="preserve">’</w:delText>
        </w:r>
      </w:del>
      <w:r w:rsidDel="00000000" w:rsidR="00000000" w:rsidRPr="00000000">
        <w:rPr>
          <w:rtl w:val="0"/>
        </w:rPr>
        <w:t xml:space="preserve">s growth was similarly consistent with Qatar and more consistent than Kuwait’s). Notably, Israel’s average annual growth rate of 4.38% over the five-year period is higher than those of its peers, which are 1.54% and 3.59% for Kuwait and Qatar,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3905250" cy="2524125"/>
            <wp:effectExtent b="0" l="0" r="0" t="0"/>
            <wp:docPr id="3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9052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left"/>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1F">
      <w:pPr>
        <w:pageBreakBefore w:val="0"/>
        <w:jc w:val="center"/>
        <w:rPr/>
      </w:pPr>
      <w:r w:rsidDel="00000000" w:rsidR="00000000" w:rsidRPr="00000000">
        <w:rPr>
          <w:rtl w:val="0"/>
        </w:rPr>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2">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w:t>
      </w:r>
      <w:ins w:author="Ryo Shibata" w:id="7" w:date="2023-04-15T19:51:51Z">
        <w:r w:rsidDel="00000000" w:rsidR="00000000" w:rsidRPr="00000000">
          <w:rPr>
            <w:rtl w:val="0"/>
          </w:rPr>
          <w:t xml:space="preserve">,</w:t>
        </w:r>
      </w:ins>
      <w:r w:rsidDel="00000000" w:rsidR="00000000" w:rsidRPr="00000000">
        <w:rPr>
          <w:rtl w:val="0"/>
        </w:rPr>
        <w:t xml:space="preserve"> is illustrated in Figure 2. As shown, Israel exhibits a marked decrease in production capability from 2013 to 2018. Israel’s ECI change of -69.32% is in the middle of the pack, as it is higher than that of Qatar (-157.10%) but lower than that of Kuwait (77.89%). </w:t>
      </w:r>
    </w:p>
    <w:p w:rsidR="00000000" w:rsidDel="00000000" w:rsidP="00000000" w:rsidRDefault="00000000" w:rsidRPr="00000000" w14:paraId="00000023">
      <w:pPr>
        <w:pageBreakBefore w:val="0"/>
        <w:jc w:val="both"/>
        <w:rPr/>
      </w:pPr>
      <w:r w:rsidDel="00000000" w:rsidR="00000000" w:rsidRPr="00000000">
        <w:rPr>
          <w:rtl w:val="0"/>
        </w:rPr>
        <w:t xml:space="preserve">     </w:t>
      </w:r>
    </w:p>
    <w:p w:rsidR="00000000" w:rsidDel="00000000" w:rsidP="00000000" w:rsidRDefault="00000000" w:rsidRPr="00000000" w14:paraId="00000024">
      <w:pPr>
        <w:pageBreakBefore w:val="0"/>
        <w:jc w:val="center"/>
        <w:rPr/>
      </w:pPr>
      <w:r w:rsidDel="00000000" w:rsidR="00000000" w:rsidRPr="00000000">
        <w:rPr/>
        <w:drawing>
          <wp:inline distB="114300" distT="114300" distL="114300" distR="114300">
            <wp:extent cx="3867150" cy="2581275"/>
            <wp:effectExtent b="0" l="0" r="0" t="0"/>
            <wp:docPr id="26"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38671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6">
      <w:pPr>
        <w:pageBreakBefore w:val="0"/>
        <w:jc w:val="center"/>
        <w:rPr/>
      </w:pPr>
      <w:r w:rsidDel="00000000" w:rsidR="00000000" w:rsidRPr="00000000">
        <w:rPr>
          <w:rtl w:val="0"/>
        </w:rPr>
      </w:r>
    </w:p>
    <w:p w:rsidR="00000000" w:rsidDel="00000000" w:rsidP="00000000" w:rsidRDefault="00000000" w:rsidRPr="00000000" w14:paraId="00000027">
      <w:pPr>
        <w:pageBreakBefore w:val="0"/>
        <w:jc w:val="center"/>
        <w:rPr/>
      </w:pPr>
      <w:r w:rsidDel="00000000" w:rsidR="00000000" w:rsidRPr="00000000">
        <w:rPr/>
        <w:drawing>
          <wp:inline distB="114300" distT="114300" distL="114300" distR="114300">
            <wp:extent cx="4200525" cy="2514600"/>
            <wp:effectExtent b="0" l="0" r="0" t="0"/>
            <wp:docPr id="16"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42005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Figure 3: GDP Growth and ECI (Israel)</w:t>
      </w:r>
    </w:p>
    <w:p w:rsidR="00000000" w:rsidDel="00000000" w:rsidP="00000000" w:rsidRDefault="00000000" w:rsidRPr="00000000" w14:paraId="0000002A">
      <w:pPr>
        <w:pageBreakBefore w:val="0"/>
        <w:jc w:val="both"/>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t xml:space="preserve">Figure 3 offers a further comparison of GDP Growth and ECI over the time span from 2013 to 2018 for Israel</w:t>
      </w:r>
      <w:del w:author="Ryo Shibata" w:id="8" w:date="2023-04-15T19:52:04Z">
        <w:r w:rsidDel="00000000" w:rsidR="00000000" w:rsidRPr="00000000">
          <w:rPr>
            <w:rtl w:val="0"/>
          </w:rPr>
          <w:delText xml:space="preserve">.</w:delText>
        </w:r>
      </w:del>
      <w:r w:rsidDel="00000000" w:rsidR="00000000" w:rsidRPr="00000000">
        <w:rPr>
          <w:rtl w:val="0"/>
        </w:rPr>
        <w:t xml:space="preserve">. The steady increase in GDP growth during the period from 2013 to 2018 is accompanied by a sharp decrease in ECI. The results show that the economic growth experienced by Israel during the period from 2013 to 2018, though relatively stable, is not very consistent with the predictions by ECI and that Israel had not yet effectively developed a competitive product space that helps to accumulate </w:t>
      </w:r>
      <w:ins w:author="Ryo Shibata" w:id="9" w:date="2023-04-15T19:52:11Z">
        <w:r w:rsidDel="00000000" w:rsidR="00000000" w:rsidRPr="00000000">
          <w:rPr>
            <w:rtl w:val="0"/>
          </w:rPr>
          <w:t xml:space="preserve">complex</w:t>
        </w:r>
      </w:ins>
      <w:del w:author="Ryo Shibata" w:id="9" w:date="2023-04-15T19:52:11Z">
        <w:r w:rsidDel="00000000" w:rsidR="00000000" w:rsidRPr="00000000">
          <w:rPr>
            <w:rtl w:val="0"/>
          </w:rPr>
          <w:delText xml:space="preserve">complicated</w:delText>
        </w:r>
      </w:del>
      <w:r w:rsidDel="00000000" w:rsidR="00000000" w:rsidRPr="00000000">
        <w:rPr>
          <w:rtl w:val="0"/>
        </w:rPr>
        <w:t xml:space="preserve"> knowledge and technology. In order to provide a more concrete answer to why this has happened, we will dive into an analysis of Israel’s production structure and its product space designs in the next few chapters. </w:t>
      </w:r>
    </w:p>
    <w:p w:rsidR="00000000" w:rsidDel="00000000" w:rsidP="00000000" w:rsidRDefault="00000000" w:rsidRPr="00000000" w14:paraId="0000002C">
      <w:pPr>
        <w:pageBreakBefore w:val="0"/>
        <w:jc w:val="both"/>
        <w:rPr>
          <w:b w:val="1"/>
          <w:bCs w:val="1"/>
        </w:rPr>
      </w:pPr>
      <w:r w:rsidDel="00000000" w:rsidR="00000000" w:rsidRPr="00000000">
        <w:rPr>
          <w:rtl w:val="0"/>
        </w:rPr>
      </w:r>
    </w:p>
    <w:p w:rsidR="00000000" w:rsidDel="00000000" w:rsidP="00000000" w:rsidRDefault="00000000" w:rsidRPr="00000000" w14:paraId="0000002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F">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0">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w:t>
      </w:r>
      <w:ins w:author="Ryo Shibata" w:id="10" w:date="2023-04-15T19:52:23Z">
        <w:r w:rsidDel="00000000" w:rsidR="00000000" w:rsidRPr="00000000">
          <w:rPr>
            <w:rtl w:val="0"/>
          </w:rPr>
          <w:t xml:space="preserve">,</w:t>
        </w:r>
      </w:ins>
      <w:r w:rsidDel="00000000" w:rsidR="00000000" w:rsidRPr="00000000">
        <w:rPr>
          <w:rtl w:val="0"/>
        </w:rPr>
        <w:t xml:space="preserve">000 categories of products. In order to have a holistic vision of the product space of a country, however, a level of categorization is required. Products in our data source are label</w:t>
      </w:r>
      <w:del w:author="Ryo Shibata" w:id="11" w:date="2023-04-15T19:52:22Z">
        <w:r w:rsidDel="00000000" w:rsidR="00000000" w:rsidRPr="00000000">
          <w:rPr>
            <w:rtl w:val="0"/>
          </w:rPr>
          <w:delText xml:space="preserve">l</w:delText>
        </w:r>
      </w:del>
      <w:r w:rsidDel="00000000" w:rsidR="00000000" w:rsidRPr="00000000">
        <w:rPr>
          <w:rtl w:val="0"/>
        </w:rPr>
        <w:t xml:space="preserve">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1">
      <w:pPr>
        <w:pageBreakBefore w:val="0"/>
        <w:jc w:val="both"/>
        <w:rPr/>
      </w:pPr>
      <w:r w:rsidDel="00000000" w:rsidR="00000000" w:rsidRPr="00000000">
        <w:rPr>
          <w:rtl w:val="0"/>
        </w:rPr>
      </w:r>
    </w:p>
    <w:p w:rsidR="00000000" w:rsidDel="00000000" w:rsidP="00000000" w:rsidRDefault="00000000" w:rsidRPr="00000000" w14:paraId="00000032">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w:t>
      </w:r>
      <w:ins w:author="Ryo Shibata" w:id="12" w:date="2023-04-15T19:52:39Z">
        <w:r w:rsidDel="00000000" w:rsidR="00000000" w:rsidRPr="00000000">
          <w:rPr>
            <w:rtl w:val="0"/>
          </w:rPr>
          <w:t xml:space="preserve">complex</w:t>
        </w:r>
      </w:ins>
      <w:del w:author="Ryo Shibata" w:id="12" w:date="2023-04-15T19:52:39Z">
        <w:r w:rsidDel="00000000" w:rsidR="00000000" w:rsidRPr="00000000">
          <w:rPr>
            <w:rtl w:val="0"/>
          </w:rPr>
          <w:delText xml:space="preserve">complicated</w:delText>
        </w:r>
      </w:del>
      <w:r w:rsidDel="00000000" w:rsidR="00000000" w:rsidRPr="00000000">
        <w:rPr>
          <w:rtl w:val="0"/>
        </w:rPr>
        <w:t xml:space="preserve">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3">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4">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6">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4">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0">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A">
      <w:pPr>
        <w:pageBreakBefore w:val="0"/>
        <w:jc w:val="both"/>
        <w:rPr/>
      </w:pPr>
      <w:r w:rsidDel="00000000" w:rsidR="00000000" w:rsidRPr="00000000">
        <w:rPr>
          <w:rtl w:val="0"/>
        </w:rPr>
      </w:r>
    </w:p>
    <w:p w:rsidR="00000000" w:rsidDel="00000000" w:rsidP="00000000" w:rsidRDefault="00000000" w:rsidRPr="00000000" w14:paraId="0000005B">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w:t>
      </w:r>
      <w:ins w:author="Ryo Shibata" w:id="13" w:date="2023-04-15T19:56:03Z">
        <w:r w:rsidDel="00000000" w:rsidR="00000000" w:rsidRPr="00000000">
          <w:rPr>
            <w:rtl w:val="0"/>
          </w:rPr>
          <w:t xml:space="preserve">e</w:t>
        </w:r>
      </w:ins>
      <w:del w:author="Ryo Shibata" w:id="13" w:date="2023-04-15T19:56:03Z">
        <w:r w:rsidDel="00000000" w:rsidR="00000000" w:rsidRPr="00000000">
          <w:rPr>
            <w:rtl w:val="0"/>
          </w:rPr>
          <w:delText xml:space="preserve">c</w:delText>
        </w:r>
      </w:del>
      <w:r w:rsidDel="00000000" w:rsidR="00000000" w:rsidRPr="00000000">
        <w:rPr>
          <w:rtl w:val="0"/>
        </w:rPr>
        <w:t xml:space="preserve">s, as measured by GDP, tend to be those that are capable of producing and exporting High-complexity Products as we define them. </w:t>
      </w:r>
      <w:del w:author="Ryo Shibata" w:id="14" w:date="2023-04-15T19:56:14Z">
        <w:r w:rsidDel="00000000" w:rsidR="00000000" w:rsidRPr="00000000">
          <w:rPr>
            <w:rtl w:val="0"/>
          </w:rPr>
          <w:delText xml:space="preserve">The </w:delText>
        </w:r>
      </w:del>
      <w:r w:rsidDel="00000000" w:rsidR="00000000" w:rsidRPr="00000000">
        <w:rPr>
          <w:rtl w:val="0"/>
        </w:rPr>
        <w:t xml:space="preserve">Figure</w:t>
      </w:r>
      <w:ins w:author="Ryo Shibata" w:id="15" w:date="2023-04-15T19:56:16Z">
        <w:r w:rsidDel="00000000" w:rsidR="00000000" w:rsidRPr="00000000">
          <w:rPr>
            <w:rtl w:val="0"/>
          </w:rPr>
          <w:t xml:space="preserve">s</w:t>
        </w:r>
      </w:ins>
      <w:r w:rsidDel="00000000" w:rsidR="00000000" w:rsidRPr="00000000">
        <w:rPr>
          <w:rtl w:val="0"/>
        </w:rPr>
        <w:t xml:space="preserve"> 3 and 4 show the OLS results in a universe of 107 and 21 typical countries</w:t>
      </w:r>
      <w:ins w:author="Ryo Shibata" w:id="16" w:date="2023-04-15T19:56:22Z">
        <w:r w:rsidDel="00000000" w:rsidR="00000000" w:rsidRPr="00000000">
          <w:rPr>
            <w:rtl w:val="0"/>
          </w:rPr>
          <w:t xml:space="preserve">,</w:t>
        </w:r>
      </w:ins>
      <w:r w:rsidDel="00000000" w:rsidR="00000000" w:rsidRPr="00000000">
        <w:rPr>
          <w:rtl w:val="0"/>
        </w:rPr>
        <w:t xml:space="preserve"> respectively.</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0">
            <w:pPr>
              <w:pageBreakBefore w:val="0"/>
              <w:jc w:val="center"/>
              <w:rPr/>
            </w:pPr>
            <w:r w:rsidDel="00000000" w:rsidR="00000000" w:rsidRPr="00000000">
              <w:rPr>
                <w:rtl w:val="0"/>
              </w:rPr>
            </w:r>
          </w:p>
        </w:tc>
        <w:tc>
          <w:tcPr/>
          <w:p w:rsidR="00000000" w:rsidDel="00000000" w:rsidP="00000000" w:rsidRDefault="00000000" w:rsidRPr="00000000" w14:paraId="0000006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4">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5">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9">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B">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D">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r>
    </w:tbl>
    <w:p w:rsidR="00000000" w:rsidDel="00000000" w:rsidP="00000000" w:rsidRDefault="00000000" w:rsidRPr="00000000" w14:paraId="00000070">
      <w:pPr>
        <w:pageBreakBefore w:val="0"/>
        <w:jc w:val="center"/>
        <w:rPr/>
      </w:pPr>
      <w:r w:rsidDel="00000000" w:rsidR="00000000" w:rsidRPr="00000000">
        <w:rPr>
          <w:rtl w:val="0"/>
        </w:rPr>
      </w:r>
    </w:p>
    <w:p w:rsidR="00000000" w:rsidDel="00000000" w:rsidP="00000000" w:rsidRDefault="00000000" w:rsidRPr="00000000" w14:paraId="00000071">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2">
      <w:pPr>
        <w:pageBreakBefore w:val="0"/>
        <w:jc w:val="both"/>
        <w:rPr/>
      </w:pP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4">
            <w:pPr>
              <w:pageBreakBefore w:val="0"/>
              <w:jc w:val="center"/>
              <w:rPr/>
            </w:pPr>
            <w:r w:rsidDel="00000000" w:rsidR="00000000" w:rsidRPr="00000000">
              <w:rPr>
                <w:rtl w:val="0"/>
              </w:rPr>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8">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D">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7F">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r>
    </w:tbl>
    <w:p w:rsidR="00000000" w:rsidDel="00000000" w:rsidP="00000000" w:rsidRDefault="00000000" w:rsidRPr="00000000" w14:paraId="00000084">
      <w:pPr>
        <w:pageBreakBefore w:val="0"/>
        <w:jc w:val="center"/>
        <w:rPr/>
      </w:pPr>
      <w:r w:rsidDel="00000000" w:rsidR="00000000" w:rsidRPr="00000000">
        <w:rPr>
          <w:rtl w:val="0"/>
        </w:rPr>
      </w:r>
    </w:p>
    <w:p w:rsidR="00000000" w:rsidDel="00000000" w:rsidP="00000000" w:rsidRDefault="00000000" w:rsidRPr="00000000" w14:paraId="00000085">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6">
      <w:pPr>
        <w:pageBreakBefore w:val="0"/>
        <w:jc w:val="center"/>
        <w:rPr>
          <w:sz w:val="20"/>
          <w:szCs w:val="20"/>
        </w:rPr>
      </w:pPr>
      <w:r w:rsidDel="00000000" w:rsidR="00000000" w:rsidRPr="00000000">
        <w:rPr>
          <w:rtl w:val="0"/>
        </w:rPr>
      </w:r>
    </w:p>
    <w:p w:rsidR="00000000" w:rsidDel="00000000" w:rsidP="00000000" w:rsidRDefault="00000000" w:rsidRPr="00000000" w14:paraId="00000087">
      <w:pPr>
        <w:pageBreakBefore w:val="0"/>
        <w:jc w:val="center"/>
        <w:rPr/>
      </w:pPr>
      <w:r w:rsidDel="00000000" w:rsidR="00000000" w:rsidRPr="00000000">
        <w:rPr>
          <w:rtl w:val="0"/>
        </w:rPr>
      </w:r>
    </w:p>
    <w:p w:rsidR="00000000" w:rsidDel="00000000" w:rsidP="00000000" w:rsidRDefault="00000000" w:rsidRPr="00000000" w14:paraId="00000088">
      <w:pPr>
        <w:pageBreakBefore w:val="0"/>
        <w:jc w:val="both"/>
        <w:rPr>
          <w:b w:val="1"/>
          <w:bCs w:val="1"/>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A">
      <w:pPr>
        <w:pageBreakBefore w:val="0"/>
        <w:jc w:val="both"/>
        <w:rPr/>
      </w:pPr>
      <w:r w:rsidDel="00000000" w:rsidR="00000000" w:rsidRPr="00000000">
        <w:rPr>
          <w:rtl w:val="0"/>
        </w:rPr>
        <w:t xml:space="preserve">Based on the product categorization aforementioned, we aim to capture Israel’s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w:t>
      </w:r>
      <w:ins w:author="Ryo Shibata" w:id="17" w:date="2023-04-15T19:56:41Z">
        <w:r w:rsidDel="00000000" w:rsidR="00000000" w:rsidRPr="00000000">
          <w:rPr>
            <w:rtl w:val="0"/>
          </w:rPr>
          <w:t xml:space="preserve">Israel</w:t>
        </w:r>
      </w:ins>
      <w:del w:author="Ryo Shibata" w:id="17" w:date="2023-04-15T19:56:41Z">
        <w:r w:rsidDel="00000000" w:rsidR="00000000" w:rsidRPr="00000000">
          <w:rPr>
            <w:rtl w:val="0"/>
          </w:rPr>
          <w:delText xml:space="preserve">US</w:delText>
        </w:r>
      </w:del>
      <w:r w:rsidDel="00000000" w:rsidR="00000000" w:rsidRPr="00000000">
        <w:rPr>
          <w:rtl w:val="0"/>
        </w:rPr>
        <w:t xml:space="preserve">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8B">
      <w:pPr>
        <w:pageBreakBefore w:val="0"/>
        <w:jc w:val="both"/>
        <w:rPr/>
      </w:pPr>
      <w:r w:rsidDel="00000000" w:rsidR="00000000" w:rsidRPr="00000000">
        <w:rPr>
          <w:rtl w:val="0"/>
        </w:rPr>
      </w:r>
    </w:p>
    <w:p w:rsidR="00000000" w:rsidDel="00000000" w:rsidP="00000000" w:rsidRDefault="00000000" w:rsidRPr="00000000" w14:paraId="0000008C">
      <w:pPr>
        <w:pageBreakBefore w:val="0"/>
        <w:jc w:val="center"/>
        <w:rPr/>
      </w:pPr>
      <w:r w:rsidDel="00000000" w:rsidR="00000000" w:rsidRPr="00000000">
        <w:rPr/>
        <w:drawing>
          <wp:inline distB="114300" distT="114300" distL="114300" distR="114300">
            <wp:extent cx="2465696" cy="4986338"/>
            <wp:effectExtent b="0" l="0" r="0" t="0"/>
            <wp:docPr id="15"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2465696" cy="49863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rtl w:val="0"/>
        </w:rPr>
        <w:t xml:space="preserve">Table 2: Realized Industry Development (RID) of Israel</w:t>
      </w:r>
    </w:p>
    <w:p w:rsidR="00000000" w:rsidDel="00000000" w:rsidP="00000000" w:rsidRDefault="00000000" w:rsidRPr="00000000" w14:paraId="0000008E">
      <w:pPr>
        <w:pageBreakBefore w:val="0"/>
        <w:jc w:val="both"/>
        <w:rPr>
          <w:b w:val="1"/>
          <w:bCs w:val="1"/>
        </w:rPr>
      </w:pPr>
      <w:r w:rsidDel="00000000" w:rsidR="00000000" w:rsidRPr="00000000">
        <w:rPr>
          <w:rtl w:val="0"/>
        </w:rPr>
      </w:r>
    </w:p>
    <w:p w:rsidR="00000000" w:rsidDel="00000000" w:rsidP="00000000" w:rsidRDefault="00000000" w:rsidRPr="00000000" w14:paraId="0000008F">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0">
      <w:pPr>
        <w:pageBreakBefore w:val="0"/>
        <w:jc w:val="both"/>
        <w:rPr/>
      </w:pPr>
      <w:r w:rsidDel="00000000" w:rsidR="00000000" w:rsidRPr="00000000">
        <w:rPr>
          <w:rtl w:val="0"/>
        </w:rPr>
        <w:t xml:space="preserve">Table</w:t>
      </w:r>
      <w:ins w:author="Ryo Shibata" w:id="18" w:date="2023-04-15T19:56:50Z">
        <w:r w:rsidDel="00000000" w:rsidR="00000000" w:rsidRPr="00000000">
          <w:rPr>
            <w:rtl w:val="0"/>
          </w:rPr>
          <w:t xml:space="preserve">s</w:t>
        </w:r>
      </w:ins>
      <w:r w:rsidDel="00000000" w:rsidR="00000000" w:rsidRPr="00000000">
        <w:rPr>
          <w:rtl w:val="0"/>
        </w:rPr>
        <w:t xml:space="preserve"> 3 and 4 below summarize how the production strategy adopted by Israel compares with leading economies and a selected group of emerging economies in the world, as measured in RID. </w:t>
      </w:r>
    </w:p>
    <w:p w:rsidR="00000000" w:rsidDel="00000000" w:rsidP="00000000" w:rsidRDefault="00000000" w:rsidRPr="00000000" w14:paraId="00000091">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2">
            <w:pPr>
              <w:pageBreakBefore w:val="0"/>
              <w:jc w:val="both"/>
              <w:rPr/>
            </w:pPr>
            <w:r w:rsidDel="00000000" w:rsidR="00000000" w:rsidRPr="00000000">
              <w:rPr>
                <w:rtl w:val="0"/>
              </w:rPr>
              <w:t xml:space="preserve">Ranking</w:t>
            </w:r>
          </w:p>
        </w:tc>
        <w:tc>
          <w:tcPr/>
          <w:p w:rsidR="00000000" w:rsidDel="00000000" w:rsidP="00000000" w:rsidRDefault="00000000" w:rsidRPr="00000000" w14:paraId="00000093">
            <w:pPr>
              <w:pageBreakBefore w:val="0"/>
              <w:jc w:val="both"/>
              <w:rPr/>
            </w:pPr>
            <w:r w:rsidDel="00000000" w:rsidR="00000000" w:rsidRPr="00000000">
              <w:rPr>
                <w:rtl w:val="0"/>
              </w:rPr>
              <w:t xml:space="preserve">France</w:t>
            </w:r>
          </w:p>
        </w:tc>
        <w:tc>
          <w:tcPr/>
          <w:p w:rsidR="00000000" w:rsidDel="00000000" w:rsidP="00000000" w:rsidRDefault="00000000" w:rsidRPr="00000000" w14:paraId="00000094">
            <w:pPr>
              <w:pageBreakBefore w:val="0"/>
              <w:jc w:val="both"/>
              <w:rPr/>
            </w:pPr>
            <w:r w:rsidDel="00000000" w:rsidR="00000000" w:rsidRPr="00000000">
              <w:rPr>
                <w:rtl w:val="0"/>
              </w:rPr>
              <w:t xml:space="preserve">US</w:t>
            </w:r>
          </w:p>
        </w:tc>
        <w:tc>
          <w:tcPr/>
          <w:p w:rsidR="00000000" w:rsidDel="00000000" w:rsidP="00000000" w:rsidRDefault="00000000" w:rsidRPr="00000000" w14:paraId="00000095">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6">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7">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A">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E">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2">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6">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A">
      <w:pPr>
        <w:pageBreakBefore w:val="0"/>
        <w:jc w:val="center"/>
        <w:rPr/>
      </w:pPr>
      <w:r w:rsidDel="00000000" w:rsidR="00000000" w:rsidRPr="00000000">
        <w:rPr>
          <w:rtl w:val="0"/>
        </w:rPr>
      </w:r>
    </w:p>
    <w:p w:rsidR="00000000" w:rsidDel="00000000" w:rsidP="00000000" w:rsidRDefault="00000000" w:rsidRPr="00000000" w14:paraId="000000AB">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C">
      <w:pPr>
        <w:pageBreakBefore w:val="0"/>
        <w:jc w:val="center"/>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E">
            <w:pPr>
              <w:pageBreakBefore w:val="0"/>
              <w:jc w:val="both"/>
              <w:rPr/>
            </w:pPr>
            <w:r w:rsidDel="00000000" w:rsidR="00000000" w:rsidRPr="00000000">
              <w:rPr>
                <w:rtl w:val="0"/>
              </w:rPr>
              <w:t xml:space="preserve">Ranking</w:t>
            </w:r>
          </w:p>
        </w:tc>
        <w:tc>
          <w:tcPr/>
          <w:p w:rsidR="00000000" w:rsidDel="00000000" w:rsidP="00000000" w:rsidRDefault="00000000" w:rsidRPr="00000000" w14:paraId="000000AF">
            <w:pPr>
              <w:pageBreakBefore w:val="0"/>
              <w:jc w:val="both"/>
              <w:rPr/>
            </w:pPr>
            <w:r w:rsidDel="00000000" w:rsidR="00000000" w:rsidRPr="00000000">
              <w:rPr>
                <w:rtl w:val="0"/>
              </w:rPr>
              <w:t xml:space="preserve">China</w:t>
            </w:r>
          </w:p>
        </w:tc>
        <w:tc>
          <w:tcPr/>
          <w:p w:rsidR="00000000" w:rsidDel="00000000" w:rsidP="00000000" w:rsidRDefault="00000000" w:rsidRPr="00000000" w14:paraId="000000B0">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1">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2">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3">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6">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A">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E">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2">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8">
      <w:pPr>
        <w:pageBreakBefore w:val="0"/>
        <w:jc w:val="both"/>
        <w:rPr/>
      </w:pPr>
      <w:r w:rsidDel="00000000" w:rsidR="00000000" w:rsidRPr="00000000">
        <w:rPr>
          <w:rtl w:val="0"/>
        </w:rPr>
      </w:r>
    </w:p>
    <w:p w:rsidR="00000000" w:rsidDel="00000000" w:rsidP="00000000" w:rsidRDefault="00000000" w:rsidRPr="00000000" w14:paraId="000000C9">
      <w:pPr>
        <w:pageBreakBefore w:val="0"/>
        <w:jc w:val="both"/>
        <w:rPr>
          <w:rFonts w:ascii="Times" w:cs="Times" w:eastAsia="Times" w:hAnsi="Times"/>
          <w:b w:val="1"/>
          <w:bCs w:val="1"/>
          <w:sz w:val="28"/>
          <w:szCs w:val="28"/>
        </w:rPr>
      </w:pPr>
      <w:r w:rsidDel="00000000" w:rsidR="00000000" w:rsidRPr="00000000">
        <w:rPr>
          <w:rtl w:val="0"/>
        </w:rPr>
        <w:t xml:space="preserve">Table 4 further examines Israel’s development strategy against those of emerging economies on a global scale. Reasonably, emerging economies such as China, South Korea, Singapore</w:t>
      </w:r>
      <w:ins w:author="Ryo Shibata" w:id="19" w:date="2023-04-15T19:57:04Z">
        <w:r w:rsidDel="00000000" w:rsidR="00000000" w:rsidRPr="00000000">
          <w:rPr>
            <w:rtl w:val="0"/>
          </w:rPr>
          <w:t xml:space="preserve">,</w:t>
        </w:r>
      </w:ins>
      <w:r w:rsidDel="00000000" w:rsidR="00000000" w:rsidRPr="00000000">
        <w:rPr>
          <w:rtl w:val="0"/>
        </w:rPr>
        <w:t xml:space="preserve"> and India have devoted the majority of their efforts </w:t>
      </w:r>
      <w:del w:author="Ryo Shibata" w:id="20" w:date="2023-04-15T19:57:09Z">
        <w:r w:rsidDel="00000000" w:rsidR="00000000" w:rsidRPr="00000000">
          <w:rPr>
            <w:rtl w:val="0"/>
          </w:rPr>
          <w:delText xml:space="preserve">in</w:delText>
        </w:r>
      </w:del>
      <w:r w:rsidDel="00000000" w:rsidR="00000000" w:rsidRPr="00000000">
        <w:rPr>
          <w:rtl w:val="0"/>
        </w:rPr>
        <w:t xml:space="preserve">to intermediate industry groups. </w:t>
      </w:r>
      <w:r w:rsidDel="00000000" w:rsidR="00000000" w:rsidRPr="00000000">
        <w:rPr>
          <w:rtl w:val="0"/>
        </w:rPr>
      </w:r>
    </w:p>
    <w:p w:rsidR="00000000" w:rsidDel="00000000" w:rsidP="00000000" w:rsidRDefault="00000000" w:rsidRPr="00000000" w14:paraId="000000CA">
      <w:pPr>
        <w:pageBreakBefore w:val="0"/>
        <w:jc w:val="both"/>
        <w:rPr>
          <w:b w:val="1"/>
          <w:bCs w:val="1"/>
        </w:rPr>
      </w:pPr>
      <w:r w:rsidDel="00000000" w:rsidR="00000000" w:rsidRPr="00000000">
        <w:rPr>
          <w:rtl w:val="0"/>
        </w:rPr>
      </w:r>
    </w:p>
    <w:p w:rsidR="00000000" w:rsidDel="00000000" w:rsidP="00000000" w:rsidRDefault="00000000" w:rsidRPr="00000000" w14:paraId="000000C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D">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E">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w:t>
      </w:r>
      <w:ins w:author="Ryo Shibata" w:id="21" w:date="2023-04-15T19:57:22Z">
        <w:r w:rsidDel="00000000" w:rsidR="00000000" w:rsidRPr="00000000">
          <w:rPr>
            <w:rtl w:val="0"/>
          </w:rPr>
          <w:t xml:space="preserve"> </w:t>
        </w:r>
      </w:ins>
      <w:r w:rsidDel="00000000" w:rsidR="00000000" w:rsidRPr="00000000">
        <w:rPr>
          <w:rtl w:val="0"/>
        </w:rPr>
        <w:t xml:space="preserve">=</w:t>
      </w:r>
      <w:ins w:author="Ryo Shibata" w:id="22" w:date="2023-04-15T19:57:23Z">
        <w:r w:rsidDel="00000000" w:rsidR="00000000" w:rsidRPr="00000000">
          <w:rPr>
            <w:rtl w:val="0"/>
          </w:rPr>
          <w:t xml:space="preserve"> </w:t>
        </w:r>
      </w:ins>
      <w:r w:rsidDel="00000000" w:rsidR="00000000" w:rsidRPr="00000000">
        <w:rPr>
          <w:rtl w:val="0"/>
        </w:rPr>
        <w:t xml:space="preserve">0.” </w:t>
      </w:r>
      <w:del w:author="Ryo Shibata" w:id="23" w:date="2023-04-15T19:57:21Z">
        <w:r w:rsidDel="00000000" w:rsidR="00000000" w:rsidRPr="00000000">
          <w:rPr>
            <w:rtl w:val="0"/>
          </w:rPr>
          <w:delText xml:space="preserve"> </w:delText>
        </w:r>
      </w:del>
      <w:r w:rsidDel="00000000" w:rsidR="00000000" w:rsidRPr="00000000">
        <w:rPr>
          <w:rtl w:val="0"/>
        </w:rPr>
        <w:t xml:space="preserve">Based on this definition, the distance between a country and any product that the country is currently exporting (i.e., the country is a significant exporter in the product as compared to </w:t>
      </w:r>
      <w:ins w:author="Ryo Shibata" w:id="24" w:date="2023-04-15T19:57:31Z">
        <w:r w:rsidDel="00000000" w:rsidR="00000000" w:rsidRPr="00000000">
          <w:rPr>
            <w:rtl w:val="0"/>
          </w:rPr>
          <w:t xml:space="preserve">the </w:t>
        </w:r>
      </w:ins>
      <w:r w:rsidDel="00000000" w:rsidR="00000000" w:rsidRPr="00000000">
        <w:rPr>
          <w:rtl w:val="0"/>
        </w:rPr>
        <w:t xml:space="preserve">global average) is zero. Similarly, opportunity gain quantifies the contribution of a new product in terms of opening up the doors to more and more complex products. Intuitively, a product that a country is currently exporting (i.e., MCP</w:t>
      </w:r>
      <w:ins w:author="Ryo Shibata" w:id="25" w:date="2023-04-15T20:14:59Z">
        <w:r w:rsidDel="00000000" w:rsidR="00000000" w:rsidRPr="00000000">
          <w:rPr>
            <w:rtl w:val="0"/>
          </w:rPr>
          <w:t xml:space="preserve"> </w:t>
        </w:r>
      </w:ins>
      <w:r w:rsidDel="00000000" w:rsidR="00000000" w:rsidRPr="00000000">
        <w:rPr>
          <w:rtl w:val="0"/>
        </w:rPr>
        <w:t xml:space="preserve">=</w:t>
      </w:r>
      <w:ins w:author="Ryo Shibata" w:id="26" w:date="2023-04-15T20:15:00Z">
        <w:r w:rsidDel="00000000" w:rsidR="00000000" w:rsidRPr="00000000">
          <w:rPr>
            <w:rtl w:val="0"/>
          </w:rPr>
          <w:t xml:space="preserve"> </w:t>
        </w:r>
      </w:ins>
      <w:r w:rsidDel="00000000" w:rsidR="00000000" w:rsidRPr="00000000">
        <w:rPr>
          <w:rtl w:val="0"/>
        </w:rPr>
        <w:t xml:space="preserve">1) has an opportunity gain of zero. An</w:t>
      </w:r>
      <w:del w:author="Ryo Shibata" w:id="27" w:date="2023-04-15T19:57:40Z">
        <w:r w:rsidDel="00000000" w:rsidR="00000000" w:rsidRPr="00000000">
          <w:rPr>
            <w:rtl w:val="0"/>
          </w:rPr>
          <w:delText xml:space="preserve">d</w:delText>
        </w:r>
      </w:del>
      <w:r w:rsidDel="00000000" w:rsidR="00000000" w:rsidRPr="00000000">
        <w:rPr>
          <w:rtl w:val="0"/>
        </w:rPr>
        <w:t xml:space="preserve"> unreasonable investment </w:t>
      </w:r>
      <w:ins w:author="Ryo Shibata" w:id="28" w:date="2023-04-15T19:57:50Z">
        <w:r w:rsidDel="00000000" w:rsidR="00000000" w:rsidRPr="00000000">
          <w:rPr>
            <w:rtl w:val="0"/>
          </w:rPr>
          <w:t xml:space="preserve">in a</w:t>
        </w:r>
      </w:ins>
      <w:del w:author="Ryo Shibata" w:id="28" w:date="2023-04-15T19:57:50Z">
        <w:r w:rsidDel="00000000" w:rsidR="00000000" w:rsidRPr="00000000">
          <w:rPr>
            <w:rtl w:val="0"/>
          </w:rPr>
          <w:delText xml:space="preserve">on</w:delText>
        </w:r>
      </w:del>
      <w:r w:rsidDel="00000000" w:rsidR="00000000" w:rsidRPr="00000000">
        <w:rPr>
          <w:rtl w:val="0"/>
        </w:rPr>
        <w:t xml:space="preserve"> certain product p would lead to a relative decrement in </w:t>
      </w:r>
      <w:ins w:author="Ryo Shibata" w:id="29" w:date="2023-04-15T19:58:01Z">
        <w:r w:rsidDel="00000000" w:rsidR="00000000" w:rsidRPr="00000000">
          <w:rPr>
            <w:rtl w:val="0"/>
          </w:rPr>
          <w:t xml:space="preserve">the </w:t>
        </w:r>
      </w:ins>
      <w:r w:rsidDel="00000000" w:rsidR="00000000" w:rsidRPr="00000000">
        <w:rPr>
          <w:rtl w:val="0"/>
        </w:rPr>
        <w:t xml:space="preserve">export of more profitable products, and therefore lead to a negative opportunity gain of product p.  The opportunity gain is not the only estimator of a country’s level of economic development. However, among countries with comparable economic</w:t>
      </w:r>
      <w:del w:author="Ryo Shibata" w:id="30" w:date="2023-04-15T19:58:20Z">
        <w:r w:rsidDel="00000000" w:rsidR="00000000" w:rsidRPr="00000000">
          <w:rPr>
            <w:rtl w:val="0"/>
          </w:rPr>
          <w:delText xml:space="preserve">s</w:delText>
        </w:r>
      </w:del>
      <w:r w:rsidDel="00000000" w:rsidR="00000000" w:rsidRPr="00000000">
        <w:rPr>
          <w:rtl w:val="0"/>
        </w:rPr>
        <w:t xml:space="preserve"> strength, those having higher ECI, or in other words, more reasonable economic</w:t>
      </w:r>
      <w:del w:author="Ryo Shibata" w:id="31" w:date="2023-04-15T19:58:34Z">
        <w:r w:rsidDel="00000000" w:rsidR="00000000" w:rsidRPr="00000000">
          <w:rPr>
            <w:rtl w:val="0"/>
          </w:rPr>
          <w:delText xml:space="preserve">s</w:delText>
        </w:r>
      </w:del>
      <w:r w:rsidDel="00000000" w:rsidR="00000000" w:rsidRPr="00000000">
        <w:rPr>
          <w:rtl w:val="0"/>
        </w:rPr>
        <w:t xml:space="preserve"> structures</w:t>
      </w:r>
      <w:ins w:author="Ryo Shibata" w:id="32" w:date="2023-04-15T19:58:37Z">
        <w:r w:rsidDel="00000000" w:rsidR="00000000" w:rsidRPr="00000000">
          <w:rPr>
            <w:rtl w:val="0"/>
          </w:rPr>
          <w:t xml:space="preserve">,</w:t>
        </w:r>
      </w:ins>
      <w:r w:rsidDel="00000000" w:rsidR="00000000" w:rsidRPr="00000000">
        <w:rPr>
          <w:rtl w:val="0"/>
        </w:rPr>
        <w:t xml:space="preserve"> are often in better shape.</w:t>
      </w:r>
    </w:p>
    <w:p w:rsidR="00000000" w:rsidDel="00000000" w:rsidP="00000000" w:rsidRDefault="00000000" w:rsidRPr="00000000" w14:paraId="000000CF">
      <w:pPr>
        <w:pageBreakBefore w:val="0"/>
        <w:jc w:val="both"/>
        <w:rPr/>
      </w:pPr>
      <w:r w:rsidDel="00000000" w:rsidR="00000000" w:rsidRPr="00000000">
        <w:rPr>
          <w:rtl w:val="0"/>
        </w:rPr>
      </w:r>
    </w:p>
    <w:p w:rsidR="00000000" w:rsidDel="00000000" w:rsidP="00000000" w:rsidRDefault="00000000" w:rsidRPr="00000000" w14:paraId="000000D0">
      <w:pPr>
        <w:pageBreakBefore w:val="0"/>
        <w:jc w:val="center"/>
        <w:rPr/>
      </w:pPr>
      <w:r w:rsidDel="00000000" w:rsidR="00000000" w:rsidRPr="00000000">
        <w:rPr/>
        <w:drawing>
          <wp:inline distB="114300" distT="114300" distL="114300" distR="114300">
            <wp:extent cx="5731200" cy="1587500"/>
            <wp:effectExtent b="0" l="0" r="0" t="0"/>
            <wp:docPr id="28"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ageBreakBefore w:val="0"/>
        <w:jc w:val="center"/>
        <w:rPr/>
      </w:pPr>
      <w:r w:rsidDel="00000000" w:rsidR="00000000" w:rsidRPr="00000000">
        <w:rPr>
          <w:rtl w:val="0"/>
        </w:rPr>
        <w:t xml:space="preserve">   </w:t>
      </w:r>
    </w:p>
    <w:p w:rsidR="00000000" w:rsidDel="00000000" w:rsidP="00000000" w:rsidRDefault="00000000" w:rsidRPr="00000000" w14:paraId="000000D2">
      <w:pPr>
        <w:pageBreakBefore w:val="0"/>
        <w:jc w:val="center"/>
        <w:rPr/>
      </w:pPr>
      <w:r w:rsidDel="00000000" w:rsidR="00000000" w:rsidRPr="00000000">
        <w:rPr/>
        <w:drawing>
          <wp:inline distB="114300" distT="114300" distL="114300" distR="114300">
            <wp:extent cx="5721188" cy="1590675"/>
            <wp:effectExtent b="0" l="0" r="0" t="0"/>
            <wp:docPr id="6" name="image8.png"/>
            <a:graphic>
              <a:graphicData uri="http://schemas.openxmlformats.org/drawingml/2006/picture">
                <pic:pic>
                  <pic:nvPicPr>
                    <pic:cNvPr id="0" name="image8.png"/>
                    <pic:cNvPicPr preferRelativeResize="0"/>
                  </pic:nvPicPr>
                  <pic:blipFill>
                    <a:blip r:embed="rId12"/>
                    <a:srcRect b="0" l="997" r="0" t="0"/>
                    <a:stretch>
                      <a:fillRect/>
                    </a:stretch>
                  </pic:blipFill>
                  <pic:spPr>
                    <a:xfrm>
                      <a:off x="0" y="0"/>
                      <a:ext cx="5721188"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jc w:val="center"/>
        <w:rPr/>
      </w:pPr>
      <w:r w:rsidDel="00000000" w:rsidR="00000000" w:rsidRPr="00000000">
        <w:rPr>
          <w:rtl w:val="0"/>
        </w:rPr>
        <w:t xml:space="preserve">Table 5: SDV of High ECI Countries 2013(up), 2018(down)</w:t>
      </w: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r>
    </w:p>
    <w:p w:rsidR="00000000" w:rsidDel="00000000" w:rsidP="00000000" w:rsidRDefault="00000000" w:rsidRPr="00000000" w14:paraId="000000D5">
      <w:pPr>
        <w:pageBreakBefore w:val="0"/>
        <w:shd w:fill="ffffff" w:val="clear"/>
        <w:spacing w:after="180" w:line="276" w:lineRule="auto"/>
        <w:jc w:val="both"/>
        <w:rPr/>
      </w:pPr>
      <w:r w:rsidDel="00000000" w:rsidR="00000000" w:rsidRPr="00000000">
        <w:rPr>
          <w:rtl w:val="0"/>
        </w:rP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blue indicates positive opportunity gain, light blue indicates zero opportunity gains, and white</w:t>
      </w:r>
      <w:ins w:author="Ryo Shibata" w:id="33" w:date="2023-04-15T20:07:36Z">
        <w:r w:rsidDel="00000000" w:rsidR="00000000" w:rsidRPr="00000000">
          <w:rPr>
            <w:rtl w:val="0"/>
          </w:rPr>
          <w:t xml:space="preserve"> </w:t>
        </w:r>
      </w:ins>
      <w:r w:rsidDel="00000000" w:rsidR="00000000" w:rsidRPr="00000000">
        <w:rPr>
          <w:rtl w:val="0"/>
        </w:rPr>
        <w:t xml:space="preserve">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ECI, such as South Africa</w:t>
      </w:r>
      <w:del w:author="Ryo Shibata" w:id="34" w:date="2023-04-15T20:07:44Z">
        <w:r w:rsidDel="00000000" w:rsidR="00000000" w:rsidRPr="00000000">
          <w:rPr>
            <w:rtl w:val="0"/>
          </w:rPr>
          <w:delText xml:space="preserve">s</w:delText>
        </w:r>
      </w:del>
      <w:r w:rsidDel="00000000" w:rsidR="00000000" w:rsidRPr="00000000">
        <w:rPr>
          <w:rtl w:val="0"/>
        </w:rPr>
        <w:t xml:space="preserve"> and Colombia, all need to develop High-complexity Products, Machinery and Construction</w:t>
      </w:r>
      <w:ins w:author="Ryo Shibata" w:id="35" w:date="2023-04-15T20:07:53Z">
        <w:r w:rsidDel="00000000" w:rsidR="00000000" w:rsidRPr="00000000">
          <w:rPr>
            <w:rtl w:val="0"/>
          </w:rPr>
          <w:t xml:space="preserve">,</w:t>
        </w:r>
      </w:ins>
      <w:r w:rsidDel="00000000" w:rsidR="00000000" w:rsidRPr="00000000">
        <w:rPr>
          <w:rtl w:val="0"/>
        </w:rPr>
        <w:t xml:space="preserve"> and Daily Instruments, those with median ECI are facing a more complicated and diverse situation, such as Italy and Spain. </w:t>
      </w:r>
    </w:p>
    <w:p w:rsidR="00000000" w:rsidDel="00000000" w:rsidP="00000000" w:rsidRDefault="00000000" w:rsidRPr="00000000" w14:paraId="000000D6">
      <w:pPr>
        <w:pageBreakBefore w:val="0"/>
        <w:shd w:fill="ffffff" w:val="clear"/>
        <w:spacing w:after="180" w:line="276" w:lineRule="auto"/>
        <w:jc w:val="both"/>
        <w:rPr/>
      </w:pPr>
      <w:r w:rsidDel="00000000" w:rsidR="00000000" w:rsidRPr="00000000">
        <w:rPr>
          <w:rtl w:val="0"/>
        </w:rPr>
        <w:t xml:space="preserve">It can be concluded that Israel is categorized to be a highly complex</w:t>
      </w:r>
      <w:del w:author="Ryo Shibata" w:id="36" w:date="2023-04-15T20:08:04Z">
        <w:r w:rsidDel="00000000" w:rsidR="00000000" w:rsidRPr="00000000">
          <w:rPr>
            <w:rtl w:val="0"/>
          </w:rPr>
          <w:delText xml:space="preserve">ed</w:delText>
        </w:r>
      </w:del>
      <w:r w:rsidDel="00000000" w:rsidR="00000000" w:rsidRPr="00000000">
        <w:rPr>
          <w:rtl w:val="0"/>
        </w:rPr>
        <w:t xml:space="preserve"> country </w:t>
      </w:r>
      <w:del w:author="Ryo Shibata" w:id="37" w:date="2023-04-15T20:08:16Z">
        <w:r w:rsidDel="00000000" w:rsidR="00000000" w:rsidRPr="00000000">
          <w:rPr>
            <w:rtl w:val="0"/>
          </w:rPr>
          <w:delText xml:space="preserve">as </w:delText>
        </w:r>
      </w:del>
      <w:r w:rsidDel="00000000" w:rsidR="00000000" w:rsidRPr="00000000">
        <w:rPr>
          <w:rtl w:val="0"/>
        </w:rPr>
        <w:t xml:space="preserve">compared with the world’s leading economies. </w:t>
      </w:r>
    </w:p>
    <w:p w:rsidR="00000000" w:rsidDel="00000000" w:rsidP="00000000" w:rsidRDefault="00000000" w:rsidRPr="00000000" w14:paraId="000000D7">
      <w:pPr>
        <w:pageBreakBefore w:val="0"/>
        <w:jc w:val="both"/>
        <w:rPr/>
      </w:pPr>
      <w:r w:rsidDel="00000000" w:rsidR="00000000" w:rsidRPr="00000000">
        <w:rPr/>
        <w:drawing>
          <wp:inline distB="114300" distT="114300" distL="114300" distR="114300">
            <wp:extent cx="5734050" cy="2273300"/>
            <wp:effectExtent b="0" l="0" r="0" t="0"/>
            <wp:docPr id="2"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ageBreakBefore w:val="0"/>
        <w:jc w:val="both"/>
        <w:rPr/>
      </w:pPr>
      <w:r w:rsidDel="00000000" w:rsidR="00000000" w:rsidRPr="00000000">
        <w:rPr>
          <w:rtl w:val="0"/>
        </w:rPr>
      </w:r>
    </w:p>
    <w:p w:rsidR="00000000" w:rsidDel="00000000" w:rsidP="00000000" w:rsidRDefault="00000000" w:rsidRPr="00000000" w14:paraId="000000D9">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A">
      <w:pPr>
        <w:pageBreakBefore w:val="0"/>
        <w:jc w:val="center"/>
        <w:rPr/>
      </w:pPr>
      <w:r w:rsidDel="00000000" w:rsidR="00000000" w:rsidRPr="00000000">
        <w:rPr>
          <w:rtl w:val="0"/>
        </w:rPr>
      </w:r>
    </w:p>
    <w:p w:rsidR="00000000" w:rsidDel="00000000" w:rsidP="00000000" w:rsidRDefault="00000000" w:rsidRPr="00000000" w14:paraId="000000DB">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DC">
      <w:pPr>
        <w:pageBreakBefore w:val="0"/>
        <w:rPr/>
      </w:pPr>
      <w:r w:rsidDel="00000000" w:rsidR="00000000" w:rsidRPr="00000000">
        <w:rPr>
          <w:rtl w:val="0"/>
        </w:rPr>
      </w:r>
    </w:p>
    <w:p w:rsidR="00000000" w:rsidDel="00000000" w:rsidP="00000000" w:rsidRDefault="00000000" w:rsidRPr="00000000" w14:paraId="000000DD">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E">
      <w:pPr>
        <w:pageBreakBefore w:val="0"/>
        <w:jc w:val="both"/>
        <w:rPr/>
      </w:pPr>
      <w:r w:rsidDel="00000000" w:rsidR="00000000" w:rsidRPr="00000000">
        <w:rPr>
          <w:rtl w:val="0"/>
        </w:rPr>
      </w:r>
    </w:p>
    <w:p w:rsidR="00000000" w:rsidDel="00000000" w:rsidP="00000000" w:rsidRDefault="00000000" w:rsidRPr="00000000" w14:paraId="000000DF">
      <w:pPr>
        <w:pageBreakBefore w:val="0"/>
        <w:jc w:val="center"/>
        <w:rPr/>
      </w:pPr>
      <w:r w:rsidDel="00000000" w:rsidR="00000000" w:rsidRPr="00000000">
        <w:rPr/>
        <w:drawing>
          <wp:inline distB="114300" distT="114300" distL="114300" distR="114300">
            <wp:extent cx="2528888" cy="1141284"/>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ageBreakBefore w:val="0"/>
        <w:jc w:val="center"/>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2">
      <w:pPr>
        <w:pageBreakBefore w:val="0"/>
        <w:jc w:val="both"/>
        <w:rPr/>
      </w:pPr>
      <w:r w:rsidDel="00000000" w:rsidR="00000000" w:rsidRPr="00000000">
        <w:rPr>
          <w:rtl w:val="0"/>
        </w:rPr>
        <w:t xml:space="preserve"> </w:t>
      </w:r>
    </w:p>
    <w:p w:rsidR="00000000" w:rsidDel="00000000" w:rsidP="00000000" w:rsidRDefault="00000000" w:rsidRPr="00000000" w14:paraId="000000E3">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w:t>
      </w:r>
      <w:ins w:author="Ryo Shibata" w:id="38" w:date="2023-04-15T20:09:01Z">
        <w:r w:rsidDel="00000000" w:rsidR="00000000" w:rsidRPr="00000000">
          <w:rPr>
            <w:rtl w:val="0"/>
          </w:rPr>
          <w:t xml:space="preserve">to</w:t>
        </w:r>
      </w:ins>
      <w:del w:author="Ryo Shibata" w:id="38" w:date="2023-04-15T20:09:01Z">
        <w:r w:rsidDel="00000000" w:rsidR="00000000" w:rsidRPr="00000000">
          <w:rPr>
            <w:rtl w:val="0"/>
          </w:rPr>
          <w:delText xml:space="preserve">on</w:delText>
        </w:r>
      </w:del>
      <w:r w:rsidDel="00000000" w:rsidR="00000000" w:rsidRPr="00000000">
        <w:rPr>
          <w:rtl w:val="0"/>
        </w:rPr>
        <w:t xml:space="preserve"> this problem. In order to solve this problem, our idea is to use </w:t>
      </w:r>
      <w:ins w:author="Ryo Shibata" w:id="39" w:date="2023-04-15T20:09:07Z">
        <w:r w:rsidDel="00000000" w:rsidR="00000000" w:rsidRPr="00000000">
          <w:rPr>
            <w:rtl w:val="0"/>
          </w:rPr>
          <w:t xml:space="preserve">a </w:t>
        </w:r>
      </w:ins>
      <w:r w:rsidDel="00000000" w:rsidR="00000000" w:rsidRPr="00000000">
        <w:rPr>
          <w:rtl w:val="0"/>
        </w:rPr>
        <w:t xml:space="preserve">greedy algorithm. The way that we apply </w:t>
      </w:r>
      <w:ins w:author="Ryo Shibata" w:id="40" w:date="2023-04-15T20:09:15Z">
        <w:r w:rsidDel="00000000" w:rsidR="00000000" w:rsidRPr="00000000">
          <w:rPr>
            <w:rtl w:val="0"/>
          </w:rPr>
          <w:t xml:space="preserve">the </w:t>
        </w:r>
      </w:ins>
      <w:r w:rsidDel="00000000" w:rsidR="00000000" w:rsidRPr="00000000">
        <w:rPr>
          <w:rtl w:val="0"/>
        </w:rPr>
        <w:t xml:space="preserve">greedy algorithm is that firstly we separate the total budget into k equal parts, and then for the first equal part</w:t>
      </w:r>
      <w:ins w:author="Ryo Shibata" w:id="41" w:date="2023-04-15T20:09:26Z">
        <w:r w:rsidDel="00000000" w:rsidR="00000000" w:rsidRPr="00000000">
          <w:rPr>
            <w:rtl w:val="0"/>
          </w:rPr>
          <w:t xml:space="preserve">,</w:t>
        </w:r>
      </w:ins>
      <w:r w:rsidDel="00000000" w:rsidR="00000000" w:rsidRPr="00000000">
        <w:rPr>
          <w:rtl w:val="0"/>
        </w:rPr>
        <w:t xml:space="preserve">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w:t>
      </w:r>
      <w:ins w:author="Ryo Shibata" w:id="42" w:date="2023-04-15T20:09:40Z">
        <w:r w:rsidDel="00000000" w:rsidR="00000000" w:rsidRPr="00000000">
          <w:rPr>
            <w:rtl w:val="0"/>
          </w:rPr>
          <w:t xml:space="preserve">of the </w:t>
        </w:r>
      </w:ins>
      <w:r w:rsidDel="00000000" w:rsidR="00000000" w:rsidRPr="00000000">
        <w:rPr>
          <w:rtl w:val="0"/>
        </w:rPr>
        <w:t xml:space="preserve">equal parts can be done in the same way. </w:t>
      </w:r>
    </w:p>
    <w:p w:rsidR="00000000" w:rsidDel="00000000" w:rsidP="00000000" w:rsidRDefault="00000000" w:rsidRPr="00000000" w14:paraId="000000E4">
      <w:pPr>
        <w:pageBreakBefore w:val="0"/>
        <w:jc w:val="both"/>
        <w:rPr/>
      </w:pPr>
      <w:r w:rsidDel="00000000" w:rsidR="00000000" w:rsidRPr="00000000">
        <w:rPr>
          <w:rtl w:val="0"/>
        </w:rPr>
        <w:t xml:space="preserve"> </w:t>
      </w:r>
    </w:p>
    <w:p w:rsidR="00000000" w:rsidDel="00000000" w:rsidP="00000000" w:rsidRDefault="00000000" w:rsidRPr="00000000" w14:paraId="000000E5">
      <w:pPr>
        <w:pageBreakBefore w:val="0"/>
        <w:jc w:val="both"/>
        <w:rPr/>
      </w:pPr>
      <w:r w:rsidDel="00000000" w:rsidR="00000000" w:rsidRPr="00000000">
        <w:rPr>
          <w:rtl w:val="0"/>
        </w:rPr>
        <w:t xml:space="preserve">However, as is known to all,</w:t>
      </w:r>
      <w:ins w:author="Ryo Shibata" w:id="43" w:date="2023-04-15T20:09:57Z">
        <w:r w:rsidDel="00000000" w:rsidR="00000000" w:rsidRPr="00000000">
          <w:rPr>
            <w:rtl w:val="0"/>
          </w:rPr>
          <w:t xml:space="preserve"> the</w:t>
        </w:r>
      </w:ins>
      <w:r w:rsidDel="00000000" w:rsidR="00000000" w:rsidRPr="00000000">
        <w:rPr>
          <w:rtl w:val="0"/>
        </w:rPr>
        <w:t xml:space="preserve">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w:t>
      </w:r>
      <w:ins w:author="Ryo Shibata" w:id="44" w:date="2023-04-15T20:10:03Z">
        <w:r w:rsidDel="00000000" w:rsidR="00000000" w:rsidRPr="00000000">
          <w:rPr>
            <w:rtl w:val="0"/>
          </w:rPr>
          <w:t xml:space="preserve">,</w:t>
        </w:r>
      </w:ins>
      <w:r w:rsidDel="00000000" w:rsidR="00000000" w:rsidRPr="00000000">
        <w:rPr>
          <w:rtl w:val="0"/>
        </w:rPr>
        <w:t xml:space="preserve"> and pick the largest one. The ratio is defined as the following:</w:t>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jc w:val="center"/>
        <w:rPr/>
      </w:pPr>
      <w:r w:rsidDel="00000000" w:rsidR="00000000" w:rsidRPr="00000000">
        <w:rPr/>
        <w:drawing>
          <wp:inline distB="114300" distT="114300" distL="114300" distR="114300">
            <wp:extent cx="2138363" cy="718630"/>
            <wp:effectExtent b="0" l="0" r="0" t="0"/>
            <wp:docPr id="1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9">
      <w:pPr>
        <w:pageBreakBefore w:val="0"/>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B">
      <w:pPr>
        <w:pageBreakBefore w:val="0"/>
        <w:rPr/>
      </w:pPr>
      <w:r w:rsidDel="00000000" w:rsidR="00000000" w:rsidRPr="00000000">
        <w:rPr>
          <w:rtl w:val="0"/>
        </w:rPr>
        <w:t xml:space="preserve"> </w:t>
      </w:r>
    </w:p>
    <w:p w:rsidR="00000000" w:rsidDel="00000000" w:rsidP="00000000" w:rsidRDefault="00000000" w:rsidRPr="00000000" w14:paraId="000000EC">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w:t>
      </w:r>
      <w:del w:author="Ryo Shibata" w:id="45" w:date="2023-04-15T20:10:20Z">
        <w:r w:rsidDel="00000000" w:rsidR="00000000" w:rsidRPr="00000000">
          <w:rPr>
            <w:rtl w:val="0"/>
          </w:rPr>
          <w:delText xml:space="preserve">,</w:delText>
        </w:r>
      </w:del>
      <w:r w:rsidDel="00000000" w:rsidR="00000000" w:rsidRPr="00000000">
        <w:rPr>
          <w:rtl w:val="0"/>
        </w:rPr>
        <w:t xml:space="preserve"> (i.e., the smallest amount of required export increase).</w:t>
      </w:r>
      <w:r w:rsidDel="00000000" w:rsidR="00000000" w:rsidRPr="00000000">
        <w:rPr>
          <w:rtl w:val="0"/>
        </w:rPr>
      </w:r>
    </w:p>
    <w:p w:rsidR="00000000" w:rsidDel="00000000" w:rsidP="00000000" w:rsidRDefault="00000000" w:rsidRPr="00000000" w14:paraId="000000ED">
      <w:pPr>
        <w:pageBreakBefore w:val="0"/>
        <w:jc w:val="both"/>
        <w:rPr>
          <w:b w:val="1"/>
          <w:bCs w:val="1"/>
        </w:rPr>
      </w:pPr>
      <w:r w:rsidDel="00000000" w:rsidR="00000000" w:rsidRPr="00000000">
        <w:rPr>
          <w:rtl w:val="0"/>
        </w:rPr>
      </w:r>
    </w:p>
    <w:p w:rsidR="00000000" w:rsidDel="00000000" w:rsidP="00000000" w:rsidRDefault="00000000" w:rsidRPr="00000000" w14:paraId="000000EE">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EF">
      <w:pPr>
        <w:pageBreakBefore w:val="0"/>
        <w:jc w:val="both"/>
        <w:rPr>
          <w:b w:val="1"/>
          <w:bCs w:val="1"/>
        </w:rPr>
      </w:pPr>
      <w:r w:rsidDel="00000000" w:rsidR="00000000" w:rsidRPr="00000000">
        <w:rPr>
          <w:rtl w:val="0"/>
        </w:rPr>
      </w:r>
    </w:p>
    <w:p w:rsidR="00000000" w:rsidDel="00000000" w:rsidP="00000000" w:rsidRDefault="00000000" w:rsidRPr="00000000" w14:paraId="000000F0">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1">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8">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9">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A">
      <w:pPr>
        <w:pageBreakBefore w:val="0"/>
        <w:jc w:val="center"/>
        <w:rPr/>
      </w:pPr>
      <w:r w:rsidDel="00000000" w:rsidR="00000000" w:rsidRPr="00000000">
        <w:rPr>
          <w:rtl w:val="0"/>
        </w:rPr>
      </w:r>
    </w:p>
    <w:p w:rsidR="00000000" w:rsidDel="00000000" w:rsidP="00000000" w:rsidRDefault="00000000" w:rsidRPr="00000000" w14:paraId="0000011B">
      <w:pPr>
        <w:pageBreakBefore w:val="0"/>
        <w:jc w:val="both"/>
        <w:rPr/>
      </w:pPr>
      <w:r w:rsidDel="00000000" w:rsidR="00000000" w:rsidRPr="00000000">
        <w:rPr>
          <w:rtl w:val="0"/>
        </w:rPr>
        <w:t xml:space="preserve">Below is the economic panel for Israel in 2013. We can see that for different percentages of heuristic total export growth, the ECIs of Israel actually have different amounts of increments. Overall, 5, 10, 15, and 20 percent export growth result in a similar ECI improvement pattern, which starts from around 1.24 and ends at around 1.67. </w:t>
      </w:r>
    </w:p>
    <w:p w:rsidR="00000000" w:rsidDel="00000000" w:rsidP="00000000" w:rsidRDefault="00000000" w:rsidRPr="00000000" w14:paraId="0000011C">
      <w:pPr>
        <w:pageBreakBefore w:val="0"/>
        <w:jc w:val="both"/>
        <w:rPr/>
      </w:pPr>
      <w:r w:rsidDel="00000000" w:rsidR="00000000" w:rsidRPr="00000000">
        <w:rPr>
          <w:rtl w:val="0"/>
        </w:rPr>
        <w:t xml:space="preserve"> </w:t>
      </w:r>
    </w:p>
    <w:p w:rsidR="00000000" w:rsidDel="00000000" w:rsidP="00000000" w:rsidRDefault="00000000" w:rsidRPr="00000000" w14:paraId="0000011D">
      <w:pPr>
        <w:pageBreakBefore w:val="0"/>
        <w:jc w:val="both"/>
        <w:rPr/>
      </w:pPr>
      <w:r w:rsidDel="00000000" w:rsidR="00000000" w:rsidRPr="00000000">
        <w:rPr>
          <w:rtl w:val="0"/>
        </w:rPr>
        <w:t xml:space="preserve">Among all four cases (5, 10, 15</w:t>
      </w:r>
      <w:ins w:author="Ryo Shibata" w:id="46" w:date="2023-04-15T20:10:47Z">
        <w:r w:rsidDel="00000000" w:rsidR="00000000" w:rsidRPr="00000000">
          <w:rPr>
            <w:rtl w:val="0"/>
          </w:rPr>
          <w:t xml:space="preserve">,</w:t>
        </w:r>
      </w:ins>
      <w:r w:rsidDel="00000000" w:rsidR="00000000" w:rsidRPr="00000000">
        <w:rPr>
          <w:rtl w:val="0"/>
        </w:rPr>
        <w:t xml:space="preserve"> and 20 percent export growth), </w:t>
      </w:r>
      <w:ins w:author="Ryo Shibata" w:id="47" w:date="2023-04-15T20:10:55Z">
        <w:r w:rsidDel="00000000" w:rsidR="00000000" w:rsidRPr="00000000">
          <w:rPr>
            <w:rtl w:val="0"/>
          </w:rPr>
          <w:t xml:space="preserve">H</w:t>
        </w:r>
      </w:ins>
      <w:del w:author="Ryo Shibata" w:id="47" w:date="2023-04-15T20:10:55Z">
        <w:r w:rsidDel="00000000" w:rsidR="00000000" w:rsidRPr="00000000">
          <w:rPr>
            <w:rtl w:val="0"/>
          </w:rPr>
          <w:delText xml:space="preserve">h</w:delText>
        </w:r>
      </w:del>
      <w:r w:rsidDel="00000000" w:rsidR="00000000" w:rsidRPr="00000000">
        <w:rPr>
          <w:rtl w:val="0"/>
        </w:rPr>
        <w:t xml:space="preserve">igh-complexity </w:t>
      </w:r>
      <w:ins w:author="Ryo Shibata" w:id="48" w:date="2023-04-15T20:10:57Z">
        <w:r w:rsidDel="00000000" w:rsidR="00000000" w:rsidRPr="00000000">
          <w:rPr>
            <w:rtl w:val="0"/>
          </w:rPr>
          <w:t xml:space="preserve">P</w:t>
        </w:r>
      </w:ins>
      <w:del w:author="Ryo Shibata" w:id="48" w:date="2023-04-15T20:10:57Z">
        <w:r w:rsidDel="00000000" w:rsidR="00000000" w:rsidRPr="00000000">
          <w:rPr>
            <w:rtl w:val="0"/>
          </w:rPr>
          <w:delText xml:space="preserve">p</w:delText>
        </w:r>
      </w:del>
      <w:r w:rsidDel="00000000" w:rsidR="00000000" w:rsidRPr="00000000">
        <w:rPr>
          <w:rtl w:val="0"/>
        </w:rPr>
        <w:t xml:space="preserve">roducts and </w:t>
      </w:r>
      <w:ins w:author="Ryo Shibata" w:id="49" w:date="2023-04-15T20:10:59Z">
        <w:r w:rsidDel="00000000" w:rsidR="00000000" w:rsidRPr="00000000">
          <w:rPr>
            <w:rtl w:val="0"/>
          </w:rPr>
          <w:t xml:space="preserve">T</w:t>
        </w:r>
      </w:ins>
      <w:del w:author="Ryo Shibata" w:id="49" w:date="2023-04-15T20:10:59Z">
        <w:r w:rsidDel="00000000" w:rsidR="00000000" w:rsidRPr="00000000">
          <w:rPr>
            <w:rtl w:val="0"/>
          </w:rPr>
          <w:delText xml:space="preserve">t</w:delText>
        </w:r>
      </w:del>
      <w:r w:rsidDel="00000000" w:rsidR="00000000" w:rsidRPr="00000000">
        <w:rPr>
          <w:rtl w:val="0"/>
        </w:rPr>
        <w:t xml:space="preserve">ransportation account for the allocation portfolio. Compared with the solution of other countries, it is obvious that there is not so much room for ECI improvement, which can be reasoned by the pretty well-rounded economic structure of Israel. Therefore, carrying on the current production pattern is sufficient for maintaining the ECI at an advanced level. Additionally, given that there is a pretty developed economic structure, Israel should focus more on the development of </w:t>
      </w:r>
      <w:ins w:author="Ryo Shibata" w:id="50" w:date="2023-04-15T20:11:11Z">
        <w:r w:rsidDel="00000000" w:rsidR="00000000" w:rsidRPr="00000000">
          <w:rPr>
            <w:rtl w:val="0"/>
          </w:rPr>
          <w:t xml:space="preserve">H</w:t>
        </w:r>
      </w:ins>
      <w:del w:author="Ryo Shibata" w:id="50" w:date="2023-04-15T20:11:11Z">
        <w:r w:rsidDel="00000000" w:rsidR="00000000" w:rsidRPr="00000000">
          <w:rPr>
            <w:rtl w:val="0"/>
          </w:rPr>
          <w:delText xml:space="preserve">h</w:delText>
        </w:r>
      </w:del>
      <w:r w:rsidDel="00000000" w:rsidR="00000000" w:rsidRPr="00000000">
        <w:rPr>
          <w:rtl w:val="0"/>
        </w:rPr>
        <w:t xml:space="preserve">igh</w:t>
      </w:r>
      <w:ins w:author="Ryo Shibata" w:id="51" w:date="2023-04-15T20:11:13Z">
        <w:r w:rsidDel="00000000" w:rsidR="00000000" w:rsidRPr="00000000">
          <w:rPr>
            <w:rtl w:val="0"/>
          </w:rPr>
          <w:t xml:space="preserve">-</w:t>
        </w:r>
      </w:ins>
      <w:del w:author="Ryo Shibata" w:id="51" w:date="2023-04-15T20:11:13Z">
        <w:r w:rsidDel="00000000" w:rsidR="00000000" w:rsidRPr="00000000">
          <w:rPr>
            <w:rtl w:val="0"/>
          </w:rPr>
          <w:delText xml:space="preserve"> </w:delText>
        </w:r>
      </w:del>
      <w:r w:rsidDel="00000000" w:rsidR="00000000" w:rsidRPr="00000000">
        <w:rPr>
          <w:rtl w:val="0"/>
        </w:rPr>
        <w:t xml:space="preserve">complexity </w:t>
      </w:r>
      <w:ins w:author="Ryo Shibata" w:id="52" w:date="2023-04-15T20:11:14Z">
        <w:r w:rsidDel="00000000" w:rsidR="00000000" w:rsidRPr="00000000">
          <w:rPr>
            <w:rtl w:val="0"/>
          </w:rPr>
          <w:t xml:space="preserve">P</w:t>
        </w:r>
      </w:ins>
      <w:del w:author="Ryo Shibata" w:id="52" w:date="2023-04-15T20:11:14Z">
        <w:r w:rsidDel="00000000" w:rsidR="00000000" w:rsidRPr="00000000">
          <w:rPr>
            <w:rtl w:val="0"/>
          </w:rPr>
          <w:delText xml:space="preserve">p</w:delText>
        </w:r>
      </w:del>
      <w:r w:rsidDel="00000000" w:rsidR="00000000" w:rsidRPr="00000000">
        <w:rPr>
          <w:rtl w:val="0"/>
        </w:rPr>
        <w:t xml:space="preserve">roducts, which can be beneficial for the production of other industries.</w:t>
      </w:r>
    </w:p>
    <w:p w:rsidR="00000000" w:rsidDel="00000000" w:rsidP="00000000" w:rsidRDefault="00000000" w:rsidRPr="00000000" w14:paraId="0000011E">
      <w:pPr>
        <w:pageBreakBefore w:val="0"/>
        <w:jc w:val="both"/>
        <w:rPr/>
      </w:pPr>
      <w:r w:rsidDel="00000000" w:rsidR="00000000" w:rsidRPr="00000000">
        <w:rPr/>
        <w:drawing>
          <wp:inline distB="114300" distT="114300" distL="114300" distR="114300">
            <wp:extent cx="5859919" cy="1995488"/>
            <wp:effectExtent b="0" l="0" r="0" t="0"/>
            <wp:docPr id="1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859919" cy="1995488"/>
                    </a:xfrm>
                    <a:prstGeom prst="rect"/>
                    <a:ln/>
                  </pic:spPr>
                </pic:pic>
              </a:graphicData>
            </a:graphic>
          </wp:inline>
        </w:drawing>
      </w:r>
      <w:r w:rsidDel="00000000" w:rsidR="00000000" w:rsidRPr="00000000">
        <w:rPr/>
        <w:drawing>
          <wp:inline distB="114300" distT="114300" distL="114300" distR="114300">
            <wp:extent cx="5699892" cy="1747838"/>
            <wp:effectExtent b="0" l="0" r="0" t="0"/>
            <wp:docPr id="1" name="image23.png"/>
            <a:graphic>
              <a:graphicData uri="http://schemas.openxmlformats.org/drawingml/2006/picture">
                <pic:pic>
                  <pic:nvPicPr>
                    <pic:cNvPr id="0" name="image23.png"/>
                    <pic:cNvPicPr preferRelativeResize="0"/>
                  </pic:nvPicPr>
                  <pic:blipFill>
                    <a:blip r:embed="rId17"/>
                    <a:srcRect b="12195" l="2492" r="0" t="0"/>
                    <a:stretch>
                      <a:fillRect/>
                    </a:stretch>
                  </pic:blipFill>
                  <pic:spPr>
                    <a:xfrm>
                      <a:off x="0" y="0"/>
                      <a:ext cx="5699892"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center"/>
        <w:rPr/>
      </w:pPr>
      <w:r w:rsidDel="00000000" w:rsidR="00000000" w:rsidRPr="00000000">
        <w:rPr>
          <w:rtl w:val="0"/>
        </w:rPr>
        <w:t xml:space="preserve">Figure 5: Greedy Based ECI Improvement Results of Israel in 2013 with Different Budgets</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drawing>
          <wp:inline distB="114300" distT="114300" distL="114300" distR="114300">
            <wp:extent cx="5731200" cy="685800"/>
            <wp:effectExtent b="0" l="0" r="0" t="0"/>
            <wp:docPr id="5" name="image22.png"/>
            <a:graphic>
              <a:graphicData uri="http://schemas.openxmlformats.org/drawingml/2006/picture">
                <pic:pic>
                  <pic:nvPicPr>
                    <pic:cNvPr id="0" name="image22.png"/>
                    <pic:cNvPicPr preferRelativeResize="0"/>
                  </pic:nvPicPr>
                  <pic:blipFill>
                    <a:blip r:embed="rId18"/>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rtl w:val="0"/>
        </w:rPr>
      </w:r>
    </w:p>
    <w:p w:rsidR="00000000" w:rsidDel="00000000" w:rsidP="00000000" w:rsidRDefault="00000000" w:rsidRPr="00000000" w14:paraId="00000124">
      <w:pPr>
        <w:pageBreakBefore w:val="0"/>
        <w:jc w:val="center"/>
        <w:rPr/>
      </w:pPr>
      <w:r w:rsidDel="00000000" w:rsidR="00000000" w:rsidRPr="00000000">
        <w:rPr>
          <w:rtl w:val="0"/>
        </w:rPr>
        <w:t xml:space="preserve">Table 8: Portfolio of Israel in 2013</w:t>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t xml:space="preserve">For further suggestions on Israel’s development in the future. We also offer the optimization result based on its export data in 2018. Below is the economic panel for Israel in 2018. We can see that there are two common patterns for the ECI improvement trajectories in four cases, which is that the improvements in 5 and 10 percent export growth share one pattern, and the improvements in 15 and 20 share another one. For 5 and 10 percent growth, even though the ECI improvement trajectories and the portfolio components are pretty similar, their weights are actually quite different. For example, the portfolio for 5 percent growth puts more weight on </w:t>
      </w:r>
      <w:ins w:author="Ryo Shibata" w:id="53" w:date="2023-04-15T20:11:26Z">
        <w:r w:rsidDel="00000000" w:rsidR="00000000" w:rsidRPr="00000000">
          <w:rPr>
            <w:rtl w:val="0"/>
          </w:rPr>
          <w:t xml:space="preserve">H</w:t>
        </w:r>
      </w:ins>
      <w:del w:author="Ryo Shibata" w:id="53" w:date="2023-04-15T20:11:26Z">
        <w:r w:rsidDel="00000000" w:rsidR="00000000" w:rsidRPr="00000000">
          <w:rPr>
            <w:rtl w:val="0"/>
          </w:rPr>
          <w:delText xml:space="preserve">h</w:delText>
        </w:r>
      </w:del>
      <w:r w:rsidDel="00000000" w:rsidR="00000000" w:rsidRPr="00000000">
        <w:rPr>
          <w:rtl w:val="0"/>
        </w:rPr>
        <w:t xml:space="preserve">igh-complexity </w:t>
      </w:r>
      <w:ins w:author="Ryo Shibata" w:id="54" w:date="2023-04-15T20:11:28Z">
        <w:r w:rsidDel="00000000" w:rsidR="00000000" w:rsidRPr="00000000">
          <w:rPr>
            <w:rtl w:val="0"/>
          </w:rPr>
          <w:t xml:space="preserve">P</w:t>
        </w:r>
      </w:ins>
      <w:del w:author="Ryo Shibata" w:id="54" w:date="2023-04-15T20:11:28Z">
        <w:r w:rsidDel="00000000" w:rsidR="00000000" w:rsidRPr="00000000">
          <w:rPr>
            <w:rtl w:val="0"/>
          </w:rPr>
          <w:delText xml:space="preserve">p</w:delText>
        </w:r>
      </w:del>
      <w:r w:rsidDel="00000000" w:rsidR="00000000" w:rsidRPr="00000000">
        <w:rPr>
          <w:rtl w:val="0"/>
        </w:rPr>
        <w:t xml:space="preserve">roducts while the one for 10 percent growth puts more weight on </w:t>
      </w:r>
      <w:ins w:author="Ryo Shibata" w:id="55" w:date="2023-04-15T20:11:39Z">
        <w:r w:rsidDel="00000000" w:rsidR="00000000" w:rsidRPr="00000000">
          <w:rPr>
            <w:rtl w:val="0"/>
          </w:rPr>
          <w:t xml:space="preserve">M</w:t>
        </w:r>
      </w:ins>
      <w:del w:author="Ryo Shibata" w:id="55" w:date="2023-04-15T20:11:39Z">
        <w:r w:rsidDel="00000000" w:rsidR="00000000" w:rsidRPr="00000000">
          <w:rPr>
            <w:rtl w:val="0"/>
          </w:rPr>
          <w:delText xml:space="preserve">m</w:delText>
        </w:r>
      </w:del>
      <w:r w:rsidDel="00000000" w:rsidR="00000000" w:rsidRPr="00000000">
        <w:rPr>
          <w:rtl w:val="0"/>
        </w:rPr>
        <w:t xml:space="preserve">achinery and </w:t>
      </w:r>
      <w:ins w:author="Ryo Shibata" w:id="56" w:date="2023-04-15T20:11:41Z">
        <w:r w:rsidDel="00000000" w:rsidR="00000000" w:rsidRPr="00000000">
          <w:rPr>
            <w:rtl w:val="0"/>
          </w:rPr>
          <w:t xml:space="preserve">C</w:t>
        </w:r>
      </w:ins>
      <w:del w:author="Ryo Shibata" w:id="56" w:date="2023-04-15T20:11:41Z">
        <w:r w:rsidDel="00000000" w:rsidR="00000000" w:rsidRPr="00000000">
          <w:rPr>
            <w:rtl w:val="0"/>
          </w:rPr>
          <w:delText xml:space="preserve">c</w:delText>
        </w:r>
      </w:del>
      <w:r w:rsidDel="00000000" w:rsidR="00000000" w:rsidRPr="00000000">
        <w:rPr>
          <w:rtl w:val="0"/>
        </w:rPr>
        <w:t xml:space="preserve">onstruction. For situations with higher budgets of investment, like 15 or 20 percent growth, industries like </w:t>
      </w:r>
      <w:ins w:author="Ryo Shibata" w:id="57" w:date="2023-04-15T20:11:43Z">
        <w:r w:rsidDel="00000000" w:rsidR="00000000" w:rsidRPr="00000000">
          <w:rPr>
            <w:rtl w:val="0"/>
          </w:rPr>
          <w:t xml:space="preserve">T</w:t>
        </w:r>
      </w:ins>
      <w:del w:author="Ryo Shibata" w:id="57" w:date="2023-04-15T20:11:43Z">
        <w:r w:rsidDel="00000000" w:rsidR="00000000" w:rsidRPr="00000000">
          <w:rPr>
            <w:rtl w:val="0"/>
          </w:rPr>
          <w:delText xml:space="preserve">t</w:delText>
        </w:r>
      </w:del>
      <w:r w:rsidDel="00000000" w:rsidR="00000000" w:rsidRPr="00000000">
        <w:rPr>
          <w:rtl w:val="0"/>
        </w:rPr>
        <w:t xml:space="preserve">ransportation and </w:t>
      </w:r>
      <w:ins w:author="Ryo Shibata" w:id="58" w:date="2023-04-15T20:11:44Z">
        <w:r w:rsidDel="00000000" w:rsidR="00000000" w:rsidRPr="00000000">
          <w:rPr>
            <w:rtl w:val="0"/>
          </w:rPr>
          <w:t xml:space="preserve">H</w:t>
        </w:r>
      </w:ins>
      <w:del w:author="Ryo Shibata" w:id="58" w:date="2023-04-15T20:11:44Z">
        <w:r w:rsidDel="00000000" w:rsidR="00000000" w:rsidRPr="00000000">
          <w:rPr>
            <w:rtl w:val="0"/>
          </w:rPr>
          <w:delText xml:space="preserve">h</w:delText>
        </w:r>
      </w:del>
      <w:r w:rsidDel="00000000" w:rsidR="00000000" w:rsidRPr="00000000">
        <w:rPr>
          <w:rtl w:val="0"/>
        </w:rPr>
        <w:t xml:space="preserve">igh</w:t>
      </w:r>
      <w:ins w:author="Ryo Shibata" w:id="59" w:date="2023-04-15T20:11:46Z">
        <w:r w:rsidDel="00000000" w:rsidR="00000000" w:rsidRPr="00000000">
          <w:rPr>
            <w:rtl w:val="0"/>
          </w:rPr>
          <w:t xml:space="preserve">-</w:t>
        </w:r>
      </w:ins>
      <w:del w:author="Ryo Shibata" w:id="59" w:date="2023-04-15T20:11:46Z">
        <w:r w:rsidDel="00000000" w:rsidR="00000000" w:rsidRPr="00000000">
          <w:rPr>
            <w:rtl w:val="0"/>
          </w:rPr>
          <w:delText xml:space="preserve"> </w:delText>
        </w:r>
      </w:del>
      <w:r w:rsidDel="00000000" w:rsidR="00000000" w:rsidRPr="00000000">
        <w:rPr>
          <w:rtl w:val="0"/>
        </w:rPr>
        <w:t xml:space="preserve">complexity </w:t>
      </w:r>
      <w:ins w:author="Ryo Shibata" w:id="60" w:date="2023-04-15T20:11:47Z">
        <w:r w:rsidDel="00000000" w:rsidR="00000000" w:rsidRPr="00000000">
          <w:rPr>
            <w:rtl w:val="0"/>
          </w:rPr>
          <w:t xml:space="preserve">P</w:t>
        </w:r>
      </w:ins>
      <w:del w:author="Ryo Shibata" w:id="60" w:date="2023-04-15T20:11:47Z">
        <w:r w:rsidDel="00000000" w:rsidR="00000000" w:rsidRPr="00000000">
          <w:rPr>
            <w:rtl w:val="0"/>
          </w:rPr>
          <w:delText xml:space="preserve">p</w:delText>
        </w:r>
      </w:del>
      <w:r w:rsidDel="00000000" w:rsidR="00000000" w:rsidRPr="00000000">
        <w:rPr>
          <w:rtl w:val="0"/>
        </w:rPr>
        <w:t xml:space="preserve">roducts are the ones that contribute a lot </w:t>
      </w:r>
      <w:ins w:author="Ryo Shibata" w:id="61" w:date="2023-04-15T20:12:00Z">
        <w:r w:rsidDel="00000000" w:rsidR="00000000" w:rsidRPr="00000000">
          <w:rPr>
            <w:rtl w:val="0"/>
          </w:rPr>
          <w:t xml:space="preserve">to</w:t>
        </w:r>
      </w:ins>
      <w:del w:author="Ryo Shibata" w:id="61" w:date="2023-04-15T20:12:00Z">
        <w:r w:rsidDel="00000000" w:rsidR="00000000" w:rsidRPr="00000000">
          <w:rPr>
            <w:rtl w:val="0"/>
          </w:rPr>
          <w:delText xml:space="preserve">in</w:delText>
        </w:r>
      </w:del>
      <w:r w:rsidDel="00000000" w:rsidR="00000000" w:rsidRPr="00000000">
        <w:rPr>
          <w:rtl w:val="0"/>
        </w:rPr>
        <w:t xml:space="preserve"> ECI increments. A more detailed numerical representation of the portfolio is shown in Table 9.</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drawing>
          <wp:inline distB="114300" distT="114300" distL="114300" distR="114300">
            <wp:extent cx="5859919" cy="1995488"/>
            <wp:effectExtent b="0" l="0" r="0" t="0"/>
            <wp:docPr id="24"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5859919" cy="1995488"/>
                    </a:xfrm>
                    <a:prstGeom prst="rect"/>
                    <a:ln/>
                  </pic:spPr>
                </pic:pic>
              </a:graphicData>
            </a:graphic>
          </wp:inline>
        </w:drawing>
      </w:r>
      <w:r w:rsidDel="00000000" w:rsidR="00000000" w:rsidRPr="00000000">
        <w:rPr/>
        <w:drawing>
          <wp:inline distB="114300" distT="114300" distL="114300" distR="114300">
            <wp:extent cx="5774531" cy="1785938"/>
            <wp:effectExtent b="0" l="0" r="0" t="0"/>
            <wp:docPr id="3" name="image12.png"/>
            <a:graphic>
              <a:graphicData uri="http://schemas.openxmlformats.org/drawingml/2006/picture">
                <pic:pic>
                  <pic:nvPicPr>
                    <pic:cNvPr id="0" name="image12.png"/>
                    <pic:cNvPicPr preferRelativeResize="0"/>
                  </pic:nvPicPr>
                  <pic:blipFill>
                    <a:blip r:embed="rId20"/>
                    <a:srcRect b="12195" l="3322" r="0" t="0"/>
                    <a:stretch>
                      <a:fillRect/>
                    </a:stretch>
                  </pic:blipFill>
                  <pic:spPr>
                    <a:xfrm>
                      <a:off x="0" y="0"/>
                      <a:ext cx="5774531" cy="178593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center"/>
        <w:rPr/>
      </w:pPr>
      <w:r w:rsidDel="00000000" w:rsidR="00000000" w:rsidRPr="00000000">
        <w:rPr>
          <w:rtl w:val="0"/>
        </w:rPr>
        <w:t xml:space="preserve">Figure 6: Greedy Based ECI Improvement Results of Israel in 2018 with Different Budgets</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both"/>
        <w:rPr/>
      </w:pPr>
      <w:r w:rsidDel="00000000" w:rsidR="00000000" w:rsidRPr="00000000">
        <w:rPr/>
        <w:drawing>
          <wp:inline distB="114300" distT="114300" distL="114300" distR="114300">
            <wp:extent cx="5731200" cy="990600"/>
            <wp:effectExtent b="0" l="0" r="0" t="0"/>
            <wp:docPr id="23"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center"/>
        <w:rPr/>
      </w:pPr>
      <w:r w:rsidDel="00000000" w:rsidR="00000000" w:rsidRPr="00000000">
        <w:rPr>
          <w:rtl w:val="0"/>
        </w:rPr>
        <w:t xml:space="preserve">Table 9: Portfolio of Israel in 2018</w:t>
      </w:r>
    </w:p>
    <w:p w:rsidR="00000000" w:rsidDel="00000000" w:rsidP="00000000" w:rsidRDefault="00000000" w:rsidRPr="00000000" w14:paraId="00000131">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w:t>
      </w:r>
      <w:del w:author="Ryo Shibata" w:id="62" w:date="2023-04-15T20:17:23Z">
        <w:r w:rsidDel="00000000" w:rsidR="00000000" w:rsidRPr="00000000">
          <w:rPr>
            <w:b w:val="1"/>
            <w:bCs w:val="1"/>
            <w:sz w:val="28"/>
            <w:szCs w:val="28"/>
            <w:rtl w:val="0"/>
          </w:rPr>
          <w:delText xml:space="preserve"> </w:delText>
        </w:r>
      </w:del>
      <w:r w:rsidDel="00000000" w:rsidR="00000000" w:rsidRPr="00000000">
        <w:rPr>
          <w:b w:val="1"/>
          <w:bCs w:val="1"/>
          <w:sz w:val="28"/>
          <w:szCs w:val="28"/>
          <w:rtl w:val="0"/>
        </w:rPr>
        <w:t xml:space="preserve">Sensitivity Analysis and Contingency Strategy</w:t>
      </w:r>
    </w:p>
    <w:p w:rsidR="00000000" w:rsidDel="00000000" w:rsidP="00000000" w:rsidRDefault="00000000" w:rsidRPr="00000000" w14:paraId="00000132">
      <w:pPr>
        <w:pageBreakBefore w:val="0"/>
        <w:spacing w:after="240" w:before="240" w:line="276" w:lineRule="auto"/>
        <w:rPr/>
      </w:pPr>
      <w:r w:rsidDel="00000000" w:rsidR="00000000" w:rsidRPr="00000000">
        <w:rPr>
          <w:rtl w:val="0"/>
        </w:rPr>
        <w:t xml:space="preserve">In the following section</w:t>
      </w:r>
      <w:ins w:author="Ryo Shibata" w:id="63" w:date="2023-04-15T20:17:33Z">
        <w:r w:rsidDel="00000000" w:rsidR="00000000" w:rsidRPr="00000000">
          <w:rPr>
            <w:rtl w:val="0"/>
          </w:rPr>
          <w:t xml:space="preserve">,</w:t>
        </w:r>
      </w:ins>
      <w:r w:rsidDel="00000000" w:rsidR="00000000" w:rsidRPr="00000000">
        <w:rPr>
          <w:rtl w:val="0"/>
        </w:rPr>
        <w:t xml:space="preserve"> our broad aim is to understand how sensitive Israel is to changes in export</w:t>
      </w:r>
      <w:ins w:author="Ryo Shibata" w:id="64" w:date="2023-04-15T20:17:40Z">
        <w:r w:rsidDel="00000000" w:rsidR="00000000" w:rsidRPr="00000000">
          <w:rPr>
            <w:rtl w:val="0"/>
          </w:rPr>
          <w:t xml:space="preserve">s</w:t>
        </w:r>
      </w:ins>
      <w:r w:rsidDel="00000000" w:rsidR="00000000" w:rsidRPr="00000000">
        <w:rPr>
          <w:rtl w:val="0"/>
        </w:rPr>
        <w:t xml:space="preserve"> in various industries. While the Economic Complexity Index</w:t>
      </w:r>
      <w:ins w:author="Ryo Shibata" w:id="65" w:date="2023-04-15T20:17:59Z">
        <w:r w:rsidDel="00000000" w:rsidR="00000000" w:rsidRPr="00000000">
          <w:rPr>
            <w:rtl w:val="0"/>
          </w:rPr>
          <w:t xml:space="preserve"> (ECI)</w:t>
        </w:r>
      </w:ins>
      <w:r w:rsidDel="00000000" w:rsidR="00000000" w:rsidRPr="00000000">
        <w:rPr>
          <w:rtl w:val="0"/>
        </w:rPr>
        <w:t xml:space="preserve"> has been shown to contain valuable information about the economic strength/capacity of a country, little has been said </w:t>
      </w:r>
      <w:ins w:author="Ryo Shibata" w:id="66" w:date="2023-04-15T20:18:08Z">
        <w:r w:rsidDel="00000000" w:rsidR="00000000" w:rsidRPr="00000000">
          <w:rPr>
            <w:rtl w:val="0"/>
          </w:rPr>
          <w:t xml:space="preserve">about</w:t>
        </w:r>
      </w:ins>
      <w:del w:author="Ryo Shibata" w:id="66" w:date="2023-04-15T20:18:08Z">
        <w:r w:rsidDel="00000000" w:rsidR="00000000" w:rsidRPr="00000000">
          <w:rPr>
            <w:rtl w:val="0"/>
          </w:rPr>
          <w:delText xml:space="preserve">as to</w:delText>
        </w:r>
      </w:del>
      <w:r w:rsidDel="00000000" w:rsidR="00000000" w:rsidRPr="00000000">
        <w:rPr>
          <w:rtl w:val="0"/>
        </w:rPr>
        <w:t xml:space="preserve"> the stability of the measure itself. We seek to uncover the main drivers of stability under a country's ECI score and better understand longer-term projections for ECI growth. Additionally, gaining an intuition </w:t>
      </w:r>
      <w:ins w:author="Ryo Shibata" w:id="67" w:date="2023-04-15T20:18:21Z">
        <w:r w:rsidDel="00000000" w:rsidR="00000000" w:rsidRPr="00000000">
          <w:rPr>
            <w:rtl w:val="0"/>
          </w:rPr>
          <w:t xml:space="preserve">about</w:t>
        </w:r>
      </w:ins>
      <w:del w:author="Ryo Shibata" w:id="67" w:date="2023-04-15T20:18:21Z">
        <w:r w:rsidDel="00000000" w:rsidR="00000000" w:rsidRPr="00000000">
          <w:rPr>
            <w:rtl w:val="0"/>
          </w:rPr>
          <w:delText xml:space="preserve">on</w:delText>
        </w:r>
      </w:del>
      <w:r w:rsidDel="00000000" w:rsidR="00000000" w:rsidRPr="00000000">
        <w:rPr>
          <w:rtl w:val="0"/>
        </w:rPr>
        <w:t xml:space="preserve"> the industries that are bolstering an economy and the industries that offer the greatest return per unit of investment is best done through visualization of industry</w:t>
      </w:r>
      <w:ins w:author="Ryo Shibata" w:id="68" w:date="2023-04-15T20:18:28Z">
        <w:r w:rsidDel="00000000" w:rsidR="00000000" w:rsidRPr="00000000">
          <w:rPr>
            <w:rtl w:val="0"/>
          </w:rPr>
          <w:t xml:space="preserve">-</w:t>
        </w:r>
      </w:ins>
      <w:del w:author="Ryo Shibata" w:id="68" w:date="2023-04-15T20:18:28Z">
        <w:r w:rsidDel="00000000" w:rsidR="00000000" w:rsidRPr="00000000">
          <w:rPr>
            <w:rtl w:val="0"/>
          </w:rPr>
          <w:delText xml:space="preserve"> </w:delText>
        </w:r>
      </w:del>
      <w:r w:rsidDel="00000000" w:rsidR="00000000" w:rsidRPr="00000000">
        <w:rPr>
          <w:rtl w:val="0"/>
        </w:rPr>
        <w:t xml:space="preserve">specific sensitivity. To this end, we have developed two categories of sensitivity analysis.</w:t>
      </w:r>
    </w:p>
    <w:p w:rsidR="00000000" w:rsidDel="00000000" w:rsidP="00000000" w:rsidRDefault="00000000" w:rsidRPr="00000000" w14:paraId="00000133">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4">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w:t>
      </w:r>
      <w:ins w:author="Ryo Shibata" w:id="69" w:date="2023-04-15T20:18:37Z">
        <w:r w:rsidDel="00000000" w:rsidR="00000000" w:rsidRPr="00000000">
          <w:rPr>
            <w:rtl w:val="0"/>
          </w:rPr>
          <w:t xml:space="preserve">the </w:t>
        </w:r>
      </w:ins>
      <w:r w:rsidDel="00000000" w:rsidR="00000000" w:rsidRPr="00000000">
        <w:rPr>
          <w:rtl w:val="0"/>
        </w:rPr>
        <w:t xml:space="preserve">shocking methodology to increment or decrement an industry’s export level by a certain percentage and recalculate the ECI</w:t>
      </w:r>
      <w:ins w:author="Ryo Shibata" w:id="70" w:date="2023-04-15T20:18:49Z">
        <w:r w:rsidDel="00000000" w:rsidR="00000000" w:rsidRPr="00000000">
          <w:rPr>
            <w:rtl w:val="0"/>
          </w:rPr>
          <w:t xml:space="preserve">,</w:t>
        </w:r>
      </w:ins>
      <w:r w:rsidDel="00000000" w:rsidR="00000000" w:rsidRPr="00000000">
        <w:rPr>
          <w:rtl w:val="0"/>
        </w:rPr>
        <w:t xml:space="preserve">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w:t>
      </w:r>
      <w:ins w:author="Ryo Shibata" w:id="71" w:date="2023-04-15T20:19:00Z">
        <w:r w:rsidDel="00000000" w:rsidR="00000000" w:rsidRPr="00000000">
          <w:rPr>
            <w:rtl w:val="0"/>
          </w:rPr>
          <w:t xml:space="preserve">the </w:t>
        </w:r>
      </w:ins>
      <w:r w:rsidDel="00000000" w:rsidR="00000000" w:rsidRPr="00000000">
        <w:rPr>
          <w:rtl w:val="0"/>
        </w:rPr>
        <w:t xml:space="preserve">context of real life, comparing the various inflection points across industries can give us valuable insight.</w:t>
      </w:r>
    </w:p>
    <w:p w:rsidR="00000000" w:rsidDel="00000000" w:rsidP="00000000" w:rsidRDefault="00000000" w:rsidRPr="00000000" w14:paraId="00000135">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6">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8" name="image1.jpg"/>
            <a:graphic>
              <a:graphicData uri="http://schemas.openxmlformats.org/drawingml/2006/picture">
                <pic:pic>
                  <pic:nvPicPr>
                    <pic:cNvPr id="0" name="image1.jpg"/>
                    <pic:cNvPicPr preferRelativeResize="0"/>
                  </pic:nvPicPr>
                  <pic:blipFill>
                    <a:blip r:embed="rId22"/>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8">
      <w:pPr>
        <w:pageBreakBefore w:val="0"/>
        <w:jc w:val="both"/>
        <w:rPr>
          <w:b w:val="1"/>
          <w:bCs w:val="1"/>
        </w:rPr>
      </w:pPr>
      <w:r w:rsidDel="00000000" w:rsidR="00000000" w:rsidRPr="00000000">
        <w:rPr>
          <w:rtl w:val="0"/>
        </w:rPr>
      </w:r>
    </w:p>
    <w:p w:rsidR="00000000" w:rsidDel="00000000" w:rsidP="00000000" w:rsidRDefault="00000000" w:rsidRPr="00000000" w14:paraId="00000139">
      <w:pPr>
        <w:pageBreakBefore w:val="0"/>
        <w:spacing w:after="240" w:before="240" w:line="276" w:lineRule="auto"/>
        <w:rPr>
          <w:b w:val="1"/>
          <w:bCs w:val="1"/>
        </w:rPr>
      </w:pPr>
      <w:r w:rsidDel="00000000" w:rsidR="00000000" w:rsidRPr="00000000">
        <w:rPr>
          <w:b w:val="1"/>
          <w:bCs w:val="1"/>
          <w:rtl w:val="0"/>
        </w:rPr>
        <w:t xml:space="preserve">SDV </w:t>
      </w:r>
      <w:ins w:author="Ryo Shibata" w:id="72" w:date="2023-04-15T20:19:08Z">
        <w:r w:rsidDel="00000000" w:rsidR="00000000" w:rsidRPr="00000000">
          <w:rPr>
            <w:b w:val="1"/>
            <w:bCs w:val="1"/>
            <w:rtl w:val="0"/>
          </w:rPr>
          <w:t xml:space="preserve">S</w:t>
        </w:r>
      </w:ins>
      <w:del w:author="Ryo Shibata" w:id="72" w:date="2023-04-15T20:19:08Z">
        <w:r w:rsidDel="00000000" w:rsidR="00000000" w:rsidRPr="00000000">
          <w:rPr>
            <w:b w:val="1"/>
            <w:bCs w:val="1"/>
            <w:rtl w:val="0"/>
          </w:rPr>
          <w:delText xml:space="preserve">s</w:delText>
        </w:r>
      </w:del>
      <w:r w:rsidDel="00000000" w:rsidR="00000000" w:rsidRPr="00000000">
        <w:rPr>
          <w:b w:val="1"/>
          <w:bCs w:val="1"/>
          <w:rtl w:val="0"/>
        </w:rPr>
        <w:t xml:space="preserve">ensitivity</w:t>
      </w:r>
    </w:p>
    <w:p w:rsidR="00000000" w:rsidDel="00000000" w:rsidP="00000000" w:rsidRDefault="00000000" w:rsidRPr="00000000" w14:paraId="0000013A">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B">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w:t>
      </w:r>
      <w:del w:author="Ryo Shibata" w:id="73" w:date="2023-04-15T20:19:17Z">
        <w:r w:rsidDel="00000000" w:rsidR="00000000" w:rsidRPr="00000000">
          <w:rPr>
            <w:rtl w:val="0"/>
          </w:rPr>
          <w:delText xml:space="preserve"> </w:delText>
        </w:r>
      </w:del>
      <w:r w:rsidDel="00000000" w:rsidR="00000000" w:rsidRPr="00000000">
        <w:rPr>
          <w:rtl w:val="0"/>
        </w:rPr>
        <w:t xml:space="preserve">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3C">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w:t>
      </w:r>
      <w:ins w:author="Ryo Shibata" w:id="74" w:date="2023-04-15T20:19:26Z">
        <w:r w:rsidDel="00000000" w:rsidR="00000000" w:rsidRPr="00000000">
          <w:rPr>
            <w:rtl w:val="0"/>
          </w:rPr>
          <w:t xml:space="preserve">,</w:t>
        </w:r>
      </w:ins>
      <w:r w:rsidDel="00000000" w:rsidR="00000000" w:rsidRPr="00000000">
        <w:rPr>
          <w:rtl w:val="0"/>
        </w:rPr>
        <w:t xml:space="preserve"> we are incrementing or decrementing export levels of two industries until the marginal opportunity gain of any industry changes in category (positive, negative, or neutral). </w:t>
      </w:r>
      <w:del w:author="Ryo Shibata" w:id="75" w:date="2023-04-15T20:19:33Z">
        <w:r w:rsidDel="00000000" w:rsidR="00000000" w:rsidRPr="00000000">
          <w:rPr>
            <w:rtl w:val="0"/>
          </w:rPr>
          <w:delText xml:space="preserve"> </w:delText>
        </w:r>
      </w:del>
      <w:r w:rsidDel="00000000" w:rsidR="00000000" w:rsidRPr="00000000">
        <w:rPr>
          <w:rtl w:val="0"/>
        </w:rPr>
        <w:t xml:space="preserve">Below is an example of a</w:t>
      </w:r>
      <w:ins w:author="Ryo Shibata" w:id="76" w:date="2023-04-15T20:19:45Z">
        <w:r w:rsidDel="00000000" w:rsidR="00000000" w:rsidRPr="00000000">
          <w:rPr>
            <w:rtl w:val="0"/>
          </w:rPr>
          <w:t xml:space="preserve">n</w:t>
        </w:r>
      </w:ins>
      <w:r w:rsidDel="00000000" w:rsidR="00000000" w:rsidRPr="00000000">
        <w:rPr>
          <w:rtl w:val="0"/>
        </w:rPr>
        <w:t xml:space="preserve"> SDV Sensitivity chart with Positive Shocking. Industries with positive marginal opportunity gain are colored blue, neutral is colored white</w:t>
      </w:r>
      <w:ins w:author="Ryo Shibata" w:id="77" w:date="2023-04-15T20:19:52Z">
        <w:r w:rsidDel="00000000" w:rsidR="00000000" w:rsidRPr="00000000">
          <w:rPr>
            <w:rtl w:val="0"/>
          </w:rPr>
          <w:t xml:space="preserve">,</w:t>
        </w:r>
      </w:ins>
      <w:r w:rsidDel="00000000" w:rsidR="00000000" w:rsidRPr="00000000">
        <w:rPr>
          <w:rtl w:val="0"/>
        </w:rPr>
        <w:t xml:space="preserve"> and negative is colored red. </w:t>
      </w:r>
    </w:p>
    <w:p w:rsidR="00000000" w:rsidDel="00000000" w:rsidP="00000000" w:rsidRDefault="00000000" w:rsidRPr="00000000" w14:paraId="0000013D">
      <w:pPr>
        <w:pageBreakBefore w:val="0"/>
        <w:spacing w:line="276" w:lineRule="auto"/>
        <w:rPr/>
      </w:pPr>
      <w:r w:rsidDel="00000000" w:rsidR="00000000" w:rsidRPr="00000000">
        <w:rPr>
          <w:rtl w:val="0"/>
        </w:rPr>
      </w:r>
    </w:p>
    <w:p w:rsidR="00000000" w:rsidDel="00000000" w:rsidP="00000000" w:rsidRDefault="00000000" w:rsidRPr="00000000" w14:paraId="0000013E">
      <w:pPr>
        <w:pageBreakBefore w:val="0"/>
        <w:jc w:val="both"/>
        <w:rPr/>
      </w:pPr>
      <w:r w:rsidDel="00000000" w:rsidR="00000000" w:rsidRPr="00000000">
        <w:rPr/>
        <w:drawing>
          <wp:inline distB="114300" distT="114300" distL="114300" distR="114300">
            <wp:extent cx="5734050" cy="1739900"/>
            <wp:effectExtent b="0" l="0" r="0" t="0"/>
            <wp:docPr id="11" name="image9.jpg"/>
            <a:graphic>
              <a:graphicData uri="http://schemas.openxmlformats.org/drawingml/2006/picture">
                <pic:pic>
                  <pic:nvPicPr>
                    <pic:cNvPr id="0" name="image9.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0">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1">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2">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w:t>
      </w:r>
      <w:del w:author="Ryo Shibata" w:id="78" w:date="2023-04-15T20:20:30Z">
        <w:r w:rsidDel="00000000" w:rsidR="00000000" w:rsidRPr="00000000">
          <w:rPr>
            <w:rtl w:val="0"/>
          </w:rPr>
          <w:delText xml:space="preserve"> </w:delText>
        </w:r>
      </w:del>
      <w:r w:rsidDel="00000000" w:rsidR="00000000" w:rsidRPr="00000000">
        <w:rPr>
          <w:rtl w:val="0"/>
        </w:rPr>
        <w:t xml:space="preserve">In some cases, the SDV remains unchanged even when a zero-opportunity-gain industry declines to </w:t>
      </w:r>
      <w:del w:author="Ryo Shibata" w:id="79" w:date="2023-04-15T20:20:12Z">
        <w:r w:rsidDel="00000000" w:rsidR="00000000" w:rsidRPr="00000000">
          <w:rPr>
            <w:rtl w:val="0"/>
          </w:rPr>
          <w:delText xml:space="preserve">its </w:delText>
        </w:r>
      </w:del>
      <w:r w:rsidDel="00000000" w:rsidR="00000000" w:rsidRPr="00000000">
        <w:rPr>
          <w:rtl w:val="0"/>
        </w:rPr>
        <w:t xml:space="preserve">20% in terms of export. We can then conclude the industry is not indispensable to the country. As a clarification, </w:t>
      </w:r>
      <w:del w:author="Ryo Shibata" w:id="80" w:date="2023-04-15T20:20:42Z">
        <w:r w:rsidDel="00000000" w:rsidR="00000000" w:rsidRPr="00000000">
          <w:rPr>
            <w:rtl w:val="0"/>
          </w:rPr>
          <w:delText xml:space="preserve">the </w:delText>
        </w:r>
      </w:del>
      <w:r w:rsidDel="00000000" w:rsidR="00000000" w:rsidRPr="00000000">
        <w:rPr>
          <w:rtl w:val="0"/>
        </w:rPr>
        <w:t xml:space="preserve">three consecutive N/As mean</w:t>
      </w:r>
      <w:del w:author="Ryo Shibata" w:id="81" w:date="2023-04-15T20:20:47Z">
        <w:r w:rsidDel="00000000" w:rsidR="00000000" w:rsidRPr="00000000">
          <w:rPr>
            <w:rtl w:val="0"/>
          </w:rPr>
          <w:delText xml:space="preserve">s</w:delText>
        </w:r>
      </w:del>
      <w:r w:rsidDel="00000000" w:rsidR="00000000" w:rsidRPr="00000000">
        <w:rPr>
          <w:rtl w:val="0"/>
        </w:rPr>
        <w:t xml:space="preserve"> that the country doesn’t even need to respond to a collapse in the industry. Countries tend to have distinct solutions to the up</w:t>
      </w:r>
      <w:ins w:author="Ryo Shibata" w:id="82" w:date="2023-04-15T20:20:57Z">
        <w:r w:rsidDel="00000000" w:rsidR="00000000" w:rsidRPr="00000000">
          <w:rPr>
            <w:rtl w:val="0"/>
          </w:rPr>
          <w:t xml:space="preserve">s</w:t>
        </w:r>
      </w:ins>
      <w:r w:rsidDel="00000000" w:rsidR="00000000" w:rsidRPr="00000000">
        <w:rPr>
          <w:rtl w:val="0"/>
        </w:rPr>
        <w:t xml:space="preserve"> and down</w:t>
      </w:r>
      <w:ins w:author="Ryo Shibata" w:id="83" w:date="2023-04-15T20:20:59Z">
        <w:r w:rsidDel="00000000" w:rsidR="00000000" w:rsidRPr="00000000">
          <w:rPr>
            <w:rtl w:val="0"/>
          </w:rPr>
          <w:t xml:space="preserve">s</w:t>
        </w:r>
      </w:ins>
      <w:r w:rsidDel="00000000" w:rsidR="00000000" w:rsidRPr="00000000">
        <w:rPr>
          <w:rtl w:val="0"/>
        </w:rPr>
        <w:t xml:space="preserve"> of the same industry. </w:t>
      </w:r>
      <w:del w:author="Ryo Shibata" w:id="84" w:date="2023-04-15T20:21:17Z">
        <w:r w:rsidDel="00000000" w:rsidR="00000000" w:rsidRPr="00000000">
          <w:rPr>
            <w:rtl w:val="0"/>
          </w:rPr>
          <w:delText xml:space="preserve"> </w:delText>
        </w:r>
      </w:del>
      <w:r w:rsidDel="00000000" w:rsidR="00000000" w:rsidRPr="00000000">
        <w:rPr>
          <w:rtl w:val="0"/>
        </w:rPr>
        <w:t xml:space="preserve">To create the contingency strategy table</w:t>
      </w:r>
      <w:ins w:author="Ryo Shibata" w:id="85" w:date="2023-04-15T20:21:10Z">
        <w:r w:rsidDel="00000000" w:rsidR="00000000" w:rsidRPr="00000000">
          <w:rPr>
            <w:rtl w:val="0"/>
          </w:rPr>
          <w:t xml:space="preserve">,</w:t>
        </w:r>
      </w:ins>
      <w:r w:rsidDel="00000000" w:rsidR="00000000" w:rsidRPr="00000000">
        <w:rPr>
          <w:rtl w:val="0"/>
        </w:rPr>
        <w:t xml:space="preserve"> we decrease </w:t>
      </w:r>
      <w:del w:author="Ryo Shibata" w:id="86" w:date="2023-04-15T20:21:23Z">
        <w:r w:rsidDel="00000000" w:rsidR="00000000" w:rsidRPr="00000000">
          <w:rPr>
            <w:rtl w:val="0"/>
          </w:rPr>
          <w:delText xml:space="preserve"> </w:delText>
        </w:r>
      </w:del>
      <w:r w:rsidDel="00000000" w:rsidR="00000000" w:rsidRPr="00000000">
        <w:rPr>
          <w:rtl w:val="0"/>
        </w:rPr>
        <w:t xml:space="preserve">the export level for each industry in the country’s current production space by 60% respectively. The three highest</w:t>
      </w:r>
      <w:ins w:author="Ryo Shibata" w:id="87" w:date="2023-04-15T20:21:31Z">
        <w:r w:rsidDel="00000000" w:rsidR="00000000" w:rsidRPr="00000000">
          <w:rPr>
            <w:rtl w:val="0"/>
          </w:rPr>
          <w:t xml:space="preserve">-</w:t>
        </w:r>
      </w:ins>
      <w:del w:author="Ryo Shibata" w:id="87" w:date="2023-04-15T20:21:31Z">
        <w:r w:rsidDel="00000000" w:rsidR="00000000" w:rsidRPr="00000000">
          <w:rPr>
            <w:rtl w:val="0"/>
          </w:rPr>
          <w:delText xml:space="preserve"> </w:delText>
        </w:r>
      </w:del>
      <w:r w:rsidDel="00000000" w:rsidR="00000000" w:rsidRPr="00000000">
        <w:rPr>
          <w:rtl w:val="0"/>
        </w:rPr>
        <w:t xml:space="preserve">ranking industries in the new SDV are then returned. </w:t>
      </w:r>
    </w:p>
    <w:p w:rsidR="00000000" w:rsidDel="00000000" w:rsidP="00000000" w:rsidRDefault="00000000" w:rsidRPr="00000000" w14:paraId="00000143">
      <w:pPr>
        <w:pageBreakBefore w:val="0"/>
        <w:spacing w:line="276" w:lineRule="auto"/>
        <w:rPr/>
      </w:pPr>
      <w:r w:rsidDel="00000000" w:rsidR="00000000" w:rsidRPr="00000000">
        <w:rPr>
          <w:rtl w:val="0"/>
        </w:rPr>
      </w:r>
    </w:p>
    <w:p w:rsidR="00000000" w:rsidDel="00000000" w:rsidP="00000000" w:rsidRDefault="00000000" w:rsidRPr="00000000" w14:paraId="00000144">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7"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9">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B">
      <w:pPr>
        <w:pageBreakBefore w:val="0"/>
        <w:jc w:val="both"/>
        <w:rPr/>
      </w:pPr>
      <w:r w:rsidDel="00000000" w:rsidR="00000000" w:rsidRPr="00000000">
        <w:rPr>
          <w:rtl w:val="0"/>
        </w:rPr>
        <w:t xml:space="preserve">Below </w:t>
      </w:r>
      <w:ins w:author="Ryo Shibata" w:id="88" w:date="2023-04-15T20:26:04Z">
        <w:r w:rsidDel="00000000" w:rsidR="00000000" w:rsidRPr="00000000">
          <w:rPr>
            <w:rtl w:val="0"/>
          </w:rPr>
          <w:t xml:space="preserve">are</w:t>
        </w:r>
      </w:ins>
      <w:del w:author="Ryo Shibata" w:id="88" w:date="2023-04-15T20:26:04Z">
        <w:r w:rsidDel="00000000" w:rsidR="00000000" w:rsidRPr="00000000">
          <w:rPr>
            <w:rtl w:val="0"/>
          </w:rPr>
          <w:delText xml:space="preserve">is</w:delText>
        </w:r>
      </w:del>
      <w:r w:rsidDel="00000000" w:rsidR="00000000" w:rsidRPr="00000000">
        <w:rPr>
          <w:rtl w:val="0"/>
        </w:rPr>
        <w:t xml:space="preserve"> Israel’s 2018 ECI Sensitivity Charts. Firstly</w:t>
      </w:r>
      <w:ins w:author="Ryo Shibata" w:id="89" w:date="2023-04-15T20:26:09Z">
        <w:r w:rsidDel="00000000" w:rsidR="00000000" w:rsidRPr="00000000">
          <w:rPr>
            <w:rtl w:val="0"/>
          </w:rPr>
          <w:t xml:space="preserve">,</w:t>
        </w:r>
      </w:ins>
      <w:r w:rsidDel="00000000" w:rsidR="00000000" w:rsidRPr="00000000">
        <w:rPr>
          <w:rtl w:val="0"/>
        </w:rPr>
        <w:t xml:space="preserve"> in the positive chart, we notice immediately that increases in High</w:t>
      </w:r>
      <w:ins w:author="Ryo Shibata" w:id="90" w:date="2023-04-15T20:26:17Z">
        <w:r w:rsidDel="00000000" w:rsidR="00000000" w:rsidRPr="00000000">
          <w:rPr>
            <w:rtl w:val="0"/>
          </w:rPr>
          <w:t xml:space="preserve">-</w:t>
        </w:r>
      </w:ins>
      <w:del w:author="Ryo Shibata" w:id="90" w:date="2023-04-15T20:26:17Z">
        <w:r w:rsidDel="00000000" w:rsidR="00000000" w:rsidRPr="00000000">
          <w:rPr>
            <w:rtl w:val="0"/>
          </w:rPr>
          <w:delText xml:space="preserve"> </w:delText>
        </w:r>
      </w:del>
      <w:ins w:author="Ryo Shibata" w:id="90" w:date="2023-04-15T20:26:17Z">
        <w:del w:author="Ryo Shibata" w:id="90" w:date="2023-04-15T20:26:17Z">
          <w:r w:rsidDel="00000000" w:rsidR="00000000" w:rsidRPr="00000000">
            <w:rPr>
              <w:rtl w:val="0"/>
            </w:rPr>
            <w:delText xml:space="preserve">c</w:delText>
          </w:r>
        </w:del>
      </w:ins>
      <w:del w:author="Ryo Shibata" w:id="90" w:date="2023-04-15T20:26:17Z">
        <w:r w:rsidDel="00000000" w:rsidR="00000000" w:rsidRPr="00000000">
          <w:rPr>
            <w:rtl w:val="0"/>
          </w:rPr>
          <w:delText xml:space="preserve">C</w:delText>
        </w:r>
      </w:del>
      <w:r w:rsidDel="00000000" w:rsidR="00000000" w:rsidRPr="00000000">
        <w:rPr>
          <w:rtl w:val="0"/>
        </w:rPr>
        <w:t xml:space="preserve">omplexity Product</w:t>
      </w:r>
      <w:ins w:author="Ryo Shibata" w:id="91" w:date="2023-04-15T20:26:27Z">
        <w:r w:rsidDel="00000000" w:rsidR="00000000" w:rsidRPr="00000000">
          <w:rPr>
            <w:rtl w:val="0"/>
          </w:rPr>
          <w:t xml:space="preserve">s</w:t>
        </w:r>
      </w:ins>
      <w:r w:rsidDel="00000000" w:rsidR="00000000" w:rsidRPr="00000000">
        <w:rPr>
          <w:rtl w:val="0"/>
        </w:rPr>
        <w:t xml:space="preserve">, Transportation, and Machinery lead to fairly significant increases in ECI. High Complexity Products offer the best ECI growth per unit of export increase. All other industries tend </w:t>
      </w:r>
      <w:ins w:author="Ryo Shibata" w:id="92" w:date="2023-04-15T20:26:38Z">
        <w:r w:rsidDel="00000000" w:rsidR="00000000" w:rsidRPr="00000000">
          <w:rPr>
            <w:rtl w:val="0"/>
          </w:rPr>
          <w:t xml:space="preserve">not to</w:t>
        </w:r>
      </w:ins>
      <w:del w:author="Ryo Shibata" w:id="92" w:date="2023-04-15T20:26:38Z">
        <w:r w:rsidDel="00000000" w:rsidR="00000000" w:rsidRPr="00000000">
          <w:rPr>
            <w:rtl w:val="0"/>
          </w:rPr>
          <w:delText xml:space="preserve">to not</w:delText>
        </w:r>
      </w:del>
      <w:r w:rsidDel="00000000" w:rsidR="00000000" w:rsidRPr="00000000">
        <w:rPr>
          <w:rtl w:val="0"/>
        </w:rPr>
        <w:t xml:space="preserve"> greatly affect the ECI level</w:t>
      </w:r>
      <w:ins w:author="Ryo Shibata" w:id="93" w:date="2023-04-15T20:26:48Z">
        <w:r w:rsidDel="00000000" w:rsidR="00000000" w:rsidRPr="00000000">
          <w:rPr>
            <w:rtl w:val="0"/>
          </w:rPr>
          <w:t xml:space="preserve">.</w:t>
        </w:r>
      </w:ins>
      <w:r w:rsidDel="00000000" w:rsidR="00000000" w:rsidRPr="00000000">
        <w:rPr>
          <w:rtl w:val="0"/>
        </w:rPr>
        <w:t xml:space="preserve"> making it fairly clear which industries to pursue. </w:t>
      </w:r>
    </w:p>
    <w:p w:rsidR="00000000" w:rsidDel="00000000" w:rsidP="00000000" w:rsidRDefault="00000000" w:rsidRPr="00000000" w14:paraId="0000014C">
      <w:pPr>
        <w:pageBreakBefore w:val="0"/>
        <w:jc w:val="both"/>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Next</w:t>
      </w:r>
      <w:ins w:author="Ryo Shibata" w:id="94" w:date="2023-04-15T20:26:54Z">
        <w:r w:rsidDel="00000000" w:rsidR="00000000" w:rsidRPr="00000000">
          <w:rPr>
            <w:rtl w:val="0"/>
          </w:rPr>
          <w:t xml:space="preserve">,</w:t>
        </w:r>
      </w:ins>
      <w:r w:rsidDel="00000000" w:rsidR="00000000" w:rsidRPr="00000000">
        <w:rPr>
          <w:rtl w:val="0"/>
        </w:rPr>
        <w:t xml:space="preserve"> we consider Israel’s 2018 Negative Shock chart. We see that decreases in export level</w:t>
      </w:r>
      <w:ins w:author="Ryo Shibata" w:id="95" w:date="2023-04-15T20:27:01Z">
        <w:r w:rsidDel="00000000" w:rsidR="00000000" w:rsidRPr="00000000">
          <w:rPr>
            <w:rtl w:val="0"/>
          </w:rPr>
          <w:t xml:space="preserve">s</w:t>
        </w:r>
      </w:ins>
      <w:r w:rsidDel="00000000" w:rsidR="00000000" w:rsidRPr="00000000">
        <w:rPr>
          <w:rtl w:val="0"/>
        </w:rPr>
        <w:t xml:space="preserve"> of Precious Stones, Chemical Manufacturing, and Transportation lead to large increases in ECI. Very large decreases in Daily Instruments and Machinery also lead to significant increases in ECI. </w:t>
      </w:r>
    </w:p>
    <w:p w:rsidR="00000000" w:rsidDel="00000000" w:rsidP="00000000" w:rsidRDefault="00000000" w:rsidRPr="00000000" w14:paraId="0000014E">
      <w:pPr>
        <w:pageBreakBefore w:val="0"/>
        <w:rPr/>
      </w:pPr>
      <w:r w:rsidDel="00000000" w:rsidR="00000000" w:rsidRPr="00000000">
        <w:rPr/>
        <w:drawing>
          <wp:inline distB="114300" distT="114300" distL="114300" distR="114300">
            <wp:extent cx="5731200" cy="2921000"/>
            <wp:effectExtent b="0" l="0" r="0" t="0"/>
            <wp:docPr id="20"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pageBreakBefore w:val="0"/>
        <w:jc w:val="both"/>
        <w:rPr>
          <w:b w:val="1"/>
          <w:bCs w:val="1"/>
        </w:rPr>
      </w:pPr>
      <w:r w:rsidDel="00000000" w:rsidR="00000000" w:rsidRPr="00000000">
        <w:rPr>
          <w:rtl w:val="0"/>
        </w:rPr>
      </w:r>
    </w:p>
    <w:p w:rsidR="00000000" w:rsidDel="00000000" w:rsidP="00000000" w:rsidRDefault="00000000" w:rsidRPr="00000000" w14:paraId="00000150">
      <w:pPr>
        <w:pageBreakBefore w:val="0"/>
        <w:jc w:val="center"/>
        <w:rPr>
          <w:b w:val="1"/>
          <w:bCs w:val="1"/>
        </w:rPr>
      </w:pPr>
      <w:r w:rsidDel="00000000" w:rsidR="00000000" w:rsidRPr="00000000">
        <w:rPr>
          <w:rtl w:val="0"/>
        </w:rPr>
        <w:t xml:space="preserve">Israel 2018 (Incremental ECI Sensitivity)</w:t>
      </w:r>
      <w:r w:rsidDel="00000000" w:rsidR="00000000" w:rsidRPr="00000000">
        <w:rPr>
          <w:rtl w:val="0"/>
        </w:rPr>
      </w:r>
    </w:p>
    <w:p w:rsidR="00000000" w:rsidDel="00000000" w:rsidP="00000000" w:rsidRDefault="00000000" w:rsidRPr="00000000" w14:paraId="00000151">
      <w:pPr>
        <w:pageBreakBefore w:val="0"/>
        <w:jc w:val="both"/>
        <w:rPr>
          <w:b w:val="1"/>
          <w:bCs w:val="1"/>
        </w:rPr>
      </w:pPr>
      <w:r w:rsidDel="00000000" w:rsidR="00000000" w:rsidRPr="00000000">
        <w:rPr>
          <w:rtl w:val="0"/>
        </w:rPr>
      </w:r>
    </w:p>
    <w:p w:rsidR="00000000" w:rsidDel="00000000" w:rsidP="00000000" w:rsidRDefault="00000000" w:rsidRPr="00000000" w14:paraId="00000152">
      <w:pPr>
        <w:pageBreakBefore w:val="0"/>
        <w:jc w:val="both"/>
        <w:rPr>
          <w:b w:val="1"/>
          <w:bCs w:val="1"/>
        </w:rPr>
      </w:pPr>
      <w:r w:rsidDel="00000000" w:rsidR="00000000" w:rsidRPr="00000000">
        <w:rPr>
          <w:b w:val="1"/>
          <w:bCs w:val="1"/>
        </w:rPr>
        <w:drawing>
          <wp:inline distB="114300" distT="114300" distL="114300" distR="114300">
            <wp:extent cx="5731200" cy="2997200"/>
            <wp:effectExtent b="0" l="0" r="0" t="0"/>
            <wp:docPr id="19" name="image16.jpg"/>
            <a:graphic>
              <a:graphicData uri="http://schemas.openxmlformats.org/drawingml/2006/picture">
                <pic:pic>
                  <pic:nvPicPr>
                    <pic:cNvPr id="0" name="image16.jpg"/>
                    <pic:cNvPicPr preferRelativeResize="0"/>
                  </pic:nvPicPr>
                  <pic:blipFill>
                    <a:blip r:embed="rId2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ageBreakBefore w:val="0"/>
        <w:jc w:val="both"/>
        <w:rPr>
          <w:b w:val="1"/>
          <w:bCs w:val="1"/>
        </w:rPr>
      </w:pPr>
      <w:r w:rsidDel="00000000" w:rsidR="00000000" w:rsidRPr="00000000">
        <w:rPr>
          <w:rtl w:val="0"/>
        </w:rPr>
      </w:r>
    </w:p>
    <w:p w:rsidR="00000000" w:rsidDel="00000000" w:rsidP="00000000" w:rsidRDefault="00000000" w:rsidRPr="00000000" w14:paraId="00000154">
      <w:pPr>
        <w:pageBreakBefore w:val="0"/>
        <w:jc w:val="center"/>
        <w:rPr/>
      </w:pPr>
      <w:r w:rsidDel="00000000" w:rsidR="00000000" w:rsidRPr="00000000">
        <w:rPr>
          <w:rtl w:val="0"/>
        </w:rPr>
        <w:t xml:space="preserve">Israel 2018 (Decremental  ECI Sensitivity)</w:t>
      </w:r>
    </w:p>
    <w:p w:rsidR="00000000" w:rsidDel="00000000" w:rsidP="00000000" w:rsidRDefault="00000000" w:rsidRPr="00000000" w14:paraId="00000155">
      <w:pPr>
        <w:pageBreakBefore w:val="0"/>
        <w:jc w:val="center"/>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t xml:space="preserve">Next</w:t>
      </w:r>
      <w:ins w:author="Ryo Shibata" w:id="96" w:date="2023-04-15T20:27:16Z">
        <w:r w:rsidDel="00000000" w:rsidR="00000000" w:rsidRPr="00000000">
          <w:rPr>
            <w:rtl w:val="0"/>
          </w:rPr>
          <w:t xml:space="preserve">,</w:t>
        </w:r>
      </w:ins>
      <w:r w:rsidDel="00000000" w:rsidR="00000000" w:rsidRPr="00000000">
        <w:rPr>
          <w:rtl w:val="0"/>
        </w:rPr>
        <w:t xml:space="preserve"> we consider the 2013 ECI Sensitivity graphs. We see first off that Israel had a larger ECI score in 2013. Expansion in none of </w:t>
      </w:r>
      <w:ins w:author="Ryo Shibata" w:id="97" w:date="2023-04-15T20:27:29Z">
        <w:r w:rsidDel="00000000" w:rsidR="00000000" w:rsidRPr="00000000">
          <w:rPr>
            <w:rtl w:val="0"/>
          </w:rPr>
          <w:t xml:space="preserve">the </w:t>
        </w:r>
      </w:ins>
      <w:r w:rsidDel="00000000" w:rsidR="00000000" w:rsidRPr="00000000">
        <w:rPr>
          <w:rtl w:val="0"/>
        </w:rPr>
        <w:t xml:space="preserve">industries le</w:t>
      </w:r>
      <w:del w:author="Ryo Shibata" w:id="98" w:date="2023-04-15T20:27:41Z">
        <w:r w:rsidDel="00000000" w:rsidR="00000000" w:rsidRPr="00000000">
          <w:rPr>
            <w:rtl w:val="0"/>
          </w:rPr>
          <w:delText xml:space="preserve">a</w:delText>
        </w:r>
      </w:del>
      <w:r w:rsidDel="00000000" w:rsidR="00000000" w:rsidRPr="00000000">
        <w:rPr>
          <w:rtl w:val="0"/>
        </w:rPr>
        <w:t xml:space="preserve">d to sustained or significant increases in ECI. We see that increases in Precious Stones and Chemical Manufacturing actually lead to larger decreases in ECI score. </w:t>
      </w:r>
    </w:p>
    <w:p w:rsidR="00000000" w:rsidDel="00000000" w:rsidP="00000000" w:rsidRDefault="00000000" w:rsidRPr="00000000" w14:paraId="00000157">
      <w:pPr>
        <w:pageBreakBefore w:val="0"/>
        <w:rPr/>
      </w:pPr>
      <w:r w:rsidDel="00000000" w:rsidR="00000000" w:rsidRPr="00000000">
        <w:rPr>
          <w:rtl w:val="0"/>
        </w:rPr>
      </w:r>
    </w:p>
    <w:p w:rsidR="00000000" w:rsidDel="00000000" w:rsidP="00000000" w:rsidRDefault="00000000" w:rsidRPr="00000000" w14:paraId="00000158">
      <w:pPr>
        <w:pageBreakBefore w:val="0"/>
        <w:rPr/>
      </w:pPr>
      <w:r w:rsidDel="00000000" w:rsidR="00000000" w:rsidRPr="00000000">
        <w:rPr>
          <w:rtl w:val="0"/>
        </w:rPr>
        <w:t xml:space="preserve">In the Negative Shock</w:t>
      </w:r>
      <w:del w:author="Ryo Shibata" w:id="99" w:date="2023-04-15T20:27:52Z">
        <w:r w:rsidDel="00000000" w:rsidR="00000000" w:rsidRPr="00000000">
          <w:rPr>
            <w:rtl w:val="0"/>
          </w:rPr>
          <w:delText xml:space="preserve">ing</w:delText>
        </w:r>
      </w:del>
      <w:r w:rsidDel="00000000" w:rsidR="00000000" w:rsidRPr="00000000">
        <w:rPr>
          <w:rtl w:val="0"/>
        </w:rPr>
        <w:t xml:space="preserve"> case</w:t>
      </w:r>
      <w:ins w:author="Ryo Shibata" w:id="100" w:date="2023-04-15T20:28:01Z">
        <w:r w:rsidDel="00000000" w:rsidR="00000000" w:rsidRPr="00000000">
          <w:rPr>
            <w:rtl w:val="0"/>
          </w:rPr>
          <w:t xml:space="preserve">,</w:t>
        </w:r>
      </w:ins>
      <w:r w:rsidDel="00000000" w:rsidR="00000000" w:rsidRPr="00000000">
        <w:rPr>
          <w:rtl w:val="0"/>
        </w:rPr>
        <w:t xml:space="preserve"> we see that Israel is highly sensitive to drawdowns in High Complexity Products. This industry is the backbone of the Israeli economy</w:t>
      </w:r>
      <w:ins w:author="Ryo Shibata" w:id="101" w:date="2023-04-15T20:28:09Z">
        <w:r w:rsidDel="00000000" w:rsidR="00000000" w:rsidRPr="00000000">
          <w:rPr>
            <w:rtl w:val="0"/>
          </w:rPr>
          <w:t xml:space="preserve">,</w:t>
        </w:r>
      </w:ins>
      <w:r w:rsidDel="00000000" w:rsidR="00000000" w:rsidRPr="00000000">
        <w:rPr>
          <w:rtl w:val="0"/>
        </w:rPr>
        <w:t xml:space="preserve"> so understandably</w:t>
      </w:r>
      <w:ins w:author="Ryo Shibata" w:id="102" w:date="2023-04-15T20:28:19Z">
        <w:r w:rsidDel="00000000" w:rsidR="00000000" w:rsidRPr="00000000">
          <w:rPr>
            <w:rtl w:val="0"/>
          </w:rPr>
          <w:t xml:space="preserve">,</w:t>
        </w:r>
      </w:ins>
      <w:r w:rsidDel="00000000" w:rsidR="00000000" w:rsidRPr="00000000">
        <w:rPr>
          <w:rtl w:val="0"/>
        </w:rPr>
        <w:t xml:space="preserve"> small decreases in export</w:t>
      </w:r>
      <w:ins w:author="Ryo Shibata" w:id="103" w:date="2023-04-15T20:28:29Z">
        <w:r w:rsidDel="00000000" w:rsidR="00000000" w:rsidRPr="00000000">
          <w:rPr>
            <w:rtl w:val="0"/>
          </w:rPr>
          <w:t xml:space="preserve">s</w:t>
        </w:r>
      </w:ins>
      <w:r w:rsidDel="00000000" w:rsidR="00000000" w:rsidRPr="00000000">
        <w:rPr>
          <w:rtl w:val="0"/>
        </w:rPr>
        <w:t xml:space="preserve"> in this industry very quickly negatively impact</w:t>
      </w:r>
      <w:del w:author="Ryo Shibata" w:id="104" w:date="2023-04-15T20:28:35Z">
        <w:r w:rsidDel="00000000" w:rsidR="00000000" w:rsidRPr="00000000">
          <w:rPr>
            <w:rtl w:val="0"/>
          </w:rPr>
          <w:delText xml:space="preserve">s</w:delText>
        </w:r>
      </w:del>
      <w:r w:rsidDel="00000000" w:rsidR="00000000" w:rsidRPr="00000000">
        <w:rPr>
          <w:rtl w:val="0"/>
        </w:rPr>
        <w:t xml:space="preserve"> the ECI score.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drawing>
          <wp:inline distB="114300" distT="114300" distL="114300" distR="114300">
            <wp:extent cx="5731200" cy="2921000"/>
            <wp:effectExtent b="0" l="0" r="0" t="0"/>
            <wp:docPr id="13" name="image21.jpg"/>
            <a:graphic>
              <a:graphicData uri="http://schemas.openxmlformats.org/drawingml/2006/picture">
                <pic:pic>
                  <pic:nvPicPr>
                    <pic:cNvPr id="0" name="image21.jpg"/>
                    <pic:cNvPicPr preferRelativeResize="0"/>
                  </pic:nvPicPr>
                  <pic:blipFill>
                    <a:blip r:embed="rId2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ageBreakBefore w:val="0"/>
        <w:jc w:val="both"/>
        <w:rPr>
          <w:b w:val="1"/>
          <w:bCs w:val="1"/>
        </w:rPr>
      </w:pPr>
      <w:r w:rsidDel="00000000" w:rsidR="00000000" w:rsidRPr="00000000">
        <w:rPr>
          <w:rtl w:val="0"/>
        </w:rPr>
      </w:r>
    </w:p>
    <w:p w:rsidR="00000000" w:rsidDel="00000000" w:rsidP="00000000" w:rsidRDefault="00000000" w:rsidRPr="00000000" w14:paraId="0000015C">
      <w:pPr>
        <w:pageBreakBefore w:val="0"/>
        <w:jc w:val="center"/>
        <w:rPr/>
      </w:pPr>
      <w:r w:rsidDel="00000000" w:rsidR="00000000" w:rsidRPr="00000000">
        <w:rPr>
          <w:rtl w:val="0"/>
        </w:rPr>
        <w:t xml:space="preserve">Israel 2013 (Incremental ECI Sensitivity)</w:t>
      </w:r>
    </w:p>
    <w:p w:rsidR="00000000" w:rsidDel="00000000" w:rsidP="00000000" w:rsidRDefault="00000000" w:rsidRPr="00000000" w14:paraId="0000015D">
      <w:pPr>
        <w:pageBreakBefore w:val="0"/>
        <w:jc w:val="both"/>
        <w:rPr>
          <w:b w:val="1"/>
          <w:bCs w:val="1"/>
        </w:rPr>
      </w:pPr>
      <w:r w:rsidDel="00000000" w:rsidR="00000000" w:rsidRPr="00000000">
        <w:rPr>
          <w:b w:val="1"/>
          <w:bCs w:val="1"/>
        </w:rPr>
        <w:drawing>
          <wp:inline distB="114300" distT="114300" distL="114300" distR="114300">
            <wp:extent cx="5731200" cy="2908300"/>
            <wp:effectExtent b="0" l="0" r="0" t="0"/>
            <wp:docPr id="9"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ageBreakBefore w:val="0"/>
        <w:jc w:val="both"/>
        <w:rPr>
          <w:b w:val="1"/>
          <w:bCs w:val="1"/>
        </w:rPr>
      </w:pPr>
      <w:r w:rsidDel="00000000" w:rsidR="00000000" w:rsidRPr="00000000">
        <w:rPr>
          <w:rtl w:val="0"/>
        </w:rPr>
      </w:r>
    </w:p>
    <w:p w:rsidR="00000000" w:rsidDel="00000000" w:rsidP="00000000" w:rsidRDefault="00000000" w:rsidRPr="00000000" w14:paraId="0000015F">
      <w:pPr>
        <w:pageBreakBefore w:val="0"/>
        <w:jc w:val="center"/>
        <w:rPr/>
      </w:pPr>
      <w:r w:rsidDel="00000000" w:rsidR="00000000" w:rsidRPr="00000000">
        <w:rPr>
          <w:rtl w:val="0"/>
        </w:rPr>
        <w:t xml:space="preserve">Israel 2013 (Decremental </w:t>
      </w:r>
      <w:del w:author="Ryo Shibata" w:id="105" w:date="2023-04-15T20:22:08Z">
        <w:r w:rsidDel="00000000" w:rsidR="00000000" w:rsidRPr="00000000">
          <w:rPr>
            <w:rtl w:val="0"/>
          </w:rPr>
          <w:delText xml:space="preserve"> </w:delText>
        </w:r>
      </w:del>
      <w:r w:rsidDel="00000000" w:rsidR="00000000" w:rsidRPr="00000000">
        <w:rPr>
          <w:rtl w:val="0"/>
        </w:rPr>
        <w:t xml:space="preserve">ECI Sensitivity)</w:t>
      </w:r>
    </w:p>
    <w:p w:rsidR="00000000" w:rsidDel="00000000" w:rsidP="00000000" w:rsidRDefault="00000000" w:rsidRPr="00000000" w14:paraId="00000160">
      <w:pPr>
        <w:pageBreakBefore w:val="0"/>
        <w:jc w:val="both"/>
        <w:rPr>
          <w:b w:val="1"/>
          <w:bCs w:val="1"/>
        </w:rPr>
      </w:pPr>
      <w:r w:rsidDel="00000000" w:rsidR="00000000" w:rsidRPr="00000000">
        <w:rPr>
          <w:rtl w:val="0"/>
        </w:rPr>
      </w:r>
    </w:p>
    <w:p w:rsidR="00000000" w:rsidDel="00000000" w:rsidP="00000000" w:rsidRDefault="00000000" w:rsidRPr="00000000" w14:paraId="00000161">
      <w:pPr>
        <w:pageBreakBefore w:val="0"/>
        <w:jc w:val="both"/>
        <w:rPr>
          <w:b w:val="1"/>
          <w:bCs w:val="1"/>
        </w:rPr>
      </w:pPr>
      <w:r w:rsidDel="00000000" w:rsidR="00000000" w:rsidRPr="00000000">
        <w:rPr>
          <w:rtl w:val="0"/>
        </w:rPr>
      </w:r>
    </w:p>
    <w:p w:rsidR="00000000" w:rsidDel="00000000" w:rsidP="00000000" w:rsidRDefault="00000000" w:rsidRPr="00000000" w14:paraId="00000162">
      <w:pPr>
        <w:pageBreakBefore w:val="0"/>
        <w:jc w:val="both"/>
        <w:rPr>
          <w:b w:val="1"/>
          <w:bCs w:val="1"/>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Below we see the SDV sensitivity charts for High</w:t>
      </w:r>
      <w:ins w:author="Ryo Shibata" w:id="106" w:date="2023-04-15T20:29:04Z">
        <w:r w:rsidDel="00000000" w:rsidR="00000000" w:rsidRPr="00000000">
          <w:rPr>
            <w:rtl w:val="0"/>
          </w:rPr>
          <w:t xml:space="preserve">-</w:t>
        </w:r>
      </w:ins>
      <w:del w:author="Ryo Shibata" w:id="106" w:date="2023-04-15T20:29:04Z">
        <w:r w:rsidDel="00000000" w:rsidR="00000000" w:rsidRPr="00000000">
          <w:rPr>
            <w:rtl w:val="0"/>
          </w:rPr>
          <w:delText xml:space="preserve"> </w:delText>
        </w:r>
      </w:del>
      <w:ins w:author="Ryo Shibata" w:id="106" w:date="2023-04-15T20:29:04Z">
        <w:del w:author="Ryo Shibata" w:id="106" w:date="2023-04-15T20:29:04Z">
          <w:r w:rsidDel="00000000" w:rsidR="00000000" w:rsidRPr="00000000">
            <w:rPr>
              <w:rtl w:val="0"/>
            </w:rPr>
            <w:delText xml:space="preserve">c</w:delText>
          </w:r>
        </w:del>
      </w:ins>
      <w:del w:author="Ryo Shibata" w:id="106" w:date="2023-04-15T20:29:04Z">
        <w:r w:rsidDel="00000000" w:rsidR="00000000" w:rsidRPr="00000000">
          <w:rPr>
            <w:rtl w:val="0"/>
          </w:rPr>
          <w:delText xml:space="preserve">C</w:delText>
        </w:r>
      </w:del>
      <w:r w:rsidDel="00000000" w:rsidR="00000000" w:rsidRPr="00000000">
        <w:rPr>
          <w:rtl w:val="0"/>
        </w:rPr>
        <w:t xml:space="preserve">omplexity Products. Israel’s SDV is quite sensitive to changes in High</w:t>
      </w:r>
      <w:ins w:author="Ryo Shibata" w:id="107" w:date="2023-04-15T20:29:07Z">
        <w:r w:rsidDel="00000000" w:rsidR="00000000" w:rsidRPr="00000000">
          <w:rPr>
            <w:rtl w:val="0"/>
          </w:rPr>
          <w:t xml:space="preserve">-</w:t>
        </w:r>
      </w:ins>
      <w:del w:author="Ryo Shibata" w:id="107" w:date="2023-04-15T20:29:07Z">
        <w:r w:rsidDel="00000000" w:rsidR="00000000" w:rsidRPr="00000000">
          <w:rPr>
            <w:rtl w:val="0"/>
          </w:rPr>
          <w:delText xml:space="preserve"> </w:delText>
        </w:r>
      </w:del>
      <w:ins w:author="Ryo Shibata" w:id="107" w:date="2023-04-15T20:29:07Z">
        <w:del w:author="Ryo Shibata" w:id="107" w:date="2023-04-15T20:29:07Z">
          <w:r w:rsidDel="00000000" w:rsidR="00000000" w:rsidRPr="00000000">
            <w:rPr>
              <w:rtl w:val="0"/>
            </w:rPr>
            <w:delText xml:space="preserve">c</w:delText>
          </w:r>
        </w:del>
      </w:ins>
      <w:del w:author="Ryo Shibata" w:id="107" w:date="2023-04-15T20:29:07Z">
        <w:r w:rsidDel="00000000" w:rsidR="00000000" w:rsidRPr="00000000">
          <w:rPr>
            <w:rtl w:val="0"/>
          </w:rPr>
          <w:delText xml:space="preserve">C</w:delText>
        </w:r>
      </w:del>
      <w:r w:rsidDel="00000000" w:rsidR="00000000" w:rsidRPr="00000000">
        <w:rPr>
          <w:rtl w:val="0"/>
        </w:rPr>
        <w:t xml:space="preserve">omplexity products since the Israeli economy is highly dependent on the export of products that are produced from this industry. As exports in High</w:t>
      </w:r>
      <w:ins w:author="Ryo Shibata" w:id="108" w:date="2023-04-15T20:28:58Z">
        <w:r w:rsidDel="00000000" w:rsidR="00000000" w:rsidRPr="00000000">
          <w:rPr>
            <w:rtl w:val="0"/>
          </w:rPr>
          <w:t xml:space="preserve">-</w:t>
        </w:r>
      </w:ins>
      <w:del w:author="Ryo Shibata" w:id="108" w:date="2023-04-15T20:28:58Z">
        <w:r w:rsidDel="00000000" w:rsidR="00000000" w:rsidRPr="00000000">
          <w:rPr>
            <w:rtl w:val="0"/>
          </w:rPr>
          <w:delText xml:space="preserve"> </w:delText>
        </w:r>
      </w:del>
      <w:ins w:author="Ryo Shibata" w:id="108" w:date="2023-04-15T20:28:58Z">
        <w:r w:rsidDel="00000000" w:rsidR="00000000" w:rsidRPr="00000000">
          <w:rPr>
            <w:rtl w:val="0"/>
          </w:rPr>
          <w:t xml:space="preserve">c</w:t>
        </w:r>
      </w:ins>
      <w:del w:author="Ryo Shibata" w:id="108" w:date="2023-04-15T20:28:58Z">
        <w:r w:rsidDel="00000000" w:rsidR="00000000" w:rsidRPr="00000000">
          <w:rPr>
            <w:rtl w:val="0"/>
          </w:rPr>
          <w:delText xml:space="preserve">C</w:delText>
        </w:r>
      </w:del>
      <w:r w:rsidDel="00000000" w:rsidR="00000000" w:rsidRPr="00000000">
        <w:rPr>
          <w:rtl w:val="0"/>
        </w:rPr>
        <w:t xml:space="preserve">omplexity Products are positively shocked, more industries become attractive, showing positive opportunity gains. </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rtl w:val="0"/>
        </w:rPr>
        <w:t xml:space="preserve">Considering the Negative SDV sensitivity chart</w:t>
      </w:r>
      <w:ins w:author="Ryo Shibata" w:id="109" w:date="2023-04-15T20:28:48Z">
        <w:r w:rsidDel="00000000" w:rsidR="00000000" w:rsidRPr="00000000">
          <w:rPr>
            <w:rtl w:val="0"/>
          </w:rPr>
          <w:t xml:space="preserve">,</w:t>
        </w:r>
      </w:ins>
      <w:r w:rsidDel="00000000" w:rsidR="00000000" w:rsidRPr="00000000">
        <w:rPr>
          <w:rtl w:val="0"/>
        </w:rPr>
        <w:t xml:space="preserve"> we observe that as the export of </w:t>
      </w:r>
      <w:del w:author="Ryo Shibata" w:id="110" w:date="2023-04-15T20:28:50Z">
        <w:r w:rsidDel="00000000" w:rsidR="00000000" w:rsidRPr="00000000">
          <w:rPr>
            <w:rtl w:val="0"/>
          </w:rPr>
          <w:delText xml:space="preserve"> </w:delText>
        </w:r>
      </w:del>
      <w:r w:rsidDel="00000000" w:rsidR="00000000" w:rsidRPr="00000000">
        <w:rPr>
          <w:rtl w:val="0"/>
        </w:rPr>
        <w:t xml:space="preserve">High </w:t>
      </w:r>
      <w:ins w:author="Ryo Shibata" w:id="111" w:date="2023-04-15T20:28:52Z">
        <w:r w:rsidDel="00000000" w:rsidR="00000000" w:rsidRPr="00000000">
          <w:rPr>
            <w:rtl w:val="0"/>
          </w:rPr>
          <w:t xml:space="preserve">-c</w:t>
        </w:r>
      </w:ins>
      <w:del w:author="Ryo Shibata" w:id="111" w:date="2023-04-15T20:28:52Z">
        <w:r w:rsidDel="00000000" w:rsidR="00000000" w:rsidRPr="00000000">
          <w:rPr>
            <w:rtl w:val="0"/>
          </w:rPr>
          <w:delText xml:space="preserve">C</w:delText>
        </w:r>
      </w:del>
      <w:r w:rsidDel="00000000" w:rsidR="00000000" w:rsidRPr="00000000">
        <w:rPr>
          <w:rtl w:val="0"/>
        </w:rPr>
        <w:t xml:space="preserve">omplexity Products decreases</w:t>
      </w:r>
      <w:ins w:author="Ryo Shibata" w:id="112" w:date="2023-04-15T20:29:21Z">
        <w:r w:rsidDel="00000000" w:rsidR="00000000" w:rsidRPr="00000000">
          <w:rPr>
            <w:rtl w:val="0"/>
          </w:rPr>
          <w:t xml:space="preserve">,</w:t>
        </w:r>
      </w:ins>
      <w:r w:rsidDel="00000000" w:rsidR="00000000" w:rsidRPr="00000000">
        <w:rPr>
          <w:rtl w:val="0"/>
        </w:rPr>
        <w:t xml:space="preserve"> fewer industries have negative opportunity gain</w:t>
      </w:r>
      <w:ins w:author="Ryo Shibata" w:id="113" w:date="2023-04-15T20:29:26Z">
        <w:r w:rsidDel="00000000" w:rsidR="00000000" w:rsidRPr="00000000">
          <w:rPr>
            <w:rtl w:val="0"/>
          </w:rPr>
          <w:t xml:space="preserve">,</w:t>
        </w:r>
      </w:ins>
      <w:r w:rsidDel="00000000" w:rsidR="00000000" w:rsidRPr="00000000">
        <w:rPr>
          <w:rtl w:val="0"/>
        </w:rPr>
        <w:t xml:space="preserve"> and more industries become viable positive opportunities for Israel to expand into. </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Next, considering the Food and Preparations SDV sensitivity, we see that Israel is very insensitive to this particular industry</w:t>
      </w:r>
      <w:ins w:author="Ryo Shibata" w:id="114" w:date="2023-04-15T20:29:35Z">
        <w:r w:rsidDel="00000000" w:rsidR="00000000" w:rsidRPr="00000000">
          <w:rPr>
            <w:rtl w:val="0"/>
          </w:rPr>
          <w:t xml:space="preserve">,</w:t>
        </w:r>
      </w:ins>
      <w:r w:rsidDel="00000000" w:rsidR="00000000" w:rsidRPr="00000000">
        <w:rPr>
          <w:rtl w:val="0"/>
        </w:rPr>
        <w:t xml:space="preserve"> suggesting that this is not a key industry within the Israeli economy. </w:t>
      </w:r>
    </w:p>
    <w:p w:rsidR="00000000" w:rsidDel="00000000" w:rsidP="00000000" w:rsidRDefault="00000000" w:rsidRPr="00000000" w14:paraId="00000168">
      <w:pPr>
        <w:pageBreakBefore w:val="0"/>
        <w:jc w:val="both"/>
        <w:rPr>
          <w:b w:val="1"/>
          <w:bCs w:val="1"/>
        </w:rPr>
      </w:pPr>
      <w:r w:rsidDel="00000000" w:rsidR="00000000" w:rsidRPr="00000000">
        <w:rPr>
          <w:rtl w:val="0"/>
        </w:rPr>
      </w:r>
    </w:p>
    <w:p w:rsidR="00000000" w:rsidDel="00000000" w:rsidP="00000000" w:rsidRDefault="00000000" w:rsidRPr="00000000" w14:paraId="00000169">
      <w:pPr>
        <w:pageBreakBefore w:val="0"/>
        <w:jc w:val="center"/>
        <w:rPr>
          <w:b w:val="1"/>
          <w:bCs w:val="1"/>
        </w:rPr>
      </w:pPr>
      <w:r w:rsidDel="00000000" w:rsidR="00000000" w:rsidRPr="00000000">
        <w:rPr>
          <w:b w:val="1"/>
          <w:bCs w:val="1"/>
        </w:rPr>
        <w:drawing>
          <wp:inline distB="114300" distT="114300" distL="114300" distR="114300">
            <wp:extent cx="5731200" cy="2438400"/>
            <wp:effectExtent b="0" l="0" r="0" t="0"/>
            <wp:docPr id="21" name="image24.jpg"/>
            <a:graphic>
              <a:graphicData uri="http://schemas.openxmlformats.org/drawingml/2006/picture">
                <pic:pic>
                  <pic:nvPicPr>
                    <pic:cNvPr id="0" name="image24.jpg"/>
                    <pic:cNvPicPr preferRelativeResize="0"/>
                  </pic:nvPicPr>
                  <pic:blipFill>
                    <a:blip r:embed="rId29"/>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ind w:left="720" w:firstLine="720"/>
        <w:jc w:val="center"/>
        <w:rPr/>
      </w:pPr>
      <w:r w:rsidDel="00000000" w:rsidR="00000000" w:rsidRPr="00000000">
        <w:rPr>
          <w:rtl w:val="0"/>
        </w:rPr>
        <w:t xml:space="preserve">Israel High-complexity Products 2018 (Incremental SDV Sensitivity)</w:t>
      </w:r>
    </w:p>
    <w:p w:rsidR="00000000" w:rsidDel="00000000" w:rsidP="00000000" w:rsidRDefault="00000000" w:rsidRPr="00000000" w14:paraId="0000016B">
      <w:pPr>
        <w:pageBreakBefore w:val="0"/>
        <w:jc w:val="both"/>
        <w:rPr>
          <w:b w:val="1"/>
          <w:bCs w:val="1"/>
        </w:rPr>
      </w:pPr>
      <w:r w:rsidDel="00000000" w:rsidR="00000000" w:rsidRPr="00000000">
        <w:rPr>
          <w:rtl w:val="0"/>
        </w:rPr>
      </w:r>
    </w:p>
    <w:p w:rsidR="00000000" w:rsidDel="00000000" w:rsidP="00000000" w:rsidRDefault="00000000" w:rsidRPr="00000000" w14:paraId="0000016C">
      <w:pPr>
        <w:pageBreakBefore w:val="0"/>
        <w:jc w:val="both"/>
        <w:rPr>
          <w:b w:val="1"/>
          <w:bCs w:val="1"/>
        </w:rPr>
      </w:pPr>
      <w:r w:rsidDel="00000000" w:rsidR="00000000" w:rsidRPr="00000000">
        <w:rPr>
          <w:rtl w:val="0"/>
        </w:rPr>
      </w:r>
    </w:p>
    <w:p w:rsidR="00000000" w:rsidDel="00000000" w:rsidP="00000000" w:rsidRDefault="00000000" w:rsidRPr="00000000" w14:paraId="0000016D">
      <w:pPr>
        <w:pageBreakBefore w:val="0"/>
        <w:jc w:val="center"/>
        <w:rPr>
          <w:b w:val="1"/>
          <w:bCs w:val="1"/>
        </w:rPr>
      </w:pPr>
      <w:r w:rsidDel="00000000" w:rsidR="00000000" w:rsidRPr="00000000">
        <w:rPr>
          <w:b w:val="1"/>
          <w:bCs w:val="1"/>
        </w:rPr>
        <w:drawing>
          <wp:inline distB="114300" distT="114300" distL="114300" distR="114300">
            <wp:extent cx="5731200" cy="2400300"/>
            <wp:effectExtent b="0" l="0" r="0" t="0"/>
            <wp:docPr id="22" name="image28.jpg"/>
            <a:graphic>
              <a:graphicData uri="http://schemas.openxmlformats.org/drawingml/2006/picture">
                <pic:pic>
                  <pic:nvPicPr>
                    <pic:cNvPr id="0" name="image28.jpg"/>
                    <pic:cNvPicPr preferRelativeResize="0"/>
                  </pic:nvPicPr>
                  <pic:blipFill>
                    <a:blip r:embed="rId3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ageBreakBefore w:val="0"/>
        <w:ind w:left="720" w:firstLine="720"/>
        <w:jc w:val="center"/>
        <w:rPr/>
      </w:pPr>
      <w:r w:rsidDel="00000000" w:rsidR="00000000" w:rsidRPr="00000000">
        <w:rPr>
          <w:rtl w:val="0"/>
        </w:rPr>
        <w:t xml:space="preserve">Israel</w:t>
      </w:r>
      <w:r w:rsidDel="00000000" w:rsidR="00000000" w:rsidRPr="00000000">
        <w:rPr>
          <w:rtl w:val="0"/>
        </w:rPr>
        <w:t xml:space="preserve"> High-complexity Products 2018 (Decremental SDV Sensitivity)</w:t>
      </w:r>
    </w:p>
    <w:p w:rsidR="00000000" w:rsidDel="00000000" w:rsidP="00000000" w:rsidRDefault="00000000" w:rsidRPr="00000000" w14:paraId="0000016F">
      <w:pPr>
        <w:pageBreakBefore w:val="0"/>
        <w:ind w:left="720" w:firstLine="720"/>
        <w:jc w:val="center"/>
        <w:rPr/>
      </w:pPr>
      <w:r w:rsidDel="00000000" w:rsidR="00000000" w:rsidRPr="00000000">
        <w:rPr>
          <w:rtl w:val="0"/>
        </w:rPr>
      </w:r>
    </w:p>
    <w:p w:rsidR="00000000" w:rsidDel="00000000" w:rsidP="00000000" w:rsidRDefault="00000000" w:rsidRPr="00000000" w14:paraId="00000170">
      <w:pPr>
        <w:pageBreakBefore w:val="0"/>
        <w:ind w:left="720" w:firstLine="720"/>
        <w:jc w:val="center"/>
        <w:rPr/>
      </w:pPr>
      <w:r w:rsidDel="00000000" w:rsidR="00000000" w:rsidRPr="00000000">
        <w:rPr/>
        <w:drawing>
          <wp:inline distB="114300" distT="114300" distL="114300" distR="114300">
            <wp:extent cx="2154075" cy="2176560"/>
            <wp:effectExtent b="0" l="0" r="0" t="0"/>
            <wp:docPr id="29" name="image30.jpg"/>
            <a:graphic>
              <a:graphicData uri="http://schemas.openxmlformats.org/drawingml/2006/picture">
                <pic:pic>
                  <pic:nvPicPr>
                    <pic:cNvPr id="0" name="image30.jpg"/>
                    <pic:cNvPicPr preferRelativeResize="0"/>
                  </pic:nvPicPr>
                  <pic:blipFill>
                    <a:blip r:embed="rId31"/>
                    <a:srcRect b="0" l="0" r="0" t="0"/>
                    <a:stretch>
                      <a:fillRect/>
                    </a:stretch>
                  </pic:blipFill>
                  <pic:spPr>
                    <a:xfrm>
                      <a:off x="0" y="0"/>
                      <a:ext cx="2154075" cy="217656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rtl w:val="0"/>
        </w:rPr>
      </w:r>
    </w:p>
    <w:p w:rsidR="00000000" w:rsidDel="00000000" w:rsidP="00000000" w:rsidRDefault="00000000" w:rsidRPr="00000000" w14:paraId="00000172">
      <w:pPr>
        <w:pageBreakBefore w:val="0"/>
        <w:ind w:left="720" w:firstLine="720"/>
        <w:jc w:val="center"/>
        <w:rPr/>
      </w:pPr>
      <w:r w:rsidDel="00000000" w:rsidR="00000000" w:rsidRPr="00000000">
        <w:rPr>
          <w:rtl w:val="0"/>
        </w:rPr>
        <w:t xml:space="preserve">Israel Food and Preparations 2018 (Incremental SDV Sensitivity)</w:t>
      </w:r>
    </w:p>
    <w:p w:rsidR="00000000" w:rsidDel="00000000" w:rsidP="00000000" w:rsidRDefault="00000000" w:rsidRPr="00000000" w14:paraId="00000173">
      <w:pPr>
        <w:pageBreakBefore w:val="0"/>
        <w:jc w:val="both"/>
        <w:rPr>
          <w:b w:val="1"/>
          <w:bCs w:val="1"/>
        </w:rPr>
      </w:pPr>
      <w:r w:rsidDel="00000000" w:rsidR="00000000" w:rsidRPr="00000000">
        <w:rPr>
          <w:rtl w:val="0"/>
        </w:rPr>
      </w:r>
    </w:p>
    <w:p w:rsidR="00000000" w:rsidDel="00000000" w:rsidP="00000000" w:rsidRDefault="00000000" w:rsidRPr="00000000" w14:paraId="00000174">
      <w:pPr>
        <w:pageBreakBefore w:val="0"/>
        <w:jc w:val="both"/>
        <w:rPr>
          <w:b w:val="1"/>
          <w:bCs w:val="1"/>
        </w:rPr>
      </w:pPr>
      <w:r w:rsidDel="00000000" w:rsidR="00000000" w:rsidRPr="00000000">
        <w:rPr>
          <w:rtl w:val="0"/>
        </w:rPr>
      </w:r>
    </w:p>
    <w:p w:rsidR="00000000" w:rsidDel="00000000" w:rsidP="00000000" w:rsidRDefault="00000000" w:rsidRPr="00000000" w14:paraId="00000175">
      <w:pPr>
        <w:pageBreakBefore w:val="0"/>
        <w:jc w:val="center"/>
        <w:rPr>
          <w:b w:val="1"/>
          <w:bCs w:val="1"/>
        </w:rPr>
      </w:pPr>
      <w:r w:rsidDel="00000000" w:rsidR="00000000" w:rsidRPr="00000000">
        <w:rPr>
          <w:b w:val="1"/>
          <w:bCs w:val="1"/>
        </w:rPr>
        <w:drawing>
          <wp:inline distB="114300" distT="114300" distL="114300" distR="114300">
            <wp:extent cx="1433641" cy="2709863"/>
            <wp:effectExtent b="0" l="0" r="0" t="0"/>
            <wp:docPr id="27" name="image26.jpg"/>
            <a:graphic>
              <a:graphicData uri="http://schemas.openxmlformats.org/drawingml/2006/picture">
                <pic:pic>
                  <pic:nvPicPr>
                    <pic:cNvPr id="0" name="image26.jpg"/>
                    <pic:cNvPicPr preferRelativeResize="0"/>
                  </pic:nvPicPr>
                  <pic:blipFill>
                    <a:blip r:embed="rId32"/>
                    <a:srcRect b="0" l="0" r="0" t="0"/>
                    <a:stretch>
                      <a:fillRect/>
                    </a:stretch>
                  </pic:blipFill>
                  <pic:spPr>
                    <a:xfrm>
                      <a:off x="0" y="0"/>
                      <a:ext cx="1433641"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ageBreakBefore w:val="0"/>
        <w:ind w:left="720" w:firstLine="720"/>
        <w:jc w:val="center"/>
        <w:rPr/>
      </w:pPr>
      <w:r w:rsidDel="00000000" w:rsidR="00000000" w:rsidRPr="00000000">
        <w:rPr>
          <w:rtl w:val="0"/>
        </w:rPr>
        <w:t xml:space="preserve">Israel Food and Preparations 2018 (Decremental SDV Sensitivity)</w:t>
      </w:r>
    </w:p>
    <w:p w:rsidR="00000000" w:rsidDel="00000000" w:rsidP="00000000" w:rsidRDefault="00000000" w:rsidRPr="00000000" w14:paraId="00000177">
      <w:pPr>
        <w:pageBreakBefore w:val="0"/>
        <w:jc w:val="both"/>
        <w:rPr>
          <w:b w:val="1"/>
          <w:bCs w:val="1"/>
        </w:rPr>
      </w:pPr>
      <w:r w:rsidDel="00000000" w:rsidR="00000000" w:rsidRPr="00000000">
        <w:rPr>
          <w:rtl w:val="0"/>
        </w:rPr>
      </w:r>
    </w:p>
    <w:p w:rsidR="00000000" w:rsidDel="00000000" w:rsidP="00000000" w:rsidRDefault="00000000" w:rsidRPr="00000000" w14:paraId="0000017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A">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C">
      <w:pPr>
        <w:pageBreakBefore w:val="0"/>
        <w:jc w:val="both"/>
        <w:rPr>
          <w:b w:val="1"/>
          <w:bCs w:val="1"/>
          <w:sz w:val="28"/>
          <w:szCs w:val="28"/>
        </w:rPr>
      </w:pPr>
      <w:ins w:author="Ryo Shibata" w:id="115" w:date="2023-04-15T20:29:43Z">
        <w:r w:rsidDel="00000000" w:rsidR="00000000" w:rsidRPr="00000000">
          <w:rPr>
            <w:rtl w:val="0"/>
            <w:rPrChange w:author="Ryo Shibata" w:id="116" w:date="2023-04-15T20:29:43Z">
              <w:rPr>
                <w:b w:val="1"/>
                <w:bCs w:val="1"/>
                <w:sz w:val="28"/>
                <w:szCs w:val="28"/>
              </w:rPr>
            </w:rPrChange>
          </w:rPr>
          <w:t xml:space="preserve">By decreasing the </w:t>
        </w:r>
      </w:ins>
      <w:del w:author="Ryo Shibata" w:id="115" w:date="2023-04-15T20:29:43Z">
        <w:r w:rsidDel="00000000" w:rsidR="00000000" w:rsidRPr="00000000">
          <w:rPr>
            <w:rtl w:val="0"/>
          </w:rPr>
          <w:delText xml:space="preserve">Decreasing </w:delText>
        </w:r>
      </w:del>
      <w:r w:rsidDel="00000000" w:rsidR="00000000" w:rsidRPr="00000000">
        <w:rPr>
          <w:rtl w:val="0"/>
        </w:rPr>
        <w:t xml:space="preserve">export of each industry in Israel’s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F">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491038" cy="2379802"/>
            <wp:effectExtent b="0" l="0" r="0" t="0"/>
            <wp:docPr id="4" name="image7.jpg"/>
            <a:graphic>
              <a:graphicData uri="http://schemas.openxmlformats.org/drawingml/2006/picture">
                <pic:pic>
                  <pic:nvPicPr>
                    <pic:cNvPr id="0" name="image7.jpg"/>
                    <pic:cNvPicPr preferRelativeResize="0"/>
                  </pic:nvPicPr>
                  <pic:blipFill>
                    <a:blip r:embed="rId33"/>
                    <a:srcRect b="0" l="0" r="0" t="0"/>
                    <a:stretch>
                      <a:fillRect/>
                    </a:stretch>
                  </pic:blipFill>
                  <pic:spPr>
                    <a:xfrm>
                      <a:off x="0" y="0"/>
                      <a:ext cx="4491038" cy="2379802"/>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ageBreakBefore w:val="0"/>
        <w:jc w:val="center"/>
        <w:rPr>
          <w:sz w:val="22"/>
          <w:szCs w:val="22"/>
        </w:rPr>
      </w:pPr>
      <w:r w:rsidDel="00000000" w:rsidR="00000000" w:rsidRPr="00000000">
        <w:rPr>
          <w:sz w:val="22"/>
          <w:szCs w:val="22"/>
          <w:rtl w:val="0"/>
        </w:rPr>
        <w:t xml:space="preserve">Israel Contingency Strategy 2018</w:t>
      </w:r>
    </w:p>
    <w:p w:rsidR="00000000" w:rsidDel="00000000" w:rsidP="00000000" w:rsidRDefault="00000000" w:rsidRPr="00000000" w14:paraId="00000181">
      <w:pPr>
        <w:pageBreakBefore w:val="0"/>
        <w:jc w:val="center"/>
        <w:rPr>
          <w:sz w:val="22"/>
          <w:szCs w:val="22"/>
        </w:rPr>
      </w:pPr>
      <w:r w:rsidDel="00000000" w:rsidR="00000000" w:rsidRPr="00000000">
        <w:rPr>
          <w:rtl w:val="0"/>
        </w:rPr>
      </w:r>
    </w:p>
    <w:p w:rsidR="00000000" w:rsidDel="00000000" w:rsidP="00000000" w:rsidRDefault="00000000" w:rsidRPr="00000000" w14:paraId="00000182">
      <w:pPr>
        <w:pageBreakBefore w:val="0"/>
        <w:jc w:val="center"/>
        <w:rPr>
          <w:sz w:val="28"/>
          <w:szCs w:val="28"/>
        </w:rPr>
      </w:pPr>
      <w:r w:rsidDel="00000000" w:rsidR="00000000" w:rsidRPr="00000000">
        <w:rPr>
          <w:rtl w:val="0"/>
        </w:rPr>
      </w:r>
    </w:p>
    <w:p w:rsidR="00000000" w:rsidDel="00000000" w:rsidP="00000000" w:rsidRDefault="00000000" w:rsidRPr="00000000" w14:paraId="00000183">
      <w:pPr>
        <w:pageBreakBefore w:val="0"/>
        <w:jc w:val="both"/>
        <w:rPr>
          <w:b w:val="1"/>
          <w:bCs w:val="1"/>
        </w:rPr>
      </w:pPr>
      <w:r w:rsidDel="00000000" w:rsidR="00000000" w:rsidRPr="00000000">
        <w:rPr>
          <w:rtl w:val="0"/>
        </w:rPr>
      </w:r>
    </w:p>
    <w:p w:rsidR="00000000" w:rsidDel="00000000" w:rsidP="00000000" w:rsidRDefault="00000000" w:rsidRPr="00000000" w14:paraId="00000184">
      <w:pPr>
        <w:pageBreakBefore w:val="0"/>
        <w:jc w:val="both"/>
        <w:rPr>
          <w:b w:val="1"/>
          <w:bCs w:val="1"/>
        </w:rPr>
      </w:pPr>
      <w:r w:rsidDel="00000000" w:rsidR="00000000" w:rsidRPr="00000000">
        <w:rPr>
          <w:rtl w:val="0"/>
        </w:rPr>
      </w:r>
    </w:p>
    <w:p w:rsidR="00000000" w:rsidDel="00000000" w:rsidP="00000000" w:rsidRDefault="00000000" w:rsidRPr="00000000" w14:paraId="0000018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6">
      <w:pPr>
        <w:pageBreakBefore w:val="0"/>
        <w:jc w:val="both"/>
        <w:rPr>
          <w:b w:val="1"/>
          <w:bCs w:val="1"/>
        </w:rPr>
      </w:pPr>
      <w:r w:rsidDel="00000000" w:rsidR="00000000" w:rsidRPr="00000000">
        <w:rPr>
          <w:rtl w:val="0"/>
        </w:rPr>
      </w:r>
    </w:p>
    <w:p w:rsidR="00000000" w:rsidDel="00000000" w:rsidP="00000000" w:rsidRDefault="00000000" w:rsidRPr="00000000" w14:paraId="00000187">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8">
      <w:pPr>
        <w:pageBreakBefore w:val="0"/>
        <w:jc w:val="both"/>
        <w:rPr/>
      </w:pPr>
      <w:r w:rsidDel="00000000" w:rsidR="00000000" w:rsidRPr="00000000">
        <w:rPr>
          <w:rtl w:val="0"/>
        </w:rPr>
        <w:t xml:space="preserve">Indeed, such </w:t>
      </w:r>
      <w:ins w:author="Ryo Shibata" w:id="117" w:date="2023-04-15T20:34:43Z">
        <w:r w:rsidDel="00000000" w:rsidR="00000000" w:rsidRPr="00000000">
          <w:rPr>
            <w:rtl w:val="0"/>
          </w:rPr>
          <w:t xml:space="preserve">a </w:t>
        </w:r>
      </w:ins>
      <w:r w:rsidDel="00000000" w:rsidR="00000000" w:rsidRPr="00000000">
        <w:rPr>
          <w:rtl w:val="0"/>
        </w:rPr>
        <w:t xml:space="preserve">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9">
      <w:pPr>
        <w:pageBreakBefore w:val="0"/>
        <w:jc w:val="both"/>
        <w:rPr/>
      </w:pP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B">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4">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0"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5">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both"/>
        <w:rPr>
          <w:b w:val="1"/>
          <w:bCs w:val="1"/>
        </w:rPr>
      </w:pPr>
      <w:r w:rsidDel="00000000" w:rsidR="00000000" w:rsidRPr="00000000">
        <w:rPr>
          <w:b w:val="1"/>
          <w:bCs w:val="1"/>
          <w:rtl w:val="0"/>
        </w:rPr>
        <w:t xml:space="preserve">5.2 SOI of Israel and Its Implications</w:t>
      </w:r>
    </w:p>
    <w:p w:rsidR="00000000" w:rsidDel="00000000" w:rsidP="00000000" w:rsidRDefault="00000000" w:rsidRPr="00000000" w14:paraId="00000198">
      <w:pPr>
        <w:pageBreakBefore w:val="0"/>
        <w:jc w:val="both"/>
        <w:rPr/>
      </w:pPr>
      <w:r w:rsidDel="00000000" w:rsidR="00000000" w:rsidRPr="00000000">
        <w:rPr>
          <w:rtl w:val="0"/>
        </w:rPr>
        <w:t xml:space="preserve">Israel, for instance, has a lower level of structural optimality as compared with its developed peers. As the regression in Figure 7 suggests (the orange curve represents export increase and the blue curve stands for opportunity gain of the corresponding industry), Israel demonstrates a low level of correlation with the suggested developmental path, having an adjusted R-square of around 1.2%. Israel ranks in the third quartile among all countries in terms of SOI and has made an average rate of economic progress among its emerging peers from 2013 to 2018 with a 5-year GDP growth rate of 29.1%, which is consistent with the regression result in Figure 6. This is in direct contrast to emerging economies such as Turkey, where there is</w:t>
      </w:r>
      <w:ins w:author="Ryo Shibata" w:id="118" w:date="2023-04-15T20:35:06Z">
        <w:r w:rsidDel="00000000" w:rsidR="00000000" w:rsidRPr="00000000">
          <w:rPr>
            <w:rtl w:val="0"/>
          </w:rPr>
          <w:t xml:space="preserve"> a</w:t>
        </w:r>
      </w:ins>
      <w:r w:rsidDel="00000000" w:rsidR="00000000" w:rsidRPr="00000000">
        <w:rPr>
          <w:rtl w:val="0"/>
        </w:rPr>
        <w:t xml:space="preserve"> high SOI of around 21.8% and a corresponding GDP growth of 36.7% from 2013 to 2018, making it one of the fastest developing economies during the period. In sum, Israel’s relatively stable/slow economic progress from 2013 to 2018 can be at least partially explained by a development strategy that demonstrates an imperfect level of </w:t>
      </w:r>
      <w:ins w:author="Ryo Shibata" w:id="119" w:date="2023-04-15T20:35:23Z">
        <w:r w:rsidDel="00000000" w:rsidR="00000000" w:rsidRPr="00000000">
          <w:rPr>
            <w:rtl w:val="0"/>
          </w:rPr>
          <w:t xml:space="preserve">alignment</w:t>
        </w:r>
      </w:ins>
      <w:del w:author="Ryo Shibata" w:id="119" w:date="2023-04-15T20:35:23Z">
        <w:r w:rsidDel="00000000" w:rsidR="00000000" w:rsidRPr="00000000">
          <w:rPr>
            <w:rtl w:val="0"/>
          </w:rPr>
          <w:delText xml:space="preserve">matches</w:delText>
        </w:r>
      </w:del>
      <w:r w:rsidDel="00000000" w:rsidR="00000000" w:rsidRPr="00000000">
        <w:rPr>
          <w:rtl w:val="0"/>
        </w:rPr>
        <w:t xml:space="preserve"> with our suggested developmental path. </w:t>
      </w:r>
      <w:ins w:author="Ryo Shibata" w:id="120" w:date="2023-04-15T20:35:31Z">
        <w:r w:rsidDel="00000000" w:rsidR="00000000" w:rsidRPr="00000000">
          <w:rPr>
            <w:rtl w:val="0"/>
          </w:rPr>
          <w:t xml:space="preserve">Specifically</w:t>
        </w:r>
      </w:ins>
      <w:del w:author="Ryo Shibata" w:id="120" w:date="2023-04-15T20:35:31Z">
        <w:r w:rsidDel="00000000" w:rsidR="00000000" w:rsidRPr="00000000">
          <w:rPr>
            <w:rtl w:val="0"/>
          </w:rPr>
          <w:delText xml:space="preserve">In specific</w:delText>
        </w:r>
      </w:del>
      <w:r w:rsidDel="00000000" w:rsidR="00000000" w:rsidRPr="00000000">
        <w:rPr>
          <w:rtl w:val="0"/>
        </w:rPr>
        <w:t xml:space="preserve">, Israel invested heavily in the Transportation industry, while it should have focused more on moderately complex industry groups such as Services and Utilities, and Manufacturing. </w:t>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both"/>
        <w:rPr/>
      </w:pPr>
      <w:r w:rsidDel="00000000" w:rsidR="00000000" w:rsidRPr="00000000">
        <w:rPr/>
        <w:drawing>
          <wp:inline distB="114300" distT="114300" distL="114300" distR="114300">
            <wp:extent cx="6408876" cy="2295525"/>
            <wp:effectExtent b="0" l="0" r="0" t="0"/>
            <wp:docPr id="18" name="image31.png"/>
            <a:graphic>
              <a:graphicData uri="http://schemas.openxmlformats.org/drawingml/2006/picture">
                <pic:pic>
                  <pic:nvPicPr>
                    <pic:cNvPr id="0" name="image31.png"/>
                    <pic:cNvPicPr preferRelativeResize="0"/>
                  </pic:nvPicPr>
                  <pic:blipFill>
                    <a:blip r:embed="rId35"/>
                    <a:srcRect b="69" l="0" r="0" t="69"/>
                    <a:stretch>
                      <a:fillRect/>
                    </a:stretch>
                  </pic:blipFill>
                  <pic:spPr>
                    <a:xfrm>
                      <a:off x="0" y="0"/>
                      <a:ext cx="6408876"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ageBreakBefore w:val="0"/>
        <w:jc w:val="center"/>
        <w:rPr>
          <w:b w:val="1"/>
          <w:bCs w:val="1"/>
        </w:rPr>
      </w:pPr>
      <w:r w:rsidDel="00000000" w:rsidR="00000000" w:rsidRPr="00000000">
        <w:rPr>
          <w:rtl w:val="0"/>
        </w:rPr>
        <w:t xml:space="preserve">Figure 7: SOI of Israel (2013-2018)</w:t>
      </w:r>
      <w:r w:rsidDel="00000000" w:rsidR="00000000" w:rsidRPr="00000000">
        <w:rPr>
          <w:rtl w:val="0"/>
        </w:rPr>
      </w:r>
    </w:p>
    <w:p w:rsidR="00000000" w:rsidDel="00000000" w:rsidP="00000000" w:rsidRDefault="00000000" w:rsidRPr="00000000" w14:paraId="0000019C">
      <w:pPr>
        <w:pageBreakBefore w:val="0"/>
        <w:jc w:val="both"/>
        <w:rPr>
          <w:b w:val="1"/>
          <w:bCs w:val="1"/>
        </w:rPr>
      </w:pPr>
      <w:r w:rsidDel="00000000" w:rsidR="00000000" w:rsidRPr="00000000">
        <w:rPr>
          <w:rtl w:val="0"/>
        </w:rPr>
      </w:r>
    </w:p>
    <w:p w:rsidR="00000000" w:rsidDel="00000000" w:rsidP="00000000" w:rsidRDefault="00000000" w:rsidRPr="00000000" w14:paraId="0000019D">
      <w:pPr>
        <w:pageBreakBefore w:val="0"/>
        <w:jc w:val="both"/>
        <w:rPr>
          <w:b w:val="1"/>
          <w:bCs w:val="1"/>
        </w:rPr>
      </w:pPr>
      <w:r w:rsidDel="00000000" w:rsidR="00000000" w:rsidRPr="00000000">
        <w:rPr>
          <w:rtl w:val="0"/>
        </w:rPr>
      </w:r>
    </w:p>
    <w:p w:rsidR="00000000" w:rsidDel="00000000" w:rsidP="00000000" w:rsidRDefault="00000000" w:rsidRPr="00000000" w14:paraId="0000019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F">
      <w:pPr>
        <w:pageBreakBefore w:val="0"/>
        <w:jc w:val="both"/>
        <w:rPr/>
      </w:pP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t xml:space="preserve">In conclusion, Israel has demonstrated a moderate level of economic growth in terms of annual GDP increase during the period from 2013 to 2018, concurrent with a decrease in economic complexity as compared with other developed economies. </w:t>
      </w:r>
    </w:p>
    <w:p w:rsidR="00000000" w:rsidDel="00000000" w:rsidP="00000000" w:rsidRDefault="00000000" w:rsidRPr="00000000" w14:paraId="000001A1">
      <w:pPr>
        <w:pageBreakBefore w:val="0"/>
        <w:jc w:val="both"/>
        <w:rPr/>
      </w:pP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Israel </w:t>
      </w:r>
      <w:ins w:author="Ryo Shibata" w:id="121" w:date="2023-04-15T20:35:41Z">
        <w:r w:rsidDel="00000000" w:rsidR="00000000" w:rsidRPr="00000000">
          <w:rPr>
            <w:rtl w:val="0"/>
          </w:rPr>
          <w:t xml:space="preserve">at</w:t>
        </w:r>
      </w:ins>
      <w:del w:author="Ryo Shibata" w:id="121" w:date="2023-04-15T20:35:41Z">
        <w:r w:rsidDel="00000000" w:rsidR="00000000" w:rsidRPr="00000000">
          <w:rPr>
            <w:rtl w:val="0"/>
          </w:rPr>
          <w:delText xml:space="preserve">on</w:delText>
        </w:r>
      </w:del>
      <w:r w:rsidDel="00000000" w:rsidR="00000000" w:rsidRPr="00000000">
        <w:rPr>
          <w:rtl w:val="0"/>
        </w:rPr>
        <w:t xml:space="preserve"> the industry group level. The product classification system we adopt allows us to measure the realized industry development for various industry groups and to observe that Israel regressed in developing many of its</w:t>
      </w:r>
      <w:r w:rsidDel="00000000" w:rsidR="00000000" w:rsidRPr="00000000">
        <w:rPr>
          <w:rtl w:val="0"/>
        </w:rPr>
        <w:t xml:space="preserve"> industries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t xml:space="preserve">Based on our analysis of the opportunity gain and a sensitivity analysis of major industry groups, Israel can further its gains by prioritizing High-</w:t>
      </w:r>
      <w:ins w:author="Ryo Shibata" w:id="122" w:date="2023-04-15T20:35:54Z">
        <w:r w:rsidDel="00000000" w:rsidR="00000000" w:rsidRPr="00000000">
          <w:rPr>
            <w:rtl w:val="0"/>
          </w:rPr>
          <w:t xml:space="preserve">c</w:t>
        </w:r>
      </w:ins>
      <w:del w:author="Ryo Shibata" w:id="122" w:date="2023-04-15T20:35:54Z">
        <w:r w:rsidDel="00000000" w:rsidR="00000000" w:rsidRPr="00000000">
          <w:rPr>
            <w:rtl w:val="0"/>
          </w:rPr>
          <w:delText xml:space="preserve">C</w:delText>
        </w:r>
      </w:del>
      <w:r w:rsidDel="00000000" w:rsidR="00000000" w:rsidRPr="00000000">
        <w:rPr>
          <w:rtl w:val="0"/>
        </w:rPr>
        <w:t xml:space="preserve">omplexity Products, Transportation, and Machinery. We further note that Israel has a heavily mismatched development strategy that indicates a low level of structural optimality </w:t>
      </w:r>
      <w:ins w:author="Ryo Shibata" w:id="123" w:date="2023-04-15T20:36:00Z">
        <w:r w:rsidDel="00000000" w:rsidR="00000000" w:rsidRPr="00000000">
          <w:rPr>
            <w:rtl w:val="0"/>
          </w:rPr>
          <w:t xml:space="preserve">at</w:t>
        </w:r>
      </w:ins>
      <w:del w:author="Ryo Shibata" w:id="123" w:date="2023-04-15T20:36:00Z">
        <w:r w:rsidDel="00000000" w:rsidR="00000000" w:rsidRPr="00000000">
          <w:rPr>
            <w:rtl w:val="0"/>
          </w:rPr>
          <w:delText xml:space="preserve">on</w:delText>
        </w:r>
      </w:del>
      <w:r w:rsidDel="00000000" w:rsidR="00000000" w:rsidRPr="00000000">
        <w:rPr>
          <w:rtl w:val="0"/>
        </w:rPr>
        <w:t xml:space="preserve"> the complexity level, having an adjusted R-square of around 1.2%. Since a significant positive correlation exists between five-year GDP growth and the </w:t>
      </w:r>
      <w:ins w:author="Ryo Shibata" w:id="124" w:date="2023-04-15T20:36:42Z">
        <w:r w:rsidDel="00000000" w:rsidR="00000000" w:rsidRPr="00000000">
          <w:rPr>
            <w:rtl w:val="0"/>
          </w:rPr>
          <w:t xml:space="preserve">S</w:t>
        </w:r>
      </w:ins>
      <w:del w:author="Ryo Shibata" w:id="124" w:date="2023-04-15T20:36:42Z">
        <w:r w:rsidDel="00000000" w:rsidR="00000000" w:rsidRPr="00000000">
          <w:rPr>
            <w:rtl w:val="0"/>
          </w:rPr>
          <w:delText xml:space="preserve">s</w:delText>
        </w:r>
      </w:del>
      <w:r w:rsidDel="00000000" w:rsidR="00000000" w:rsidRPr="00000000">
        <w:rPr>
          <w:rtl w:val="0"/>
        </w:rPr>
        <w:t xml:space="preserve">tructural </w:t>
      </w:r>
      <w:ins w:author="Ryo Shibata" w:id="125" w:date="2023-04-15T20:36:43Z">
        <w:r w:rsidDel="00000000" w:rsidR="00000000" w:rsidRPr="00000000">
          <w:rPr>
            <w:rtl w:val="0"/>
          </w:rPr>
          <w:t xml:space="preserve">O</w:t>
        </w:r>
      </w:ins>
      <w:del w:author="Ryo Shibata" w:id="125" w:date="2023-04-15T20:36:43Z">
        <w:r w:rsidDel="00000000" w:rsidR="00000000" w:rsidRPr="00000000">
          <w:rPr>
            <w:rtl w:val="0"/>
          </w:rPr>
          <w:delText xml:space="preserve">o</w:delText>
        </w:r>
      </w:del>
      <w:r w:rsidDel="00000000" w:rsidR="00000000" w:rsidRPr="00000000">
        <w:rPr>
          <w:rtl w:val="0"/>
        </w:rPr>
        <w:t xml:space="preserve">ptimality </w:t>
      </w:r>
      <w:ins w:author="Ryo Shibata" w:id="126" w:date="2023-04-15T20:36:45Z">
        <w:r w:rsidDel="00000000" w:rsidR="00000000" w:rsidRPr="00000000">
          <w:rPr>
            <w:rtl w:val="0"/>
          </w:rPr>
          <w:t xml:space="preserve">I</w:t>
        </w:r>
      </w:ins>
      <w:del w:author="Ryo Shibata" w:id="126" w:date="2023-04-15T20:36:45Z">
        <w:r w:rsidDel="00000000" w:rsidR="00000000" w:rsidRPr="00000000">
          <w:rPr>
            <w:rtl w:val="0"/>
          </w:rPr>
          <w:delText xml:space="preserve">i</w:delText>
        </w:r>
      </w:del>
      <w:r w:rsidDel="00000000" w:rsidR="00000000" w:rsidRPr="00000000">
        <w:rPr>
          <w:rtl w:val="0"/>
        </w:rPr>
        <w:t xml:space="preserve">ndex of an economy</w:t>
      </w:r>
      <w:ins w:author="Ryo Shibata" w:id="127" w:date="2023-04-15T20:36:53Z">
        <w:r w:rsidDel="00000000" w:rsidR="00000000" w:rsidRPr="00000000">
          <w:rPr>
            <w:rtl w:val="0"/>
          </w:rPr>
          <w:t xml:space="preserve">,</w:t>
        </w:r>
      </w:ins>
      <w:r w:rsidDel="00000000" w:rsidR="00000000" w:rsidRPr="00000000">
        <w:rPr>
          <w:rtl w:val="0"/>
        </w:rPr>
        <w:t xml:space="preserve"> as we define and calculate, Israel indeed has a suboptimal growth experience as compared with fast-growing economies both on a regional scale and on a global scale</w:t>
      </w:r>
      <w:ins w:author="Ryo Shibata" w:id="128" w:date="2023-04-15T20:37:06Z">
        <w:r w:rsidDel="00000000" w:rsidR="00000000" w:rsidRPr="00000000">
          <w:rPr>
            <w:rtl w:val="0"/>
          </w:rPr>
          <w:t xml:space="preserve">.</w:t>
        </w:r>
      </w:ins>
      <w:del w:author="Ryo Shibata" w:id="128" w:date="2023-04-15T20:37:06Z">
        <w:r w:rsidDel="00000000" w:rsidR="00000000" w:rsidRPr="00000000">
          <w:rPr>
            <w:rtl w:val="0"/>
          </w:rPr>
          <w:delText xml:space="preserve">,</w:delText>
        </w:r>
      </w:del>
      <w:r w:rsidDel="00000000" w:rsidR="00000000" w:rsidRPr="00000000">
        <w:rPr>
          <w:rtl w:val="0"/>
        </w:rPr>
        <w:t xml:space="preserve"> </w:t>
      </w:r>
      <w:ins w:author="Ryo Shibata" w:id="129" w:date="2023-04-15T20:37:10Z">
        <w:r w:rsidDel="00000000" w:rsidR="00000000" w:rsidRPr="00000000">
          <w:rPr>
            <w:rtl w:val="0"/>
          </w:rPr>
          <w:t xml:space="preserve">Israel</w:t>
        </w:r>
      </w:ins>
      <w:del w:author="Ryo Shibata" w:id="129" w:date="2023-04-15T20:37:10Z">
        <w:r w:rsidDel="00000000" w:rsidR="00000000" w:rsidRPr="00000000">
          <w:rPr>
            <w:rtl w:val="0"/>
          </w:rPr>
          <w:delText xml:space="preserve">and</w:delText>
        </w:r>
      </w:del>
      <w:r w:rsidDel="00000000" w:rsidR="00000000" w:rsidRPr="00000000">
        <w:rPr>
          <w:rtl w:val="0"/>
        </w:rPr>
        <w:t xml:space="preserve"> has the potential to further its economic gains through industrial structure optimization as suggested in the paper.</w:t>
      </w:r>
    </w:p>
    <w:p w:rsidR="00000000" w:rsidDel="00000000" w:rsidP="00000000" w:rsidRDefault="00000000" w:rsidRPr="00000000" w14:paraId="000001A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6">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7">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8">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9">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A">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4">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6">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7">
      <w:pPr>
        <w:pageBreakBefore w:val="0"/>
        <w:jc w:val="both"/>
        <w:rPr/>
      </w:pPr>
      <w:r w:rsidDel="00000000" w:rsidR="00000000" w:rsidRPr="00000000">
        <w:rPr>
          <w:rtl w:val="0"/>
        </w:rPr>
      </w:r>
    </w:p>
    <w:sectPr>
      <w:headerReference r:id="rId36" w:type="default"/>
      <w:footerReference r:id="rId37" w:type="default"/>
      <w:footerReference r:id="rId38" w:type="first"/>
      <w:footerReference r:id="rId39"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geuvqf4b0kl1" w:id="3"/>
    <w:bookmarkEnd w:id="3"/>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7" name="image25.png"/>
          <a:graphic>
            <a:graphicData uri="http://schemas.openxmlformats.org/drawingml/2006/picture">
              <pic:pic>
                <pic:nvPicPr>
                  <pic:cNvPr descr="horizontal line" id="0" name="image25.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jpg"/><Relationship Id="rId21" Type="http://schemas.openxmlformats.org/officeDocument/2006/relationships/image" Target="media/image20.png"/><Relationship Id="rId24" Type="http://schemas.openxmlformats.org/officeDocument/2006/relationships/image" Target="media/image3.jpg"/><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6.jpg"/><Relationship Id="rId25" Type="http://schemas.openxmlformats.org/officeDocument/2006/relationships/image" Target="media/image15.jpg"/><Relationship Id="rId28" Type="http://schemas.openxmlformats.org/officeDocument/2006/relationships/image" Target="media/image13.jpg"/><Relationship Id="rId27" Type="http://schemas.openxmlformats.org/officeDocument/2006/relationships/image" Target="media/image21.jp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24.jpg"/><Relationship Id="rId7" Type="http://schemas.openxmlformats.org/officeDocument/2006/relationships/image" Target="media/image14.png"/><Relationship Id="rId8" Type="http://schemas.openxmlformats.org/officeDocument/2006/relationships/image" Target="media/image19.png"/><Relationship Id="rId31" Type="http://schemas.openxmlformats.org/officeDocument/2006/relationships/image" Target="media/image30.jpg"/><Relationship Id="rId30" Type="http://schemas.openxmlformats.org/officeDocument/2006/relationships/image" Target="media/image28.jpg"/><Relationship Id="rId11" Type="http://schemas.openxmlformats.org/officeDocument/2006/relationships/image" Target="media/image29.png"/><Relationship Id="rId33" Type="http://schemas.openxmlformats.org/officeDocument/2006/relationships/image" Target="media/image7.jpg"/><Relationship Id="rId10" Type="http://schemas.openxmlformats.org/officeDocument/2006/relationships/image" Target="media/image10.jpg"/><Relationship Id="rId32" Type="http://schemas.openxmlformats.org/officeDocument/2006/relationships/image" Target="media/image26.jpg"/><Relationship Id="rId13" Type="http://schemas.openxmlformats.org/officeDocument/2006/relationships/image" Target="media/image2.jpg"/><Relationship Id="rId35" Type="http://schemas.openxmlformats.org/officeDocument/2006/relationships/image" Target="media/image31.png"/><Relationship Id="rId12" Type="http://schemas.openxmlformats.org/officeDocument/2006/relationships/image" Target="media/image8.png"/><Relationship Id="rId34" Type="http://schemas.openxmlformats.org/officeDocument/2006/relationships/image" Target="media/image11.png"/><Relationship Id="rId15" Type="http://schemas.openxmlformats.org/officeDocument/2006/relationships/image" Target="media/image5.png"/><Relationship Id="rId37" Type="http://schemas.openxmlformats.org/officeDocument/2006/relationships/footer" Target="footer2.xml"/><Relationship Id="rId14" Type="http://schemas.openxmlformats.org/officeDocument/2006/relationships/image" Target="media/image6.png"/><Relationship Id="rId36" Type="http://schemas.openxmlformats.org/officeDocument/2006/relationships/header" Target="header1.xml"/><Relationship Id="rId17" Type="http://schemas.openxmlformats.org/officeDocument/2006/relationships/image" Target="media/image23.png"/><Relationship Id="rId39" Type="http://schemas.openxmlformats.org/officeDocument/2006/relationships/footer" Target="footer1.xml"/><Relationship Id="rId16" Type="http://schemas.openxmlformats.org/officeDocument/2006/relationships/image" Target="media/image4.png"/><Relationship Id="rId38" Type="http://schemas.openxmlformats.org/officeDocument/2006/relationships/footer" Target="footer3.xml"/><Relationship Id="rId19" Type="http://schemas.openxmlformats.org/officeDocument/2006/relationships/image" Target="media/image18.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