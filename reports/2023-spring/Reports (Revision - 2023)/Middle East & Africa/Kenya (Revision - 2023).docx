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2" name="image24.png"/>
            <a:graphic>
              <a:graphicData uri="http://schemas.openxmlformats.org/drawingml/2006/picture">
                <pic:pic>
                  <pic:nvPicPr>
                    <pic:cNvPr descr="horizontal line" id="0" name="image2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7.png"/>
            <a:graphic>
              <a:graphicData uri="http://schemas.openxmlformats.org/drawingml/2006/picture">
                <pic:pic>
                  <pic:nvPicPr>
                    <pic:cNvPr id="0" name="image2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Kenya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Kenya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Kenya went through during the period from 2013 to 2018. Specifically, we </w:t>
      </w:r>
      <w:ins w:author="Ryo Shibata" w:id="0" w:date="2023-04-15T23:27:03Z">
        <w:r w:rsidDel="00000000" w:rsidR="00000000" w:rsidRPr="00000000">
          <w:rPr>
            <w:rtl w:val="0"/>
          </w:rPr>
          <w:t xml:space="preserve">delve</w:t>
        </w:r>
      </w:ins>
      <w:del w:author="Ryo Shibata" w:id="0" w:date="2023-04-15T23:27:03Z">
        <w:r w:rsidDel="00000000" w:rsidR="00000000" w:rsidRPr="00000000">
          <w:rPr>
            <w:rtl w:val="0"/>
          </w:rPr>
          <w:delText xml:space="preserve">dive</w:delText>
        </w:r>
      </w:del>
      <w:r w:rsidDel="00000000" w:rsidR="00000000" w:rsidRPr="00000000">
        <w:rPr>
          <w:rtl w:val="0"/>
        </w:rPr>
        <w:t xml:space="preserve"> into the topic through a macroeconomic overview of Kenya from the perspective of Gross Domestic Product (GDP) and Economic Complexity Index (ECI), which reflect countries’ production capability and production structure, respectively. We find that during the period of our interest, Kenya demonstrated a high level of economic growth with an average annual GDP growth rate of 6.11%,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progress during the period, we believe, can be partially explained through analysis of the economic and product complexity structure of Kenya on the industry group level. The product classification system we adopt allows us to measure the realized industry development for various industry groups and to observe that Kenya consistently relied on developing the Chemical Manufacturing, Energy Drilling and Mining, and Transportation</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Kenya can further its gains by prioritizing Raw Manufacturing and Chemicals. We further note that Kenya has a slightly mismatched development strategy that indicates a high level (compared to other emerging countries) of structural optimality on the complexity level, having an adjusted R-square of around 16.06%. Since a significant positive correlation exists between five-year GDP growth and the structural optimality index of an economy as we define and calculate, Kenya indeed has an optimal growth experience as compared with fast-growing economies both on a regional scale and on a global scale. However, Kenya still has the potential to further increase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Kenya went through during the period from 2013 to 2018. Specifically, we </w:t>
      </w:r>
      <w:ins w:author="Ryo Shibata" w:id="1" w:date="2023-04-15T23:27:45Z">
        <w:r w:rsidDel="00000000" w:rsidR="00000000" w:rsidRPr="00000000">
          <w:rPr>
            <w:rtl w:val="0"/>
          </w:rPr>
          <w:t xml:space="preserve">delve</w:t>
        </w:r>
      </w:ins>
      <w:del w:author="Ryo Shibata" w:id="1" w:date="2023-04-15T23:27:45Z">
        <w:r w:rsidDel="00000000" w:rsidR="00000000" w:rsidRPr="00000000">
          <w:rPr>
            <w:rtl w:val="0"/>
          </w:rPr>
          <w:delText xml:space="preserve">dive</w:delText>
        </w:r>
      </w:del>
      <w:r w:rsidDel="00000000" w:rsidR="00000000" w:rsidRPr="00000000">
        <w:rPr>
          <w:rtl w:val="0"/>
        </w:rPr>
        <w:t xml:space="preserve"> into the topic through a macroeconomic overview of Kenya from the perspective of Gross Domestic Product (GDP) and Economic Complexity Index (ECI), which reflect countries’ production capability and production structure, respectively. We then analyze the industrial framework and changes of Kenya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Kenya,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Kenya and three of its peer countries (Tanzania, Ethiopia, Ghana) from 2013-2018. Similar to the other countries, Kenya displayed upward growth over the period, and its average annual growth rate of 6.11% over the five-year period is comparable to that of its peers (particularly its closest peer, Tanzania), which are 6.74%, 9.34%, and 5.26% for Tanzania, Ethiopia, and Ghana,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800475" cy="25146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004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w:t>
      </w:r>
      <w:ins w:author="Ryo Shibata" w:id="2" w:date="2023-04-15T23:28:05Z">
        <w:r w:rsidDel="00000000" w:rsidR="00000000" w:rsidRPr="00000000">
          <w:rPr>
            <w:rtl w:val="0"/>
          </w:rPr>
          <w:t xml:space="preserve">,</w:t>
        </w:r>
      </w:ins>
      <w:r w:rsidDel="00000000" w:rsidR="00000000" w:rsidRPr="00000000">
        <w:rPr>
          <w:rtl w:val="0"/>
        </w:rPr>
        <w:t xml:space="preserve"> is illustrated in Figure 2. As shown, Kenya exhibits a marked decrease in production capability from 2013 to 2018. Kenya’s ECI change of -589.06% is significantly lower than that of Tanzania (125.97%), Ethiopia (23.45%), and Ghana (-46.21%). </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781425" cy="2495550"/>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814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114800" cy="2600325"/>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14800" cy="26003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Kenya</w:t>
      </w:r>
      <w:del w:author="Ryo Shibata" w:id="3" w:date="2023-04-15T23:28:13Z">
        <w:r w:rsidDel="00000000" w:rsidR="00000000" w:rsidRPr="00000000">
          <w:rPr>
            <w:rtl w:val="0"/>
          </w:rPr>
          <w:delText xml:space="preserve">.</w:delText>
        </w:r>
      </w:del>
      <w:r w:rsidDel="00000000" w:rsidR="00000000" w:rsidRPr="00000000">
        <w:rPr>
          <w:rtl w:val="0"/>
        </w:rPr>
        <w:t xml:space="preserve">. The steady increase in GDP growth during the period from 2013 to 2018 is accompanied by a sharp decrease in ECI. The results show that the economic growth experienced by Kenya during the period from 2013 to 2018, though relatively stable, is not very consistent with the predictions by ECI and that Kenya had not yet effectively developed a competitive product space that helps to accumulate </w:t>
      </w:r>
      <w:ins w:author="Ryo Shibata" w:id="4" w:date="2023-04-15T23:28:19Z">
        <w:r w:rsidDel="00000000" w:rsidR="00000000" w:rsidRPr="00000000">
          <w:rPr>
            <w:rtl w:val="0"/>
          </w:rPr>
          <w:t xml:space="preserve">complex</w:t>
        </w:r>
      </w:ins>
      <w:del w:author="Ryo Shibata" w:id="4" w:date="2023-04-15T23:28:19Z">
        <w:r w:rsidDel="00000000" w:rsidR="00000000" w:rsidRPr="00000000">
          <w:rPr>
            <w:rtl w:val="0"/>
          </w:rPr>
          <w:delText xml:space="preserve">complicated</w:delText>
        </w:r>
      </w:del>
      <w:r w:rsidDel="00000000" w:rsidR="00000000" w:rsidRPr="00000000">
        <w:rPr>
          <w:rtl w:val="0"/>
        </w:rPr>
        <w:t xml:space="preserve"> knowledge and technology. In order to provide a more concrete answer to why this has happened, we will dive into an analysis of Kenya’s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5" w:date="2023-04-15T23:32:47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w:t>
      </w:r>
      <w:del w:author="Ryo Shibata" w:id="6" w:date="2023-04-15T23:34:16Z">
        <w:r w:rsidDel="00000000" w:rsidR="00000000" w:rsidRPr="00000000">
          <w:rPr>
            <w:rtl w:val="0"/>
          </w:rPr>
          <w:delText xml:space="preserve">l</w:delText>
        </w:r>
      </w:del>
      <w:r w:rsidDel="00000000" w:rsidR="00000000" w:rsidRPr="00000000">
        <w:rPr>
          <w:rtl w:val="0"/>
        </w:rPr>
        <w:t xml:space="preserv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w:t>
      </w:r>
      <w:del w:author="Ryo Shibata" w:id="7" w:date="2023-04-15T23:34:43Z">
        <w:r w:rsidDel="00000000" w:rsidR="00000000" w:rsidRPr="00000000">
          <w:rPr>
            <w:rtl w:val="0"/>
          </w:rPr>
          <w:delText xml:space="preserve">the </w:delText>
        </w:r>
      </w:del>
      <w:r w:rsidDel="00000000" w:rsidR="00000000" w:rsidRPr="00000000">
        <w:rPr>
          <w:rtl w:val="0"/>
        </w:rPr>
        <w:t xml:space="preserve">GDP and the export of High-complexity Products. A higher adjusted R-square exists between GDP and High-complexity Products exports, indicating that more successful economi</w:t>
      </w:r>
      <w:ins w:author="Ryo Shibata" w:id="8" w:date="2023-04-15T23:34:53Z">
        <w:r w:rsidDel="00000000" w:rsidR="00000000" w:rsidRPr="00000000">
          <w:rPr>
            <w:rtl w:val="0"/>
          </w:rPr>
          <w:t xml:space="preserve">e</w:t>
        </w:r>
      </w:ins>
      <w:del w:author="Ryo Shibata" w:id="8" w:date="2023-04-15T23:34:53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9" w:date="2023-04-15T23:35:00Z">
        <w:r w:rsidDel="00000000" w:rsidR="00000000" w:rsidRPr="00000000">
          <w:rPr>
            <w:rtl w:val="0"/>
          </w:rPr>
          <w:delText xml:space="preserve">The </w:delText>
        </w:r>
      </w:del>
      <w:r w:rsidDel="00000000" w:rsidR="00000000" w:rsidRPr="00000000">
        <w:rPr>
          <w:rtl w:val="0"/>
        </w:rPr>
        <w:t xml:space="preserve">Figure</w:t>
      </w:r>
      <w:ins w:author="Ryo Shibata" w:id="10" w:date="2023-04-15T23:35:01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11" w:date="2023-04-15T23:35:08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Kenya’s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w:t>
      </w:r>
      <w:ins w:author="Ryo Shibata" w:id="12" w:date="2023-04-15T23:35:20Z">
        <w:r w:rsidDel="00000000" w:rsidR="00000000" w:rsidRPr="00000000">
          <w:rPr>
            <w:rtl w:val="0"/>
          </w:rPr>
          <w:t xml:space="preserve">s</w:t>
        </w:r>
      </w:ins>
      <w:r w:rsidDel="00000000" w:rsidR="00000000" w:rsidRPr="00000000">
        <w:rPr>
          <w:rtl w:val="0"/>
        </w:rPr>
        <w:t xml:space="preserve"> us to calculate and compare RID of </w:t>
      </w:r>
      <w:ins w:author="Ryo Shibata" w:id="13" w:date="2023-04-15T23:35:38Z">
        <w:r w:rsidDel="00000000" w:rsidR="00000000" w:rsidRPr="00000000">
          <w:rPr>
            <w:rtl w:val="0"/>
          </w:rPr>
          <w:t xml:space="preserve">Kenya</w:t>
        </w:r>
      </w:ins>
      <w:del w:author="Ryo Shibata" w:id="13" w:date="2023-04-15T23:35:38Z">
        <w:r w:rsidDel="00000000" w:rsidR="00000000" w:rsidRPr="00000000">
          <w:rPr>
            <w:rtl w:val="0"/>
          </w:rPr>
          <w:delText xml:space="preserve">US</w:delText>
        </w:r>
      </w:del>
      <w:r w:rsidDel="00000000" w:rsidR="00000000" w:rsidRPr="00000000">
        <w:rPr>
          <w:rtl w:val="0"/>
        </w:rPr>
        <w:t xml:space="preserve">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073112" cy="4521150"/>
            <wp:effectExtent b="0" l="0" r="0" t="0"/>
            <wp:docPr id="19"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2073112" cy="45211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Kenya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w:t>
      </w:r>
      <w:ins w:author="Ryo Shibata" w:id="14" w:date="2023-04-15T23:35:52Z">
        <w:r w:rsidDel="00000000" w:rsidR="00000000" w:rsidRPr="00000000">
          <w:rPr>
            <w:rtl w:val="0"/>
          </w:rPr>
          <w:t xml:space="preserve">s</w:t>
        </w:r>
      </w:ins>
      <w:r w:rsidDel="00000000" w:rsidR="00000000" w:rsidRPr="00000000">
        <w:rPr>
          <w:rtl w:val="0"/>
        </w:rPr>
        <w:t xml:space="preserve"> 3 and 4 below summarize how the production strategy adopted by Kenya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Kenya’s development strategy against those of emerging economies on a global scale. Reasonably, emerging economies such as China, South Korea, Singapore</w:t>
      </w:r>
      <w:ins w:author="Ryo Shibata" w:id="15" w:date="2023-04-15T23:36:00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16" w:date="2023-04-15T23:36:12Z">
        <w:r w:rsidDel="00000000" w:rsidR="00000000" w:rsidRPr="00000000">
          <w:rPr>
            <w:rtl w:val="0"/>
          </w:rPr>
          <w:t xml:space="preserve"> </w:t>
        </w:r>
      </w:ins>
      <w:r w:rsidDel="00000000" w:rsidR="00000000" w:rsidRPr="00000000">
        <w:rPr>
          <w:rtl w:val="0"/>
        </w:rPr>
        <w:t xml:space="preserve">=</w:t>
      </w:r>
      <w:ins w:author="Ryo Shibata" w:id="17" w:date="2023-04-15T23:36:13Z">
        <w:r w:rsidDel="00000000" w:rsidR="00000000" w:rsidRPr="00000000">
          <w:rPr>
            <w:rtl w:val="0"/>
          </w:rPr>
          <w:t xml:space="preserve"> </w:t>
        </w:r>
      </w:ins>
      <w:r w:rsidDel="00000000" w:rsidR="00000000" w:rsidRPr="00000000">
        <w:rPr>
          <w:rtl w:val="0"/>
        </w:rPr>
        <w:t xml:space="preserve">0.” </w:t>
      </w:r>
      <w:del w:author="Ryo Shibata" w:id="18" w:date="2023-04-15T23:36:11Z">
        <w:r w:rsidDel="00000000" w:rsidR="00000000" w:rsidRPr="00000000">
          <w:rPr>
            <w:rtl w:val="0"/>
          </w:rPr>
          <w:delText xml:space="preserve"> </w:delText>
        </w:r>
      </w:del>
      <w:r w:rsidDel="00000000" w:rsidR="00000000" w:rsidRPr="00000000">
        <w:rPr>
          <w:rtl w:val="0"/>
        </w:rPr>
        <w:t xml:space="preserve">Based on this definition, the distance between a country and any product that the country is currently exporting (i.e., the country is a significant exporter in the product as compared to </w:t>
      </w:r>
      <w:ins w:author="Ryo Shibata" w:id="19" w:date="2023-04-15T23:36:19Z">
        <w:r w:rsidDel="00000000" w:rsidR="00000000" w:rsidRPr="00000000">
          <w:rPr>
            <w:rtl w:val="0"/>
          </w:rPr>
          <w:t xml:space="preserve">the </w:t>
        </w:r>
      </w:ins>
      <w:r w:rsidDel="00000000" w:rsidR="00000000" w:rsidRPr="00000000">
        <w:rPr>
          <w:rtl w:val="0"/>
        </w:rPr>
        <w:t xml:space="preserve">global average) is zero. Similarly, opportunity gain quantifies the contribution of a new product in terms of opening up the doors to more and more complex products. Intuitively, a product that a country is currently exporting (i.e., MCP</w:t>
      </w:r>
      <w:ins w:author="Ryo Shibata" w:id="20" w:date="2023-04-15T23:46:13Z">
        <w:r w:rsidDel="00000000" w:rsidR="00000000" w:rsidRPr="00000000">
          <w:rPr>
            <w:rtl w:val="0"/>
          </w:rPr>
          <w:t xml:space="preserve"> </w:t>
        </w:r>
      </w:ins>
      <w:r w:rsidDel="00000000" w:rsidR="00000000" w:rsidRPr="00000000">
        <w:rPr>
          <w:rtl w:val="0"/>
        </w:rPr>
        <w:t xml:space="preserve">=</w:t>
      </w:r>
      <w:ins w:author="Ryo Shibata" w:id="21" w:date="2023-04-15T23:46:14Z">
        <w:r w:rsidDel="00000000" w:rsidR="00000000" w:rsidRPr="00000000">
          <w:rPr>
            <w:rtl w:val="0"/>
          </w:rPr>
          <w:t xml:space="preserve"> </w:t>
        </w:r>
      </w:ins>
      <w:r w:rsidDel="00000000" w:rsidR="00000000" w:rsidRPr="00000000">
        <w:rPr>
          <w:rtl w:val="0"/>
        </w:rPr>
        <w:t xml:space="preserve">1) has an opportunity gain of zero. An</w:t>
      </w:r>
      <w:del w:author="Ryo Shibata" w:id="22" w:date="2023-04-15T23:36:25Z">
        <w:r w:rsidDel="00000000" w:rsidR="00000000" w:rsidRPr="00000000">
          <w:rPr>
            <w:rtl w:val="0"/>
          </w:rPr>
          <w:delText xml:space="preserve">d</w:delText>
        </w:r>
      </w:del>
      <w:r w:rsidDel="00000000" w:rsidR="00000000" w:rsidRPr="00000000">
        <w:rPr>
          <w:rtl w:val="0"/>
        </w:rPr>
        <w:t xml:space="preserve"> unreasonable investment </w:t>
      </w:r>
      <w:ins w:author="Ryo Shibata" w:id="23" w:date="2023-04-15T23:36:34Z">
        <w:r w:rsidDel="00000000" w:rsidR="00000000" w:rsidRPr="00000000">
          <w:rPr>
            <w:rtl w:val="0"/>
          </w:rPr>
          <w:t xml:space="preserve">in a </w:t>
        </w:r>
      </w:ins>
      <w:del w:author="Ryo Shibata" w:id="23" w:date="2023-04-15T23:36:34Z">
        <w:r w:rsidDel="00000000" w:rsidR="00000000" w:rsidRPr="00000000">
          <w:rPr>
            <w:rtl w:val="0"/>
          </w:rPr>
          <w:delText xml:space="preserve">on</w:delText>
        </w:r>
      </w:del>
      <w:r w:rsidDel="00000000" w:rsidR="00000000" w:rsidRPr="00000000">
        <w:rPr>
          <w:rtl w:val="0"/>
        </w:rPr>
        <w:t xml:space="preserve"> certain product p would lead to a relative decrement in</w:t>
      </w:r>
      <w:ins w:author="Ryo Shibata" w:id="24" w:date="2023-04-15T23:36:43Z">
        <w:r w:rsidDel="00000000" w:rsidR="00000000" w:rsidRPr="00000000">
          <w:rPr>
            <w:rtl w:val="0"/>
          </w:rPr>
          <w:t xml:space="preserve"> the</w:t>
        </w:r>
      </w:ins>
      <w:r w:rsidDel="00000000" w:rsidR="00000000" w:rsidRPr="00000000">
        <w:rPr>
          <w:rtl w:val="0"/>
        </w:rPr>
        <w:t xml:space="preserve"> export of more profitable products, and therefore lead to a negative opportunity gain of product p. </w:t>
      </w:r>
      <w:del w:author="Ryo Shibata" w:id="25" w:date="2023-04-15T23:36:55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26" w:date="2023-04-15T23:37:01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27" w:date="2023-04-15T23:37:03Z">
        <w:r w:rsidDel="00000000" w:rsidR="00000000" w:rsidRPr="00000000">
          <w:rPr>
            <w:rtl w:val="0"/>
          </w:rPr>
          <w:delText xml:space="preserve">s</w:delText>
        </w:r>
      </w:del>
      <w:r w:rsidDel="00000000" w:rsidR="00000000" w:rsidRPr="00000000">
        <w:rPr>
          <w:rtl w:val="0"/>
        </w:rPr>
        <w:t xml:space="preserve">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drawing>
          <wp:inline distB="114300" distT="114300" distL="114300" distR="114300">
            <wp:extent cx="5453063" cy="3009900"/>
            <wp:effectExtent b="0" l="0" r="0" t="0"/>
            <wp:docPr id="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453063"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454488" cy="2943225"/>
            <wp:effectExtent b="0" l="0" r="0" t="0"/>
            <wp:docPr id="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454488" cy="29432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Opportunity Gain Ranking on a Regional Scale for 2013</w:t>
      </w:r>
      <w:ins w:author="Ryo Shibata" w:id="28" w:date="2023-04-15T23:37:18Z">
        <w:r w:rsidDel="00000000" w:rsidR="00000000" w:rsidRPr="00000000">
          <w:rPr>
            <w:rtl w:val="0"/>
          </w:rPr>
          <w:t xml:space="preserve"> </w:t>
        </w:r>
      </w:ins>
      <w:r w:rsidDel="00000000" w:rsidR="00000000" w:rsidRPr="00000000">
        <w:rPr>
          <w:rtl w:val="0"/>
        </w:rPr>
        <w:t xml:space="preserve">(up), 2018</w:t>
      </w:r>
      <w:ins w:author="Ryo Shibata" w:id="29" w:date="2023-04-15T23:37:19Z">
        <w:r w:rsidDel="00000000" w:rsidR="00000000" w:rsidRPr="00000000">
          <w:rPr>
            <w:rtl w:val="0"/>
          </w:rPr>
          <w:t xml:space="preserve"> </w:t>
        </w:r>
      </w:ins>
      <w:r w:rsidDel="00000000" w:rsidR="00000000" w:rsidRPr="00000000">
        <w:rPr>
          <w:rtl w:val="0"/>
        </w:rPr>
        <w:t xml:space="preserve">(down)</w:t>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shd w:fill="ffffff" w:val="clear"/>
        <w:spacing w:after="180" w:line="276" w:lineRule="auto"/>
        <w:jc w:val="both"/>
        <w:rPr/>
      </w:pPr>
      <w:r w:rsidDel="00000000" w:rsidR="00000000" w:rsidRPr="00000000">
        <w:rPr>
          <w:rtl w:val="0"/>
        </w:rPr>
        <w:t xml:space="preserve">We define the ranking of opportunity gain for a country c</w:t>
      </w:r>
      <w:del w:author="Ryo Shibata" w:id="30" w:date="2023-04-15T23:42:29Z">
        <w:r w:rsidDel="00000000" w:rsidR="00000000" w:rsidRPr="00000000">
          <w:rPr>
            <w:rtl w:val="0"/>
          </w:rPr>
          <w:delText xml:space="preserve">,</w:delText>
        </w:r>
      </w:del>
      <w:r w:rsidDel="00000000" w:rsidR="00000000" w:rsidRPr="00000000">
        <w:rPr>
          <w:rtl w:val="0"/>
        </w:rPr>
        <w:t xml:space="preserve"> as the Suggested Development Vector (SDV) of c. Table</w:t>
      </w:r>
      <w:ins w:author="Ryo Shibata" w:id="31" w:date="2023-04-15T23:42:34Z">
        <w:r w:rsidDel="00000000" w:rsidR="00000000" w:rsidRPr="00000000">
          <w:rPr>
            <w:rtl w:val="0"/>
          </w:rPr>
          <w:t xml:space="preserve">s</w:t>
        </w:r>
      </w:ins>
      <w:r w:rsidDel="00000000" w:rsidR="00000000" w:rsidRPr="00000000">
        <w:rPr>
          <w:rtl w:val="0"/>
        </w:rPr>
        <w:t xml:space="preserve"> 5 and 6 summarize how the SDV of Kenya compares with a selected group of regional economies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Kenya shares the character</w:t>
      </w:r>
      <w:ins w:author="Ryo Shibata" w:id="32" w:date="2023-04-15T23:42:39Z">
        <w:r w:rsidDel="00000000" w:rsidR="00000000" w:rsidRPr="00000000">
          <w:rPr>
            <w:rtl w:val="0"/>
          </w:rPr>
          <w:t xml:space="preserve">istics</w:t>
        </w:r>
      </w:ins>
      <w:del w:author="Ryo Shibata" w:id="32" w:date="2023-04-15T23:42:39Z">
        <w:r w:rsidDel="00000000" w:rsidR="00000000" w:rsidRPr="00000000">
          <w:rPr>
            <w:rtl w:val="0"/>
          </w:rPr>
          <w:delText xml:space="preserve">s</w:delText>
        </w:r>
      </w:del>
      <w:r w:rsidDel="00000000" w:rsidR="00000000" w:rsidRPr="00000000">
        <w:rPr>
          <w:rtl w:val="0"/>
        </w:rPr>
        <w:t xml:space="preserve"> of developing countries, with a premature economic</w:t>
      </w:r>
      <w:del w:author="Ryo Shibata" w:id="33" w:date="2023-04-15T23:42:46Z">
        <w:r w:rsidDel="00000000" w:rsidR="00000000" w:rsidRPr="00000000">
          <w:rPr>
            <w:rtl w:val="0"/>
          </w:rPr>
          <w:delText xml:space="preserve">s</w:delText>
        </w:r>
      </w:del>
      <w:r w:rsidDel="00000000" w:rsidR="00000000" w:rsidRPr="00000000">
        <w:rPr>
          <w:rtl w:val="0"/>
        </w:rPr>
        <w:t xml:space="preserve"> structure that leans towards basic to intermediate level industries. </w:t>
      </w:r>
    </w:p>
    <w:p w:rsidR="00000000" w:rsidDel="00000000" w:rsidP="00000000" w:rsidRDefault="00000000" w:rsidRPr="00000000" w14:paraId="000000D7">
      <w:pPr>
        <w:pageBreakBefore w:val="0"/>
        <w:jc w:val="both"/>
        <w:rPr/>
      </w:pPr>
      <w:r w:rsidDel="00000000" w:rsidR="00000000" w:rsidRPr="00000000">
        <w:rPr/>
        <w:drawing>
          <wp:inline distB="114300" distT="114300" distL="114300" distR="114300">
            <wp:extent cx="5731200" cy="2400300"/>
            <wp:effectExtent b="0" l="0" r="0" t="0"/>
            <wp:docPr id="2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Opportunity Gain Ranking on a Global Scale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w:t>
      </w:r>
      <w:ins w:author="Ryo Shibata" w:id="34" w:date="2023-04-15T23:42:55Z">
        <w:r w:rsidDel="00000000" w:rsidR="00000000" w:rsidRPr="00000000">
          <w:rPr>
            <w:rtl w:val="0"/>
          </w:rPr>
          <w:t xml:space="preserve">follows</w:t>
        </w:r>
      </w:ins>
      <w:del w:author="Ryo Shibata" w:id="34" w:date="2023-04-15T23:42:55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w:t>
      </w:r>
      <w:ins w:author="Ryo Shibata" w:id="35" w:date="2023-04-15T23:43:06Z">
        <w:r w:rsidDel="00000000" w:rsidR="00000000" w:rsidRPr="00000000">
          <w:rPr>
            <w:rtl w:val="0"/>
          </w:rPr>
          <w:t xml:space="preserve"> and</w:t>
        </w:r>
      </w:ins>
      <w:r w:rsidDel="00000000" w:rsidR="00000000" w:rsidRPr="00000000">
        <w:rPr>
          <w:rtl w:val="0"/>
        </w:rPr>
        <w:t xml:space="preserv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t>
      </w:r>
      <w:del w:author="Ryo Shibata" w:id="36" w:date="2023-04-15T23:43:23Z">
        <w:r w:rsidDel="00000000" w:rsidR="00000000" w:rsidRPr="00000000">
          <w:rPr>
            <w:rtl w:val="0"/>
          </w:rPr>
          <w:delText xml:space="preserve">what </w:delText>
        </w:r>
      </w:del>
      <w:r w:rsidDel="00000000" w:rsidR="00000000" w:rsidRPr="00000000">
        <w:rPr>
          <w:rtl w:val="0"/>
        </w:rPr>
        <w:t xml:space="preserve">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w:t>
      </w:r>
      <w:ins w:author="Ryo Shibata" w:id="37" w:date="2023-04-15T23:43:32Z">
        <w:r w:rsidDel="00000000" w:rsidR="00000000" w:rsidRPr="00000000">
          <w:rPr>
            <w:rtl w:val="0"/>
          </w:rPr>
          <w:t xml:space="preserve">a </w:t>
        </w:r>
      </w:ins>
      <w:r w:rsidDel="00000000" w:rsidR="00000000" w:rsidRPr="00000000">
        <w:rPr>
          <w:rtl w:val="0"/>
        </w:rPr>
        <w:t xml:space="preserve">greedy algorithm. The way that we apply </w:t>
      </w:r>
      <w:ins w:author="Ryo Shibata" w:id="38" w:date="2023-04-15T23:43:39Z">
        <w:r w:rsidDel="00000000" w:rsidR="00000000" w:rsidRPr="00000000">
          <w:rPr>
            <w:rtl w:val="0"/>
          </w:rPr>
          <w:t xml:space="preserve">the </w:t>
        </w:r>
      </w:ins>
      <w:r w:rsidDel="00000000" w:rsidR="00000000" w:rsidRPr="00000000">
        <w:rPr>
          <w:rtl w:val="0"/>
        </w:rPr>
        <w:t xml:space="preserve">greedy algorithm is </w:t>
      </w:r>
      <w:ins w:author="Ryo Shibata" w:id="39" w:date="2023-04-15T23:43:56Z">
        <w:r w:rsidDel="00000000" w:rsidR="00000000" w:rsidRPr="00000000">
          <w:rPr>
            <w:rtl w:val="0"/>
          </w:rPr>
          <w:t xml:space="preserve">to first </w:t>
        </w:r>
      </w:ins>
      <w:del w:author="Ryo Shibata" w:id="39" w:date="2023-04-15T23:43:56Z">
        <w:r w:rsidDel="00000000" w:rsidR="00000000" w:rsidRPr="00000000">
          <w:rPr>
            <w:rtl w:val="0"/>
          </w:rPr>
          <w:delText xml:space="preserve">that firstly we</w:delText>
        </w:r>
      </w:del>
      <w:r w:rsidDel="00000000" w:rsidR="00000000" w:rsidRPr="00000000">
        <w:rPr>
          <w:rtl w:val="0"/>
        </w:rPr>
        <w:t xml:space="preserve"> separate the total budget into k equal parts, and then for the first equal part</w:t>
      </w:r>
      <w:ins w:author="Ryo Shibata" w:id="40" w:date="2023-04-15T23:44:07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w:t>
      </w:r>
      <w:ins w:author="Ryo Shibata" w:id="41" w:date="2023-04-15T23:44:19Z">
        <w:r w:rsidDel="00000000" w:rsidR="00000000" w:rsidRPr="00000000">
          <w:rPr>
            <w:rtl w:val="0"/>
          </w:rPr>
          <w:t xml:space="preserve">the </w:t>
        </w:r>
      </w:ins>
      <w:r w:rsidDel="00000000" w:rsidR="00000000" w:rsidRPr="00000000">
        <w:rPr>
          <w:rtl w:val="0"/>
        </w:rPr>
        <w:t xml:space="preserve">ECI does not change after iterating all the products, then we can add up one more equal part to invest. Until we find there is an ECI increment, we add the amount now to that product. The rest </w:t>
      </w:r>
      <w:ins w:author="Ryo Shibata" w:id="42" w:date="2023-04-15T23:44:28Z">
        <w:r w:rsidDel="00000000" w:rsidR="00000000" w:rsidRPr="00000000">
          <w:rPr>
            <w:rtl w:val="0"/>
          </w:rPr>
          <w:t xml:space="preserve">of the </w:t>
        </w:r>
      </w:ins>
      <w:r w:rsidDel="00000000" w:rsidR="00000000" w:rsidRPr="00000000">
        <w:rPr>
          <w:rtl w:val="0"/>
        </w:rPr>
        <w:t xml:space="preserve">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 </w:t>
      </w:r>
      <w:ins w:author="Ryo Shibata" w:id="43" w:date="2023-04-15T23:44:41Z">
        <w:r w:rsidDel="00000000" w:rsidR="00000000" w:rsidRPr="00000000">
          <w:rPr>
            <w:rtl w:val="0"/>
          </w:rPr>
          <w:t xml:space="preserve">the </w:t>
        </w:r>
      </w:ins>
      <w:r w:rsidDel="00000000" w:rsidR="00000000" w:rsidRPr="00000000">
        <w:rPr>
          <w:rtl w:val="0"/>
        </w:rPr>
        <w:t xml:space="preserve">greedy algorithm is a kind of local search algorithm, which is </w:t>
      </w:r>
      <w:ins w:author="Ryo Shibata" w:id="44" w:date="2023-04-15T23:44:55Z">
        <w:r w:rsidDel="00000000" w:rsidR="00000000" w:rsidRPr="00000000">
          <w:rPr>
            <w:rtl w:val="0"/>
          </w:rPr>
          <w:t xml:space="preserve">quite</w:t>
        </w:r>
      </w:ins>
      <w:del w:author="Ryo Shibata" w:id="44" w:date="2023-04-15T23:44:55Z">
        <w:r w:rsidDel="00000000" w:rsidR="00000000" w:rsidRPr="00000000">
          <w:rPr>
            <w:rtl w:val="0"/>
          </w:rPr>
          <w:delText xml:space="preserve">pretty</w:delText>
        </w:r>
      </w:del>
      <w:r w:rsidDel="00000000" w:rsidR="00000000" w:rsidRPr="00000000">
        <w:rPr>
          <w:rtl w:val="0"/>
        </w:rPr>
        <w:t xml:space="preserve"> possible to run into a local minimum. Therefore, for local search algorithms, one typical way </w:t>
      </w:r>
      <w:del w:author="Ryo Shibata" w:id="45" w:date="2023-04-15T23:45:07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46" w:date="2023-04-15T23:45:16Z">
        <w:r w:rsidDel="00000000" w:rsidR="00000000" w:rsidRPr="00000000">
          <w:rPr>
            <w:rtl w:val="0"/>
          </w:rPr>
          <w:t xml:space="preserve">,</w:t>
        </w:r>
      </w:ins>
      <w:r w:rsidDel="00000000" w:rsidR="00000000" w:rsidRPr="00000000">
        <w:rPr>
          <w:rtl w:val="0"/>
        </w:rPr>
        <w:t xml:space="preserve"> and pick the largest one. The ratio is defined as </w:t>
      </w:r>
      <w:ins w:author="Ryo Shibata" w:id="47" w:date="2023-04-15T23:45:26Z">
        <w:r w:rsidDel="00000000" w:rsidR="00000000" w:rsidRPr="00000000">
          <w:rPr>
            <w:rtl w:val="0"/>
          </w:rPr>
          <w:t xml:space="preserve">follows</w:t>
        </w:r>
      </w:ins>
      <w:del w:author="Ryo Shibata" w:id="47" w:date="2023-04-15T23:45:26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w:t>
      </w:r>
      <w:ins w:author="Ryo Shibata" w:id="48" w:date="2023-04-15T23:45:42Z">
        <w:r w:rsidDel="00000000" w:rsidR="00000000" w:rsidRPr="00000000">
          <w:rPr>
            <w:rtl w:val="0"/>
          </w:rPr>
          <w:t xml:space="preserve">s</w:t>
        </w:r>
      </w:ins>
      <w:r w:rsidDel="00000000" w:rsidR="00000000" w:rsidRPr="00000000">
        <w:rPr>
          <w:rtl w:val="0"/>
        </w:rPr>
        <w:t xml:space="preserve">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w:t>
      </w:r>
      <w:del w:author="Ryo Shibata" w:id="49" w:date="2023-04-15T23:45:54Z">
        <w:r w:rsidDel="00000000" w:rsidR="00000000" w:rsidRPr="00000000">
          <w:rPr>
            <w:rtl w:val="0"/>
          </w:rPr>
          <w:delText xml:space="preserve">,</w:delText>
        </w:r>
      </w:del>
      <w:r w:rsidDel="00000000" w:rsidR="00000000" w:rsidRPr="00000000">
        <w:rPr>
          <w:rtl w:val="0"/>
        </w:rPr>
        <w:t xml:space="preserve">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center"/>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Kenya in 2013. We can see that for different percentages of heuristic total export growth, the ECIs of Kenya actually have different amounts of increments. Overall, </w:t>
      </w:r>
      <w:ins w:author="Ryo Shibata" w:id="50" w:date="2023-04-15T23:50:01Z">
        <w:r w:rsidDel="00000000" w:rsidR="00000000" w:rsidRPr="00000000">
          <w:rPr>
            <w:rtl w:val="0"/>
          </w:rPr>
          <w:t xml:space="preserve">a </w:t>
        </w:r>
      </w:ins>
      <w:r w:rsidDel="00000000" w:rsidR="00000000" w:rsidRPr="00000000">
        <w:rPr>
          <w:rtl w:val="0"/>
        </w:rPr>
        <w:t xml:space="preserve">5 percent export growth result</w:t>
      </w:r>
      <w:ins w:author="Ryo Shibata" w:id="51" w:date="2023-04-15T23:50:21Z">
        <w:r w:rsidDel="00000000" w:rsidR="00000000" w:rsidRPr="00000000">
          <w:rPr>
            <w:rtl w:val="0"/>
          </w:rPr>
          <w:t xml:space="preserve">s</w:t>
        </w:r>
      </w:ins>
      <w:r w:rsidDel="00000000" w:rsidR="00000000" w:rsidRPr="00000000">
        <w:rPr>
          <w:rtl w:val="0"/>
        </w:rPr>
        <w:t xml:space="preserve"> in a</w:t>
      </w:r>
      <w:ins w:author="Ryo Shibata" w:id="52" w:date="2023-04-15T23:50:26Z">
        <w:r w:rsidDel="00000000" w:rsidR="00000000" w:rsidRPr="00000000">
          <w:rPr>
            <w:rtl w:val="0"/>
          </w:rPr>
          <w:t xml:space="preserve">n</w:t>
        </w:r>
      </w:ins>
      <w:r w:rsidDel="00000000" w:rsidR="00000000" w:rsidRPr="00000000">
        <w:rPr>
          <w:rtl w:val="0"/>
        </w:rPr>
        <w:t xml:space="preserve"> ECI improvement pattern starting from around 0.10 and end</w:t>
      </w:r>
      <w:ins w:author="Ryo Shibata" w:id="53" w:date="2023-04-15T23:50:31Z">
        <w:r w:rsidDel="00000000" w:rsidR="00000000" w:rsidRPr="00000000">
          <w:rPr>
            <w:rtl w:val="0"/>
          </w:rPr>
          <w:t xml:space="preserve">ing</w:t>
        </w:r>
      </w:ins>
      <w:del w:author="Ryo Shibata" w:id="53" w:date="2023-04-15T23:50:31Z">
        <w:r w:rsidDel="00000000" w:rsidR="00000000" w:rsidRPr="00000000">
          <w:rPr>
            <w:rtl w:val="0"/>
          </w:rPr>
          <w:delText xml:space="preserve">s</w:delText>
        </w:r>
      </w:del>
      <w:r w:rsidDel="00000000" w:rsidR="00000000" w:rsidRPr="00000000">
        <w:rPr>
          <w:rtl w:val="0"/>
        </w:rPr>
        <w:t xml:space="preserve"> at around 0.36. As the budget is increased to 10 percent export growth, the ECI of Kenya can achieve a slightly higher level, which is around 0.47. With </w:t>
      </w:r>
      <w:ins w:author="Ryo Shibata" w:id="54" w:date="2023-04-15T23:50:39Z">
        <w:r w:rsidDel="00000000" w:rsidR="00000000" w:rsidRPr="00000000">
          <w:rPr>
            <w:rtl w:val="0"/>
          </w:rPr>
          <w:t xml:space="preserve">a </w:t>
        </w:r>
      </w:ins>
      <w:r w:rsidDel="00000000" w:rsidR="00000000" w:rsidRPr="00000000">
        <w:rPr>
          <w:rtl w:val="0"/>
        </w:rPr>
        <w:t xml:space="preserve">much </w:t>
      </w:r>
      <w:ins w:author="Ryo Shibata" w:id="55" w:date="2023-04-15T23:50:53Z">
        <w:r w:rsidDel="00000000" w:rsidR="00000000" w:rsidRPr="00000000">
          <w:rPr>
            <w:rtl w:val="0"/>
          </w:rPr>
          <w:t xml:space="preserve">larger</w:t>
        </w:r>
      </w:ins>
      <w:del w:author="Ryo Shibata" w:id="55" w:date="2023-04-15T23:50:53Z">
        <w:r w:rsidDel="00000000" w:rsidR="00000000" w:rsidRPr="00000000">
          <w:rPr>
            <w:rtl w:val="0"/>
          </w:rPr>
          <w:delText xml:space="preserve">more</w:delText>
        </w:r>
      </w:del>
      <w:r w:rsidDel="00000000" w:rsidR="00000000" w:rsidRPr="00000000">
        <w:rPr>
          <w:rtl w:val="0"/>
        </w:rPr>
        <w:t xml:space="preserve"> growth budget, including 15 and 20 percent growth, Kenya is able to achieve an even much higher stage, which is around 0.72. </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For the case of 5 percent export growth, </w:t>
      </w:r>
      <w:ins w:author="Ryo Shibata" w:id="56" w:date="2023-04-15T23:51:06Z">
        <w:r w:rsidDel="00000000" w:rsidR="00000000" w:rsidRPr="00000000">
          <w:rPr>
            <w:rtl w:val="0"/>
          </w:rPr>
          <w:t xml:space="preserve">A</w:t>
        </w:r>
      </w:ins>
      <w:del w:author="Ryo Shibata" w:id="56" w:date="2023-04-15T23:51:06Z">
        <w:r w:rsidDel="00000000" w:rsidR="00000000" w:rsidRPr="00000000">
          <w:rPr>
            <w:rtl w:val="0"/>
          </w:rPr>
          <w:delText xml:space="preserve">a</w:delText>
        </w:r>
      </w:del>
      <w:r w:rsidDel="00000000" w:rsidR="00000000" w:rsidRPr="00000000">
        <w:rPr>
          <w:rtl w:val="0"/>
        </w:rPr>
        <w:t xml:space="preserve">nimals and </w:t>
      </w:r>
      <w:ins w:author="Ryo Shibata" w:id="57" w:date="2023-04-15T23:51:07Z">
        <w:r w:rsidDel="00000000" w:rsidR="00000000" w:rsidRPr="00000000">
          <w:rPr>
            <w:rtl w:val="0"/>
          </w:rPr>
          <w:t xml:space="preserve">B</w:t>
        </w:r>
      </w:ins>
      <w:del w:author="Ryo Shibata" w:id="57" w:date="2023-04-15T23:51:07Z">
        <w:r w:rsidDel="00000000" w:rsidR="00000000" w:rsidRPr="00000000">
          <w:rPr>
            <w:rtl w:val="0"/>
          </w:rPr>
          <w:delText xml:space="preserve">b</w:delText>
        </w:r>
      </w:del>
      <w:r w:rsidDel="00000000" w:rsidR="00000000" w:rsidRPr="00000000">
        <w:rPr>
          <w:rtl w:val="0"/>
        </w:rPr>
        <w:t xml:space="preserve">y-products, </w:t>
      </w:r>
      <w:ins w:author="Ryo Shibata" w:id="58" w:date="2023-04-15T23:51:08Z">
        <w:r w:rsidDel="00000000" w:rsidR="00000000" w:rsidRPr="00000000">
          <w:rPr>
            <w:rtl w:val="0"/>
          </w:rPr>
          <w:t xml:space="preserve">S</w:t>
        </w:r>
      </w:ins>
      <w:del w:author="Ryo Shibata" w:id="58" w:date="2023-04-15T23:51:08Z">
        <w:r w:rsidDel="00000000" w:rsidR="00000000" w:rsidRPr="00000000">
          <w:rPr>
            <w:rtl w:val="0"/>
          </w:rPr>
          <w:delText xml:space="preserve">s</w:delText>
        </w:r>
      </w:del>
      <w:r w:rsidDel="00000000" w:rsidR="00000000" w:rsidRPr="00000000">
        <w:rPr>
          <w:rtl w:val="0"/>
        </w:rPr>
        <w:t xml:space="preserve">ervices and </w:t>
      </w:r>
      <w:ins w:author="Ryo Shibata" w:id="59" w:date="2023-04-15T23:51:10Z">
        <w:r w:rsidDel="00000000" w:rsidR="00000000" w:rsidRPr="00000000">
          <w:rPr>
            <w:rtl w:val="0"/>
          </w:rPr>
          <w:t xml:space="preserve">U</w:t>
        </w:r>
      </w:ins>
      <w:del w:author="Ryo Shibata" w:id="59" w:date="2023-04-15T23:51:10Z">
        <w:r w:rsidDel="00000000" w:rsidR="00000000" w:rsidRPr="00000000">
          <w:rPr>
            <w:rtl w:val="0"/>
          </w:rPr>
          <w:delText xml:space="preserve">u</w:delText>
        </w:r>
      </w:del>
      <w:r w:rsidDel="00000000" w:rsidR="00000000" w:rsidRPr="00000000">
        <w:rPr>
          <w:rtl w:val="0"/>
        </w:rPr>
        <w:t xml:space="preserve">tilities, and </w:t>
      </w:r>
      <w:ins w:author="Ryo Shibata" w:id="60" w:date="2023-04-15T23:51:12Z">
        <w:r w:rsidDel="00000000" w:rsidR="00000000" w:rsidRPr="00000000">
          <w:rPr>
            <w:rtl w:val="0"/>
          </w:rPr>
          <w:t xml:space="preserve">T</w:t>
        </w:r>
      </w:ins>
      <w:del w:author="Ryo Shibata" w:id="60" w:date="2023-04-15T23:51:12Z">
        <w:r w:rsidDel="00000000" w:rsidR="00000000" w:rsidRPr="00000000">
          <w:rPr>
            <w:rtl w:val="0"/>
          </w:rPr>
          <w:delText xml:space="preserve">t</w:delText>
        </w:r>
      </w:del>
      <w:r w:rsidDel="00000000" w:rsidR="00000000" w:rsidRPr="00000000">
        <w:rPr>
          <w:rtl w:val="0"/>
        </w:rPr>
        <w:t xml:space="preserve">extile</w:t>
      </w:r>
      <w:ins w:author="Ryo Shibata" w:id="61" w:date="2023-04-15T23:51:14Z">
        <w:r w:rsidDel="00000000" w:rsidR="00000000" w:rsidRPr="00000000">
          <w:rPr>
            <w:rtl w:val="0"/>
          </w:rPr>
          <w:t xml:space="preserve">s</w:t>
        </w:r>
      </w:ins>
      <w:r w:rsidDel="00000000" w:rsidR="00000000" w:rsidRPr="00000000">
        <w:rPr>
          <w:rtl w:val="0"/>
        </w:rPr>
        <w:t xml:space="preserve"> account for most of the portfolio. For 10 percent export growth, the portfolio becomes more diverse. In addition to the products mentioned before, </w:t>
      </w:r>
      <w:ins w:author="Ryo Shibata" w:id="62" w:date="2023-04-15T23:51:23Z">
        <w:r w:rsidDel="00000000" w:rsidR="00000000" w:rsidRPr="00000000">
          <w:rPr>
            <w:rtl w:val="0"/>
          </w:rPr>
          <w:t xml:space="preserve">D</w:t>
        </w:r>
      </w:ins>
      <w:del w:author="Ryo Shibata" w:id="62" w:date="2023-04-15T23:51:23Z">
        <w:r w:rsidDel="00000000" w:rsidR="00000000" w:rsidRPr="00000000">
          <w:rPr>
            <w:rtl w:val="0"/>
          </w:rPr>
          <w:delText xml:space="preserve">d</w:delText>
        </w:r>
      </w:del>
      <w:r w:rsidDel="00000000" w:rsidR="00000000" w:rsidRPr="00000000">
        <w:rPr>
          <w:rtl w:val="0"/>
        </w:rPr>
        <w:t xml:space="preserve">aily </w:t>
      </w:r>
      <w:ins w:author="Ryo Shibata" w:id="63" w:date="2023-04-15T23:51:25Z">
        <w:r w:rsidDel="00000000" w:rsidR="00000000" w:rsidRPr="00000000">
          <w:rPr>
            <w:rtl w:val="0"/>
          </w:rPr>
          <w:t xml:space="preserve">I</w:t>
        </w:r>
      </w:ins>
      <w:del w:author="Ryo Shibata" w:id="63" w:date="2023-04-15T23:51:25Z">
        <w:r w:rsidDel="00000000" w:rsidR="00000000" w:rsidRPr="00000000">
          <w:rPr>
            <w:rtl w:val="0"/>
          </w:rPr>
          <w:delText xml:space="preserve">i</w:delText>
        </w:r>
      </w:del>
      <w:r w:rsidDel="00000000" w:rsidR="00000000" w:rsidRPr="00000000">
        <w:rPr>
          <w:rtl w:val="0"/>
        </w:rPr>
        <w:t xml:space="preserve">nstruments </w:t>
      </w:r>
      <w:ins w:author="Ryo Shibata" w:id="64" w:date="2023-04-15T23:51:28Z">
        <w:r w:rsidDel="00000000" w:rsidR="00000000" w:rsidRPr="00000000">
          <w:rPr>
            <w:rtl w:val="0"/>
          </w:rPr>
          <w:t xml:space="preserve">are</w:t>
        </w:r>
      </w:ins>
      <w:del w:author="Ryo Shibata" w:id="64" w:date="2023-04-15T23:51:28Z">
        <w:r w:rsidDel="00000000" w:rsidR="00000000" w:rsidRPr="00000000">
          <w:rPr>
            <w:rtl w:val="0"/>
          </w:rPr>
          <w:delText xml:space="preserve">is</w:delText>
        </w:r>
      </w:del>
      <w:r w:rsidDel="00000000" w:rsidR="00000000" w:rsidRPr="00000000">
        <w:rPr>
          <w:rtl w:val="0"/>
        </w:rPr>
        <w:t xml:space="preserve"> added as one of the main components as well. For the cases of 15 and 20 percent growth budgets, the solved portfolios are even more comprehensive. Not only do they follow similar ECI improvement trajectories</w:t>
      </w:r>
      <w:ins w:author="Ryo Shibata" w:id="65" w:date="2023-04-15T23:51:42Z">
        <w:r w:rsidDel="00000000" w:rsidR="00000000" w:rsidRPr="00000000">
          <w:rPr>
            <w:rtl w:val="0"/>
          </w:rPr>
          <w:t xml:space="preserve">,</w:t>
        </w:r>
      </w:ins>
      <w:r w:rsidDel="00000000" w:rsidR="00000000" w:rsidRPr="00000000">
        <w:rPr>
          <w:rtl w:val="0"/>
        </w:rPr>
        <w:t xml:space="preserve"> but </w:t>
      </w:r>
      <w:ins w:author="Ryo Shibata" w:id="66" w:date="2023-04-15T23:51:51Z">
        <w:r w:rsidDel="00000000" w:rsidR="00000000" w:rsidRPr="00000000">
          <w:rPr>
            <w:rtl w:val="0"/>
          </w:rPr>
          <w:t xml:space="preserve">they also </w:t>
        </w:r>
      </w:ins>
      <w:del w:author="Ryo Shibata" w:id="66" w:date="2023-04-15T23:51:51Z">
        <w:r w:rsidDel="00000000" w:rsidR="00000000" w:rsidRPr="00000000">
          <w:rPr>
            <w:rtl w:val="0"/>
          </w:rPr>
          <w:delText xml:space="preserve">also they</w:delText>
        </w:r>
      </w:del>
      <w:r w:rsidDel="00000000" w:rsidR="00000000" w:rsidRPr="00000000">
        <w:rPr>
          <w:rtl w:val="0"/>
        </w:rPr>
        <w:t xml:space="preserve"> share a pretty close investment portfolio, which </w:t>
      </w:r>
      <w:ins w:author="Ryo Shibata" w:id="67" w:date="2023-04-15T23:52:05Z">
        <w:r w:rsidDel="00000000" w:rsidR="00000000" w:rsidRPr="00000000">
          <w:rPr>
            <w:rtl w:val="0"/>
          </w:rPr>
          <w:t xml:space="preserve">is</w:t>
        </w:r>
      </w:ins>
      <w:del w:author="Ryo Shibata" w:id="67" w:date="2023-04-15T23:52:05Z">
        <w:r w:rsidDel="00000000" w:rsidR="00000000" w:rsidRPr="00000000">
          <w:rPr>
            <w:rtl w:val="0"/>
          </w:rPr>
          <w:delText xml:space="preserve">are</w:delText>
        </w:r>
      </w:del>
      <w:r w:rsidDel="00000000" w:rsidR="00000000" w:rsidRPr="00000000">
        <w:rPr>
          <w:rtl w:val="0"/>
        </w:rPr>
        <w:t xml:space="preserve"> mainly made up of </w:t>
      </w:r>
      <w:ins w:author="Ryo Shibata" w:id="68" w:date="2023-04-15T23:52:11Z">
        <w:r w:rsidDel="00000000" w:rsidR="00000000" w:rsidRPr="00000000">
          <w:rPr>
            <w:rtl w:val="0"/>
          </w:rPr>
          <w:t xml:space="preserve">M</w:t>
        </w:r>
      </w:ins>
      <w:del w:author="Ryo Shibata" w:id="68" w:date="2023-04-15T23:52:11Z">
        <w:r w:rsidDel="00000000" w:rsidR="00000000" w:rsidRPr="00000000">
          <w:rPr>
            <w:rtl w:val="0"/>
          </w:rPr>
          <w:delText xml:space="preserve">m</w:delText>
        </w:r>
      </w:del>
      <w:r w:rsidDel="00000000" w:rsidR="00000000" w:rsidRPr="00000000">
        <w:rPr>
          <w:rtl w:val="0"/>
        </w:rPr>
        <w:t xml:space="preserve">achinery and </w:t>
      </w:r>
      <w:ins w:author="Ryo Shibata" w:id="69" w:date="2023-04-15T23:52:13Z">
        <w:r w:rsidDel="00000000" w:rsidR="00000000" w:rsidRPr="00000000">
          <w:rPr>
            <w:rtl w:val="0"/>
          </w:rPr>
          <w:t xml:space="preserve">C</w:t>
        </w:r>
      </w:ins>
      <w:del w:author="Ryo Shibata" w:id="69" w:date="2023-04-15T23:52:13Z">
        <w:r w:rsidDel="00000000" w:rsidR="00000000" w:rsidRPr="00000000">
          <w:rPr>
            <w:rtl w:val="0"/>
          </w:rPr>
          <w:delText xml:space="preserve">c</w:delText>
        </w:r>
      </w:del>
      <w:r w:rsidDel="00000000" w:rsidR="00000000" w:rsidRPr="00000000">
        <w:rPr>
          <w:rtl w:val="0"/>
        </w:rPr>
        <w:t xml:space="preserve">onstruction, </w:t>
      </w:r>
      <w:ins w:author="Ryo Shibata" w:id="70" w:date="2023-04-15T23:52:14Z">
        <w:r w:rsidDel="00000000" w:rsidR="00000000" w:rsidRPr="00000000">
          <w:rPr>
            <w:rtl w:val="0"/>
          </w:rPr>
          <w:t xml:space="preserve">A</w:t>
        </w:r>
      </w:ins>
      <w:del w:author="Ryo Shibata" w:id="70" w:date="2023-04-15T23:52:14Z">
        <w:r w:rsidDel="00000000" w:rsidR="00000000" w:rsidRPr="00000000">
          <w:rPr>
            <w:rtl w:val="0"/>
          </w:rPr>
          <w:delText xml:space="preserve">a</w:delText>
        </w:r>
      </w:del>
      <w:r w:rsidDel="00000000" w:rsidR="00000000" w:rsidRPr="00000000">
        <w:rPr>
          <w:rtl w:val="0"/>
        </w:rPr>
        <w:t xml:space="preserve">nimals and </w:t>
      </w:r>
      <w:ins w:author="Ryo Shibata" w:id="71" w:date="2023-04-15T23:52:16Z">
        <w:r w:rsidDel="00000000" w:rsidR="00000000" w:rsidRPr="00000000">
          <w:rPr>
            <w:rtl w:val="0"/>
          </w:rPr>
          <w:t xml:space="preserve">B</w:t>
        </w:r>
      </w:ins>
      <w:del w:author="Ryo Shibata" w:id="71" w:date="2023-04-15T23:52:16Z">
        <w:r w:rsidDel="00000000" w:rsidR="00000000" w:rsidRPr="00000000">
          <w:rPr>
            <w:rtl w:val="0"/>
          </w:rPr>
          <w:delText xml:space="preserve">b</w:delText>
        </w:r>
      </w:del>
      <w:r w:rsidDel="00000000" w:rsidR="00000000" w:rsidRPr="00000000">
        <w:rPr>
          <w:rtl w:val="0"/>
        </w:rPr>
        <w:t xml:space="preserve">y-products, and </w:t>
      </w:r>
      <w:ins w:author="Ryo Shibata" w:id="72" w:date="2023-04-15T23:52:17Z">
        <w:r w:rsidDel="00000000" w:rsidR="00000000" w:rsidRPr="00000000">
          <w:rPr>
            <w:rtl w:val="0"/>
          </w:rPr>
          <w:t xml:space="preserve">S</w:t>
        </w:r>
      </w:ins>
      <w:del w:author="Ryo Shibata" w:id="72" w:date="2023-04-15T23:52:17Z">
        <w:r w:rsidDel="00000000" w:rsidR="00000000" w:rsidRPr="00000000">
          <w:rPr>
            <w:rtl w:val="0"/>
          </w:rPr>
          <w:delText xml:space="preserve">s</w:delText>
        </w:r>
      </w:del>
      <w:r w:rsidDel="00000000" w:rsidR="00000000" w:rsidRPr="00000000">
        <w:rPr>
          <w:rtl w:val="0"/>
        </w:rPr>
        <w:t xml:space="preserve">ervices and </w:t>
      </w:r>
      <w:ins w:author="Ryo Shibata" w:id="73" w:date="2023-04-15T23:52:19Z">
        <w:r w:rsidDel="00000000" w:rsidR="00000000" w:rsidRPr="00000000">
          <w:rPr>
            <w:rtl w:val="0"/>
          </w:rPr>
          <w:t xml:space="preserve">U</w:t>
        </w:r>
      </w:ins>
      <w:del w:author="Ryo Shibata" w:id="73" w:date="2023-04-15T23:52:19Z">
        <w:r w:rsidDel="00000000" w:rsidR="00000000" w:rsidRPr="00000000">
          <w:rPr>
            <w:rtl w:val="0"/>
          </w:rPr>
          <w:delText xml:space="preserve">u</w:delText>
        </w:r>
      </w:del>
      <w:r w:rsidDel="00000000" w:rsidR="00000000" w:rsidRPr="00000000">
        <w:rPr>
          <w:rtl w:val="0"/>
        </w:rPr>
        <w:t xml:space="preserve">tilities</w:t>
      </w:r>
      <w:ins w:author="Ryo Shibata" w:id="74" w:date="2023-04-15T23:52:24Z">
        <w:r w:rsidDel="00000000" w:rsidR="00000000" w:rsidRPr="00000000">
          <w:rPr>
            <w:rtl w:val="0"/>
          </w:rPr>
          <w:t xml:space="preserve">,</w:t>
        </w:r>
      </w:ins>
      <w:r w:rsidDel="00000000" w:rsidR="00000000" w:rsidRPr="00000000">
        <w:rPr>
          <w:rtl w:val="0"/>
        </w:rPr>
        <w:t xml:space="preserve"> etc. In these four ECI improvement trajectories, we also notice that the largest improvement comes from </w:t>
      </w:r>
      <w:ins w:author="Ryo Shibata" w:id="75" w:date="2023-04-15T23:52:31Z">
        <w:r w:rsidDel="00000000" w:rsidR="00000000" w:rsidRPr="00000000">
          <w:rPr>
            <w:rtl w:val="0"/>
          </w:rPr>
          <w:t xml:space="preserve">S</w:t>
        </w:r>
      </w:ins>
      <w:del w:author="Ryo Shibata" w:id="75" w:date="2023-04-15T23:52:31Z">
        <w:r w:rsidDel="00000000" w:rsidR="00000000" w:rsidRPr="00000000">
          <w:rPr>
            <w:rtl w:val="0"/>
          </w:rPr>
          <w:delText xml:space="preserve">s</w:delText>
        </w:r>
      </w:del>
      <w:r w:rsidDel="00000000" w:rsidR="00000000" w:rsidRPr="00000000">
        <w:rPr>
          <w:rtl w:val="0"/>
        </w:rPr>
        <w:t xml:space="preserve">ervices and </w:t>
      </w:r>
      <w:ins w:author="Ryo Shibata" w:id="76" w:date="2023-04-15T23:52:32Z">
        <w:r w:rsidDel="00000000" w:rsidR="00000000" w:rsidRPr="00000000">
          <w:rPr>
            <w:rtl w:val="0"/>
          </w:rPr>
          <w:t xml:space="preserve">U</w:t>
        </w:r>
      </w:ins>
      <w:del w:author="Ryo Shibata" w:id="76" w:date="2023-04-15T23:52:32Z">
        <w:r w:rsidDel="00000000" w:rsidR="00000000" w:rsidRPr="00000000">
          <w:rPr>
            <w:rtl w:val="0"/>
          </w:rPr>
          <w:delText xml:space="preserve">u</w:delText>
        </w:r>
      </w:del>
      <w:r w:rsidDel="00000000" w:rsidR="00000000" w:rsidRPr="00000000">
        <w:rPr>
          <w:rtl w:val="0"/>
        </w:rPr>
        <w:t xml:space="preserve">tilities and </w:t>
      </w:r>
      <w:ins w:author="Ryo Shibata" w:id="77" w:date="2023-04-15T23:52:35Z">
        <w:r w:rsidDel="00000000" w:rsidR="00000000" w:rsidRPr="00000000">
          <w:rPr>
            <w:rtl w:val="0"/>
          </w:rPr>
          <w:t xml:space="preserve">T</w:t>
        </w:r>
      </w:ins>
      <w:del w:author="Ryo Shibata" w:id="77" w:date="2023-04-15T23:52:35Z">
        <w:r w:rsidDel="00000000" w:rsidR="00000000" w:rsidRPr="00000000">
          <w:rPr>
            <w:rtl w:val="0"/>
          </w:rPr>
          <w:delText xml:space="preserve">t</w:delText>
        </w:r>
      </w:del>
      <w:r w:rsidDel="00000000" w:rsidR="00000000" w:rsidRPr="00000000">
        <w:rPr>
          <w:rtl w:val="0"/>
        </w:rPr>
        <w:t xml:space="preserve">extile</w:t>
      </w:r>
      <w:ins w:author="Ryo Shibata" w:id="78" w:date="2023-04-15T23:52:36Z">
        <w:r w:rsidDel="00000000" w:rsidR="00000000" w:rsidRPr="00000000">
          <w:rPr>
            <w:rtl w:val="0"/>
          </w:rPr>
          <w:t xml:space="preserve">s</w:t>
        </w:r>
      </w:ins>
      <w:r w:rsidDel="00000000" w:rsidR="00000000" w:rsidRPr="00000000">
        <w:rPr>
          <w:rtl w:val="0"/>
        </w:rPr>
        <w:t xml:space="preserve">, suggesting that with a low economic improvement anticipation, Kenya should focus more on developing these products. A more detailed numerical representation of the portfolio is shown in Table 8.</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6106898" cy="2090738"/>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106898" cy="2090738"/>
                    </a:xfrm>
                    <a:prstGeom prst="rect"/>
                    <a:ln/>
                  </pic:spPr>
                </pic:pic>
              </a:graphicData>
            </a:graphic>
          </wp:inline>
        </w:drawing>
      </w:r>
      <w:r w:rsidDel="00000000" w:rsidR="00000000" w:rsidRPr="00000000">
        <w:rPr/>
        <w:drawing>
          <wp:inline distB="114300" distT="114300" distL="114300" distR="114300">
            <wp:extent cx="5700348" cy="1795463"/>
            <wp:effectExtent b="0" l="0" r="0" t="0"/>
            <wp:docPr id="17" name="image12.png"/>
            <a:graphic>
              <a:graphicData uri="http://schemas.openxmlformats.org/drawingml/2006/picture">
                <pic:pic>
                  <pic:nvPicPr>
                    <pic:cNvPr id="0" name="image12.png"/>
                    <pic:cNvPicPr preferRelativeResize="0"/>
                  </pic:nvPicPr>
                  <pic:blipFill>
                    <a:blip r:embed="rId18"/>
                    <a:srcRect b="10732" l="3488" r="0" t="0"/>
                    <a:stretch>
                      <a:fillRect/>
                    </a:stretch>
                  </pic:blipFill>
                  <pic:spPr>
                    <a:xfrm>
                      <a:off x="0" y="0"/>
                      <a:ext cx="5700348"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rtl w:val="0"/>
        </w:rPr>
        <w:t xml:space="preserve">Figure 5: Greedy Based ECI Improvement Results of Kenya in 2013 with Different Budgets</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731200" cy="1117600"/>
            <wp:effectExtent b="0" l="0" r="0" t="0"/>
            <wp:docPr id="2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Table 8: Portfolio of Kenya in 2013</w:t>
      </w:r>
    </w:p>
    <w:p w:rsidR="00000000" w:rsidDel="00000000" w:rsidP="00000000" w:rsidRDefault="00000000" w:rsidRPr="00000000" w14:paraId="00000127">
      <w:pPr>
        <w:pageBreakBefore w:val="0"/>
        <w:jc w:val="center"/>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For further suggestions on Kenya’s development in the future</w:t>
      </w:r>
      <w:ins w:author="Ryo Shibata" w:id="79" w:date="2023-04-15T23:52:47Z">
        <w:r w:rsidDel="00000000" w:rsidR="00000000" w:rsidRPr="00000000">
          <w:rPr>
            <w:rtl w:val="0"/>
          </w:rPr>
          <w:t xml:space="preserve">,</w:t>
        </w:r>
      </w:ins>
      <w:del w:author="Ryo Shibata" w:id="79" w:date="2023-04-15T23:52:47Z">
        <w:r w:rsidDel="00000000" w:rsidR="00000000" w:rsidRPr="00000000">
          <w:rPr>
            <w:rtl w:val="0"/>
          </w:rPr>
          <w:delText xml:space="preserve">.</w:delText>
        </w:r>
      </w:del>
      <w:r w:rsidDel="00000000" w:rsidR="00000000" w:rsidRPr="00000000">
        <w:rPr>
          <w:rtl w:val="0"/>
        </w:rPr>
        <w:t xml:space="preserve"> </w:t>
      </w:r>
      <w:ins w:author="Ryo Shibata" w:id="80" w:date="2023-04-15T23:52:48Z">
        <w:r w:rsidDel="00000000" w:rsidR="00000000" w:rsidRPr="00000000">
          <w:rPr>
            <w:rtl w:val="0"/>
          </w:rPr>
          <w:t xml:space="preserve">w</w:t>
        </w:r>
      </w:ins>
      <w:del w:author="Ryo Shibata" w:id="80" w:date="2023-04-15T23:52:48Z">
        <w:r w:rsidDel="00000000" w:rsidR="00000000" w:rsidRPr="00000000">
          <w:rPr>
            <w:rtl w:val="0"/>
          </w:rPr>
          <w:delText xml:space="preserve">W</w:delText>
        </w:r>
      </w:del>
      <w:r w:rsidDel="00000000" w:rsidR="00000000" w:rsidRPr="00000000">
        <w:rPr>
          <w:rtl w:val="0"/>
        </w:rPr>
        <w:t xml:space="preserve">e also offer the optimization result based on its export data in 2018. Below is the economic panel for Kenya in 2018. We can see that as the growth budget increases, a higher ECI can be achieved. With 5 percent export growth, the main components in the portfolio include </w:t>
      </w:r>
      <w:ins w:author="Ryo Shibata" w:id="81" w:date="2023-04-15T23:54:06Z">
        <w:r w:rsidDel="00000000" w:rsidR="00000000" w:rsidRPr="00000000">
          <w:rPr>
            <w:rtl w:val="0"/>
          </w:rPr>
          <w:t xml:space="preserve">A</w:t>
        </w:r>
      </w:ins>
      <w:del w:author="Ryo Shibata" w:id="81" w:date="2023-04-15T23:54:06Z">
        <w:r w:rsidDel="00000000" w:rsidR="00000000" w:rsidRPr="00000000">
          <w:rPr>
            <w:rtl w:val="0"/>
          </w:rPr>
          <w:delText xml:space="preserve">a</w:delText>
        </w:r>
      </w:del>
      <w:r w:rsidDel="00000000" w:rsidR="00000000" w:rsidRPr="00000000">
        <w:rPr>
          <w:rtl w:val="0"/>
        </w:rPr>
        <w:t xml:space="preserve">nimals and </w:t>
      </w:r>
      <w:ins w:author="Ryo Shibata" w:id="82" w:date="2023-04-15T23:54:08Z">
        <w:r w:rsidDel="00000000" w:rsidR="00000000" w:rsidRPr="00000000">
          <w:rPr>
            <w:rtl w:val="0"/>
          </w:rPr>
          <w:t xml:space="preserve">B</w:t>
        </w:r>
      </w:ins>
      <w:del w:author="Ryo Shibata" w:id="82" w:date="2023-04-15T23:54:08Z">
        <w:r w:rsidDel="00000000" w:rsidR="00000000" w:rsidRPr="00000000">
          <w:rPr>
            <w:rtl w:val="0"/>
          </w:rPr>
          <w:delText xml:space="preserve">b</w:delText>
        </w:r>
      </w:del>
      <w:r w:rsidDel="00000000" w:rsidR="00000000" w:rsidRPr="00000000">
        <w:rPr>
          <w:rtl w:val="0"/>
        </w:rPr>
        <w:t xml:space="preserve">y-products, </w:t>
      </w:r>
      <w:ins w:author="Ryo Shibata" w:id="83" w:date="2023-04-15T23:54:10Z">
        <w:r w:rsidDel="00000000" w:rsidR="00000000" w:rsidRPr="00000000">
          <w:rPr>
            <w:rtl w:val="0"/>
          </w:rPr>
          <w:t xml:space="preserve">R</w:t>
        </w:r>
      </w:ins>
      <w:del w:author="Ryo Shibata" w:id="83" w:date="2023-04-15T23:54:10Z">
        <w:r w:rsidDel="00000000" w:rsidR="00000000" w:rsidRPr="00000000">
          <w:rPr>
            <w:rtl w:val="0"/>
          </w:rPr>
          <w:delText xml:space="preserve">r</w:delText>
        </w:r>
      </w:del>
      <w:r w:rsidDel="00000000" w:rsidR="00000000" w:rsidRPr="00000000">
        <w:rPr>
          <w:rtl w:val="0"/>
        </w:rPr>
        <w:t xml:space="preserve">aw manufacturing, </w:t>
      </w:r>
      <w:ins w:author="Ryo Shibata" w:id="84" w:date="2023-04-15T23:54:11Z">
        <w:r w:rsidDel="00000000" w:rsidR="00000000" w:rsidRPr="00000000">
          <w:rPr>
            <w:rtl w:val="0"/>
          </w:rPr>
          <w:t xml:space="preserve">C</w:t>
        </w:r>
      </w:ins>
      <w:del w:author="Ryo Shibata" w:id="84" w:date="2023-04-15T23:54:11Z">
        <w:r w:rsidDel="00000000" w:rsidR="00000000" w:rsidRPr="00000000">
          <w:rPr>
            <w:rtl w:val="0"/>
          </w:rPr>
          <w:delText xml:space="preserve">c</w:delText>
        </w:r>
      </w:del>
      <w:r w:rsidDel="00000000" w:rsidR="00000000" w:rsidRPr="00000000">
        <w:rPr>
          <w:rtl w:val="0"/>
        </w:rPr>
        <w:t xml:space="preserve">hemical</w:t>
      </w:r>
      <w:del w:author="Ryo Shibata" w:id="85" w:date="2023-04-15T23:54:26Z">
        <w:r w:rsidDel="00000000" w:rsidR="00000000" w:rsidRPr="00000000">
          <w:rPr>
            <w:rtl w:val="0"/>
          </w:rPr>
          <w:delText xml:space="preserve">s</w:delText>
        </w:r>
      </w:del>
      <w:ins w:author="Ryo Shibata" w:id="85" w:date="2023-04-15T23:54:26Z">
        <w:r w:rsidDel="00000000" w:rsidR="00000000" w:rsidRPr="00000000">
          <w:rPr>
            <w:rtl w:val="0"/>
          </w:rPr>
          <w:t xml:space="preserve"> Manufacturing</w:t>
        </w:r>
      </w:ins>
      <w:r w:rsidDel="00000000" w:rsidR="00000000" w:rsidRPr="00000000">
        <w:rPr>
          <w:rtl w:val="0"/>
        </w:rPr>
        <w:t xml:space="preserve"> and </w:t>
      </w:r>
      <w:ins w:author="Ryo Shibata" w:id="86" w:date="2023-04-15T23:54:12Z">
        <w:r w:rsidDel="00000000" w:rsidR="00000000" w:rsidRPr="00000000">
          <w:rPr>
            <w:rtl w:val="0"/>
          </w:rPr>
          <w:t xml:space="preserve">T</w:t>
        </w:r>
      </w:ins>
      <w:del w:author="Ryo Shibata" w:id="86" w:date="2023-04-15T23:54:12Z">
        <w:r w:rsidDel="00000000" w:rsidR="00000000" w:rsidRPr="00000000">
          <w:rPr>
            <w:rtl w:val="0"/>
          </w:rPr>
          <w:delText xml:space="preserve">t</w:delText>
        </w:r>
      </w:del>
      <w:r w:rsidDel="00000000" w:rsidR="00000000" w:rsidRPr="00000000">
        <w:rPr>
          <w:rtl w:val="0"/>
        </w:rPr>
        <w:t xml:space="preserve">extile</w:t>
      </w:r>
      <w:ins w:author="Ryo Shibata" w:id="87" w:date="2023-04-15T23:54:18Z">
        <w:r w:rsidDel="00000000" w:rsidR="00000000" w:rsidRPr="00000000">
          <w:rPr>
            <w:rtl w:val="0"/>
          </w:rPr>
          <w:t xml:space="preserve">s</w:t>
        </w:r>
      </w:ins>
      <w:r w:rsidDel="00000000" w:rsidR="00000000" w:rsidRPr="00000000">
        <w:rPr>
          <w:rtl w:val="0"/>
        </w:rPr>
        <w:t xml:space="preserve">. For the case of 10 percent growth, in addition to the components mentioned before, chemicals and daily instruments serve as another two important factors. Additionally, as the budget increases up to 15 or 20 percent, not only do they follow similar ECI improvement trajectories</w:t>
      </w:r>
      <w:ins w:author="Ryo Shibata" w:id="88" w:date="2023-04-15T23:54:55Z">
        <w:r w:rsidDel="00000000" w:rsidR="00000000" w:rsidRPr="00000000">
          <w:rPr>
            <w:rtl w:val="0"/>
          </w:rPr>
          <w:t xml:space="preserve">,</w:t>
        </w:r>
      </w:ins>
      <w:r w:rsidDel="00000000" w:rsidR="00000000" w:rsidRPr="00000000">
        <w:rPr>
          <w:rtl w:val="0"/>
        </w:rPr>
        <w:t xml:space="preserve"> but </w:t>
      </w:r>
      <w:ins w:author="Ryo Shibata" w:id="89" w:date="2023-04-15T23:55:03Z">
        <w:r w:rsidDel="00000000" w:rsidR="00000000" w:rsidRPr="00000000">
          <w:rPr>
            <w:rtl w:val="0"/>
          </w:rPr>
          <w:t xml:space="preserve">they also </w:t>
        </w:r>
      </w:ins>
      <w:del w:author="Ryo Shibata" w:id="89" w:date="2023-04-15T23:55:03Z">
        <w:r w:rsidDel="00000000" w:rsidR="00000000" w:rsidRPr="00000000">
          <w:rPr>
            <w:rtl w:val="0"/>
          </w:rPr>
          <w:delText xml:space="preserve">also they</w:delText>
        </w:r>
      </w:del>
      <w:r w:rsidDel="00000000" w:rsidR="00000000" w:rsidRPr="00000000">
        <w:rPr>
          <w:rtl w:val="0"/>
        </w:rPr>
        <w:t xml:space="preserve"> share a pretty close investment portfolio, which </w:t>
      </w:r>
      <w:ins w:author="Ryo Shibata" w:id="90" w:date="2023-04-15T23:55:30Z">
        <w:r w:rsidDel="00000000" w:rsidR="00000000" w:rsidRPr="00000000">
          <w:rPr>
            <w:rtl w:val="0"/>
          </w:rPr>
          <w:t xml:space="preserve">is</w:t>
        </w:r>
      </w:ins>
      <w:del w:author="Ryo Shibata" w:id="90" w:date="2023-04-15T23:55:30Z">
        <w:r w:rsidDel="00000000" w:rsidR="00000000" w:rsidRPr="00000000">
          <w:rPr>
            <w:rtl w:val="0"/>
          </w:rPr>
          <w:delText xml:space="preserve">are</w:delText>
        </w:r>
      </w:del>
      <w:r w:rsidDel="00000000" w:rsidR="00000000" w:rsidRPr="00000000">
        <w:rPr>
          <w:rtl w:val="0"/>
        </w:rPr>
        <w:t xml:space="preserve"> mainly made up of </w:t>
      </w:r>
      <w:ins w:author="Ryo Shibata" w:id="91" w:date="2023-04-15T23:55:07Z">
        <w:r w:rsidDel="00000000" w:rsidR="00000000" w:rsidRPr="00000000">
          <w:rPr>
            <w:rtl w:val="0"/>
          </w:rPr>
          <w:t xml:space="preserve">M</w:t>
        </w:r>
      </w:ins>
      <w:del w:author="Ryo Shibata" w:id="91" w:date="2023-04-15T23:55:07Z">
        <w:r w:rsidDel="00000000" w:rsidR="00000000" w:rsidRPr="00000000">
          <w:rPr>
            <w:rtl w:val="0"/>
          </w:rPr>
          <w:delText xml:space="preserve">m</w:delText>
        </w:r>
      </w:del>
      <w:r w:rsidDel="00000000" w:rsidR="00000000" w:rsidRPr="00000000">
        <w:rPr>
          <w:rtl w:val="0"/>
        </w:rPr>
        <w:t xml:space="preserve">achinery and </w:t>
      </w:r>
      <w:ins w:author="Ryo Shibata" w:id="92" w:date="2023-04-15T23:55:09Z">
        <w:r w:rsidDel="00000000" w:rsidR="00000000" w:rsidRPr="00000000">
          <w:rPr>
            <w:rtl w:val="0"/>
          </w:rPr>
          <w:t xml:space="preserve">C</w:t>
        </w:r>
      </w:ins>
      <w:del w:author="Ryo Shibata" w:id="92" w:date="2023-04-15T23:55:09Z">
        <w:r w:rsidDel="00000000" w:rsidR="00000000" w:rsidRPr="00000000">
          <w:rPr>
            <w:rtl w:val="0"/>
          </w:rPr>
          <w:delText xml:space="preserve">c</w:delText>
        </w:r>
      </w:del>
      <w:r w:rsidDel="00000000" w:rsidR="00000000" w:rsidRPr="00000000">
        <w:rPr>
          <w:rtl w:val="0"/>
        </w:rPr>
        <w:t xml:space="preserve">onstruction, </w:t>
      </w:r>
      <w:ins w:author="Ryo Shibata" w:id="93" w:date="2023-04-15T23:55:10Z">
        <w:r w:rsidDel="00000000" w:rsidR="00000000" w:rsidRPr="00000000">
          <w:rPr>
            <w:rtl w:val="0"/>
          </w:rPr>
          <w:t xml:space="preserve">C</w:t>
        </w:r>
      </w:ins>
      <w:del w:author="Ryo Shibata" w:id="93" w:date="2023-04-15T23:55:10Z">
        <w:r w:rsidDel="00000000" w:rsidR="00000000" w:rsidRPr="00000000">
          <w:rPr>
            <w:rtl w:val="0"/>
          </w:rPr>
          <w:delText xml:space="preserve">c</w:delText>
        </w:r>
      </w:del>
      <w:r w:rsidDel="00000000" w:rsidR="00000000" w:rsidRPr="00000000">
        <w:rPr>
          <w:rtl w:val="0"/>
        </w:rPr>
        <w:t xml:space="preserve">hemical </w:t>
      </w:r>
      <w:ins w:author="Ryo Shibata" w:id="94" w:date="2023-04-15T23:55:12Z">
        <w:r w:rsidDel="00000000" w:rsidR="00000000" w:rsidRPr="00000000">
          <w:rPr>
            <w:rtl w:val="0"/>
          </w:rPr>
          <w:t xml:space="preserve">M</w:t>
        </w:r>
      </w:ins>
      <w:del w:author="Ryo Shibata" w:id="94" w:date="2023-04-15T23:55:12Z">
        <w:r w:rsidDel="00000000" w:rsidR="00000000" w:rsidRPr="00000000">
          <w:rPr>
            <w:rtl w:val="0"/>
          </w:rPr>
          <w:delText xml:space="preserve">m</w:delText>
        </w:r>
      </w:del>
      <w:r w:rsidDel="00000000" w:rsidR="00000000" w:rsidRPr="00000000">
        <w:rPr>
          <w:rtl w:val="0"/>
        </w:rPr>
        <w:t xml:space="preserve">anufacturing, </w:t>
      </w:r>
      <w:ins w:author="Ryo Shibata" w:id="95" w:date="2023-04-15T23:55:13Z">
        <w:r w:rsidDel="00000000" w:rsidR="00000000" w:rsidRPr="00000000">
          <w:rPr>
            <w:rtl w:val="0"/>
          </w:rPr>
          <w:t xml:space="preserve">A</w:t>
        </w:r>
      </w:ins>
      <w:del w:author="Ryo Shibata" w:id="95" w:date="2023-04-15T23:55:13Z">
        <w:r w:rsidDel="00000000" w:rsidR="00000000" w:rsidRPr="00000000">
          <w:rPr>
            <w:rtl w:val="0"/>
          </w:rPr>
          <w:delText xml:space="preserve">a</w:delText>
        </w:r>
      </w:del>
      <w:r w:rsidDel="00000000" w:rsidR="00000000" w:rsidRPr="00000000">
        <w:rPr>
          <w:rtl w:val="0"/>
        </w:rPr>
        <w:t xml:space="preserve">nimal </w:t>
      </w:r>
      <w:ins w:author="Ryo Shibata" w:id="96" w:date="2023-04-15T23:55:14Z">
        <w:r w:rsidDel="00000000" w:rsidR="00000000" w:rsidRPr="00000000">
          <w:rPr>
            <w:rtl w:val="0"/>
          </w:rPr>
          <w:t xml:space="preserve">B</w:t>
        </w:r>
      </w:ins>
      <w:del w:author="Ryo Shibata" w:id="96" w:date="2023-04-15T23:55:14Z">
        <w:r w:rsidDel="00000000" w:rsidR="00000000" w:rsidRPr="00000000">
          <w:rPr>
            <w:rtl w:val="0"/>
          </w:rPr>
          <w:delText xml:space="preserve">b</w:delText>
        </w:r>
      </w:del>
      <w:r w:rsidDel="00000000" w:rsidR="00000000" w:rsidRPr="00000000">
        <w:rPr>
          <w:rtl w:val="0"/>
        </w:rPr>
        <w:t xml:space="preserve">y-products, and </w:t>
      </w:r>
      <w:ins w:author="Ryo Shibata" w:id="97" w:date="2023-04-15T23:55:16Z">
        <w:r w:rsidDel="00000000" w:rsidR="00000000" w:rsidRPr="00000000">
          <w:rPr>
            <w:rtl w:val="0"/>
          </w:rPr>
          <w:t xml:space="preserve">R</w:t>
        </w:r>
      </w:ins>
      <w:del w:author="Ryo Shibata" w:id="97" w:date="2023-04-15T23:55:16Z">
        <w:r w:rsidDel="00000000" w:rsidR="00000000" w:rsidRPr="00000000">
          <w:rPr>
            <w:rtl w:val="0"/>
          </w:rPr>
          <w:delText xml:space="preserve">r</w:delText>
        </w:r>
      </w:del>
      <w:r w:rsidDel="00000000" w:rsidR="00000000" w:rsidRPr="00000000">
        <w:rPr>
          <w:rtl w:val="0"/>
        </w:rPr>
        <w:t xml:space="preserve">aw </w:t>
      </w:r>
      <w:ins w:author="Ryo Shibata" w:id="98" w:date="2023-04-15T23:55:18Z">
        <w:r w:rsidDel="00000000" w:rsidR="00000000" w:rsidRPr="00000000">
          <w:rPr>
            <w:rtl w:val="0"/>
          </w:rPr>
          <w:t xml:space="preserve">M</w:t>
        </w:r>
      </w:ins>
      <w:del w:author="Ryo Shibata" w:id="98" w:date="2023-04-15T23:55:18Z">
        <w:r w:rsidDel="00000000" w:rsidR="00000000" w:rsidRPr="00000000">
          <w:rPr>
            <w:rtl w:val="0"/>
          </w:rPr>
          <w:delText xml:space="preserve">m</w:delText>
        </w:r>
      </w:del>
      <w:r w:rsidDel="00000000" w:rsidR="00000000" w:rsidRPr="00000000">
        <w:rPr>
          <w:rtl w:val="0"/>
        </w:rPr>
        <w:t xml:space="preserve">anufacturing etc. A more detailed numerical representation of the portfolio is shown in Table 9.</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6081341" cy="2081213"/>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081341" cy="2081213"/>
                    </a:xfrm>
                    <a:prstGeom prst="rect"/>
                    <a:ln/>
                  </pic:spPr>
                </pic:pic>
              </a:graphicData>
            </a:graphic>
          </wp:inline>
        </w:drawing>
      </w:r>
      <w:r w:rsidDel="00000000" w:rsidR="00000000" w:rsidRPr="00000000">
        <w:rPr/>
        <w:drawing>
          <wp:inline distB="114300" distT="114300" distL="114300" distR="114300">
            <wp:extent cx="5750326" cy="1785938"/>
            <wp:effectExtent b="0" l="0" r="0" t="0"/>
            <wp:docPr id="21" name="image17.png"/>
            <a:graphic>
              <a:graphicData uri="http://schemas.openxmlformats.org/drawingml/2006/picture">
                <pic:pic>
                  <pic:nvPicPr>
                    <pic:cNvPr id="0" name="image17.png"/>
                    <pic:cNvPicPr preferRelativeResize="0"/>
                  </pic:nvPicPr>
                  <pic:blipFill>
                    <a:blip r:embed="rId21"/>
                    <a:srcRect b="11220" l="2658" r="0" t="0"/>
                    <a:stretch>
                      <a:fillRect/>
                    </a:stretch>
                  </pic:blipFill>
                  <pic:spPr>
                    <a:xfrm>
                      <a:off x="0" y="0"/>
                      <a:ext cx="5750326"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Kenya in 2018 with Different Budgets</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1231900"/>
            <wp:effectExtent b="0" l="0" r="0" t="0"/>
            <wp:docPr id="2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Table 9: Portfolio of Kenya in 2018</w:t>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w:t>
      </w:r>
      <w:ins w:author="Ryo Shibata" w:id="99" w:date="2023-04-15T23:57:02Z">
        <w:r w:rsidDel="00000000" w:rsidR="00000000" w:rsidRPr="00000000">
          <w:rPr>
            <w:rtl w:val="0"/>
          </w:rPr>
          <w:t xml:space="preserve">,</w:t>
        </w:r>
      </w:ins>
      <w:r w:rsidDel="00000000" w:rsidR="00000000" w:rsidRPr="00000000">
        <w:rPr>
          <w:rtl w:val="0"/>
        </w:rPr>
        <w:t xml:space="preserve"> our broad aim is to understand how sensitive Kenya is to changes in export in various industries. While the Economic Complexity Index has been shown to contain valuable information about the economic strength/capacity of a country, little has been said </w:t>
      </w:r>
      <w:ins w:author="Ryo Shibata" w:id="100" w:date="2023-04-15T23:57:11Z">
        <w:r w:rsidDel="00000000" w:rsidR="00000000" w:rsidRPr="00000000">
          <w:rPr>
            <w:rtl w:val="0"/>
          </w:rPr>
          <w:t xml:space="preserve">about</w:t>
        </w:r>
      </w:ins>
      <w:del w:author="Ryo Shibata" w:id="100" w:date="2023-04-15T23:57:11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w:t>
      </w:r>
      <w:ins w:author="Ryo Shibata" w:id="101" w:date="2023-04-15T23:57:20Z">
        <w:r w:rsidDel="00000000" w:rsidR="00000000" w:rsidRPr="00000000">
          <w:rPr>
            <w:rtl w:val="0"/>
          </w:rPr>
          <w:t xml:space="preserve">the </w:t>
        </w:r>
      </w:ins>
      <w:r w:rsidDel="00000000" w:rsidR="00000000" w:rsidRPr="00000000">
        <w:rPr>
          <w:rtl w:val="0"/>
        </w:rPr>
        <w:t xml:space="preserve">visualization of industry</w:t>
      </w:r>
      <w:ins w:author="Ryo Shibata" w:id="102" w:date="2023-04-15T23:57:30Z">
        <w:r w:rsidDel="00000000" w:rsidR="00000000" w:rsidRPr="00000000">
          <w:rPr>
            <w:rtl w:val="0"/>
          </w:rPr>
          <w:t xml:space="preserve">-</w:t>
        </w:r>
      </w:ins>
      <w:del w:author="Ryo Shibata" w:id="102" w:date="2023-04-15T23:57:30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w:t>
      </w:r>
      <w:ins w:author="Ryo Shibata" w:id="103" w:date="2023-04-15T23:57:44Z">
        <w:r w:rsidDel="00000000" w:rsidR="00000000" w:rsidRPr="00000000">
          <w:rPr>
            <w:rtl w:val="0"/>
          </w:rPr>
          <w:t xml:space="preserve"> a</w:t>
        </w:r>
      </w:ins>
      <w:r w:rsidDel="00000000" w:rsidR="00000000" w:rsidRPr="00000000">
        <w:rPr>
          <w:rtl w:val="0"/>
        </w:rPr>
        <w:t xml:space="preserve"> shocking methodology to increment or decrement an industry’s export level by a certain percentage and recalculate the ECI</w:t>
      </w:r>
      <w:ins w:author="Ryo Shibata" w:id="104" w:date="2023-04-15T23:57:53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105" w:date="2023-04-15T23:58:28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20.jpg"/>
            <a:graphic>
              <a:graphicData uri="http://schemas.openxmlformats.org/drawingml/2006/picture">
                <pic:pic>
                  <pic:nvPicPr>
                    <pic:cNvPr id="0" name="image20.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w:t>
      </w:r>
      <w:ins w:author="Ryo Shibata" w:id="106" w:date="2023-04-15T23:58:39Z">
        <w:r w:rsidDel="00000000" w:rsidR="00000000" w:rsidRPr="00000000">
          <w:rPr>
            <w:b w:val="1"/>
            <w:bCs w:val="1"/>
            <w:rtl w:val="0"/>
          </w:rPr>
          <w:t xml:space="preserve">S</w:t>
        </w:r>
      </w:ins>
      <w:del w:author="Ryo Shibata" w:id="106" w:date="2023-04-15T23:58:39Z">
        <w:r w:rsidDel="00000000" w:rsidR="00000000" w:rsidRPr="00000000">
          <w:rPr>
            <w:b w:val="1"/>
            <w:bCs w:val="1"/>
            <w:rtl w:val="0"/>
          </w:rPr>
          <w:delText xml:space="preserve">s</w:delText>
        </w:r>
      </w:del>
      <w:r w:rsidDel="00000000" w:rsidR="00000000" w:rsidRPr="00000000">
        <w:rPr>
          <w:b w:val="1"/>
          <w:bCs w:val="1"/>
          <w:rtl w:val="0"/>
        </w:rPr>
        <w:t xml:space="preserve">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w:t>
      </w:r>
      <w:del w:author="Ryo Shibata" w:id="107" w:date="2023-04-16T00:04:43Z">
        <w:r w:rsidDel="00000000" w:rsidR="00000000" w:rsidRPr="00000000">
          <w:rPr>
            <w:rtl w:val="0"/>
          </w:rPr>
          <w:delText xml:space="preserve"> </w:delText>
        </w:r>
      </w:del>
      <w:r w:rsidDel="00000000" w:rsidR="00000000" w:rsidRPr="00000000">
        <w:rPr>
          <w:rtl w:val="0"/>
        </w:rPr>
        <w:t xml:space="preserve">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w:t>
      </w:r>
      <w:ins w:author="Ryo Shibata" w:id="108" w:date="2023-04-16T00:04:59Z">
        <w:r w:rsidDel="00000000" w:rsidR="00000000" w:rsidRPr="00000000">
          <w:rPr>
            <w:rtl w:val="0"/>
          </w:rPr>
          <w:t xml:space="preserve">,</w:t>
        </w:r>
      </w:ins>
      <w:r w:rsidDel="00000000" w:rsidR="00000000" w:rsidRPr="00000000">
        <w:rPr>
          <w:rtl w:val="0"/>
        </w:rPr>
        <w:t xml:space="preserve"> we are incrementing or decrementing export levels of two industries until the marginal opportunity gain of any industry changes in category (positive, negative, or neutral). </w:t>
      </w:r>
      <w:del w:author="Ryo Shibata" w:id="109" w:date="2023-04-16T00:05:09Z">
        <w:r w:rsidDel="00000000" w:rsidR="00000000" w:rsidRPr="00000000">
          <w:rPr>
            <w:rtl w:val="0"/>
          </w:rPr>
          <w:delText xml:space="preserve"> </w:delText>
        </w:r>
      </w:del>
      <w:r w:rsidDel="00000000" w:rsidR="00000000" w:rsidRPr="00000000">
        <w:rPr>
          <w:rtl w:val="0"/>
        </w:rPr>
        <w:t xml:space="preserve">Below is an example of a</w:t>
      </w:r>
      <w:ins w:author="Ryo Shibata" w:id="110" w:date="2023-04-16T00:05:14Z">
        <w:r w:rsidDel="00000000" w:rsidR="00000000" w:rsidRPr="00000000">
          <w:rPr>
            <w:rtl w:val="0"/>
          </w:rPr>
          <w:t xml:space="preserve">n</w:t>
        </w:r>
      </w:ins>
      <w:r w:rsidDel="00000000" w:rsidR="00000000" w:rsidRPr="00000000">
        <w:rPr>
          <w:rtl w:val="0"/>
        </w:rPr>
        <w:t xml:space="preserve"> SDV Sensitivity chart with Positive Shocking. Industries with positive marginal opportunity gain are colored blue, neutral is colored white</w:t>
      </w:r>
      <w:ins w:author="Ryo Shibata" w:id="111" w:date="2023-04-16T00:05:22Z">
        <w:r w:rsidDel="00000000" w:rsidR="00000000" w:rsidRPr="00000000">
          <w:rPr>
            <w:rtl w:val="0"/>
          </w:rPr>
          <w:t xml:space="preserve">,</w:t>
        </w:r>
      </w:ins>
      <w:r w:rsidDel="00000000" w:rsidR="00000000" w:rsidRPr="00000000">
        <w:rPr>
          <w:rtl w:val="0"/>
        </w:rPr>
        <w:t xml:space="preserv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8"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del w:author="Ryo Shibata" w:id="112" w:date="2023-04-16T00:05:43Z">
        <w:r w:rsidDel="00000000" w:rsidR="00000000" w:rsidRPr="00000000">
          <w:rPr>
            <w:rtl w:val="0"/>
          </w:rPr>
          <w:delText xml:space="preserve"> </w:delText>
        </w:r>
      </w:del>
      <w:r w:rsidDel="00000000" w:rsidR="00000000" w:rsidRPr="00000000">
        <w:rPr>
          <w:rtl w:val="0"/>
        </w:rPr>
        <w:t xml:space="preserve">In some cases, the SDV remains unchanged even when a zero-opportunity-gain industry declines to </w:t>
      </w:r>
      <w:del w:author="Ryo Shibata" w:id="113" w:date="2023-04-16T00:05:54Z">
        <w:r w:rsidDel="00000000" w:rsidR="00000000" w:rsidRPr="00000000">
          <w:rPr>
            <w:rtl w:val="0"/>
          </w:rPr>
          <w:delText xml:space="preserve">its </w:delText>
        </w:r>
      </w:del>
      <w:r w:rsidDel="00000000" w:rsidR="00000000" w:rsidRPr="00000000">
        <w:rPr>
          <w:rtl w:val="0"/>
        </w:rPr>
        <w:t xml:space="preserve">20% in terms of export. We can then conclude the industry is not indispensable to the country. As a clarification, the three consecutive N/As mean</w:t>
      </w:r>
      <w:del w:author="Ryo Shibata" w:id="114" w:date="2023-04-16T00:06:04Z">
        <w:r w:rsidDel="00000000" w:rsidR="00000000" w:rsidRPr="00000000">
          <w:rPr>
            <w:rtl w:val="0"/>
          </w:rPr>
          <w:delText xml:space="preserve">s</w:delText>
        </w:r>
      </w:del>
      <w:r w:rsidDel="00000000" w:rsidR="00000000" w:rsidRPr="00000000">
        <w:rPr>
          <w:rtl w:val="0"/>
        </w:rPr>
        <w:t xml:space="preserve"> that the country doesn’t even need to respond to a collapse in the industry. Countries tend to have distinct solutions to the up</w:t>
      </w:r>
      <w:ins w:author="Ryo Shibata" w:id="115" w:date="2023-04-16T00:06:12Z">
        <w:r w:rsidDel="00000000" w:rsidR="00000000" w:rsidRPr="00000000">
          <w:rPr>
            <w:rtl w:val="0"/>
          </w:rPr>
          <w:t xml:space="preserve">s</w:t>
        </w:r>
      </w:ins>
      <w:r w:rsidDel="00000000" w:rsidR="00000000" w:rsidRPr="00000000">
        <w:rPr>
          <w:rtl w:val="0"/>
        </w:rPr>
        <w:t xml:space="preserve"> and down</w:t>
      </w:r>
      <w:ins w:author="Ryo Shibata" w:id="116" w:date="2023-04-16T00:06:13Z">
        <w:r w:rsidDel="00000000" w:rsidR="00000000" w:rsidRPr="00000000">
          <w:rPr>
            <w:rtl w:val="0"/>
          </w:rPr>
          <w:t xml:space="preserve">s</w:t>
        </w:r>
      </w:ins>
      <w:r w:rsidDel="00000000" w:rsidR="00000000" w:rsidRPr="00000000">
        <w:rPr>
          <w:rtl w:val="0"/>
        </w:rPr>
        <w:t xml:space="preserve"> of the same industry.  To create the contingency strategy table</w:t>
      </w:r>
      <w:ins w:author="Ryo Shibata" w:id="117" w:date="2023-04-16T00:06:22Z">
        <w:r w:rsidDel="00000000" w:rsidR="00000000" w:rsidRPr="00000000">
          <w:rPr>
            <w:rtl w:val="0"/>
          </w:rPr>
          <w:t xml:space="preserve">,</w:t>
        </w:r>
      </w:ins>
      <w:r w:rsidDel="00000000" w:rsidR="00000000" w:rsidRPr="00000000">
        <w:rPr>
          <w:rtl w:val="0"/>
        </w:rPr>
        <w:t xml:space="preserve"> we decrease</w:t>
      </w:r>
      <w:del w:author="Ryo Shibata" w:id="118" w:date="2023-04-16T00:06:24Z">
        <w:r w:rsidDel="00000000" w:rsidR="00000000" w:rsidRPr="00000000">
          <w:rPr>
            <w:rtl w:val="0"/>
          </w:rPr>
          <w:delText xml:space="preserve"> </w:delText>
        </w:r>
      </w:del>
      <w:r w:rsidDel="00000000" w:rsidR="00000000" w:rsidRPr="00000000">
        <w:rPr>
          <w:rtl w:val="0"/>
        </w:rPr>
        <w:t xml:space="preserv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16.jpg"/>
            <a:graphic>
              <a:graphicData uri="http://schemas.openxmlformats.org/drawingml/2006/picture">
                <pic:pic>
                  <pic:nvPicPr>
                    <pic:cNvPr id="0" name="image16.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is Kenya’s 2018 ECI Sensitivity Charts. Firstly</w:t>
      </w:r>
      <w:ins w:author="Ryo Shibata" w:id="119" w:date="2023-04-16T00:06:32Z">
        <w:r w:rsidDel="00000000" w:rsidR="00000000" w:rsidRPr="00000000">
          <w:rPr>
            <w:rtl w:val="0"/>
          </w:rPr>
          <w:t xml:space="preserve">,</w:t>
        </w:r>
      </w:ins>
      <w:r w:rsidDel="00000000" w:rsidR="00000000" w:rsidRPr="00000000">
        <w:rPr>
          <w:rtl w:val="0"/>
        </w:rPr>
        <w:t xml:space="preserve"> in the positive chart, we notice immediately that increases in Raw Manufacturing and Chemical</w:t>
      </w:r>
      <w:ins w:author="Ryo Shibata" w:id="120" w:date="2023-04-16T00:07:07Z">
        <w:r w:rsidDel="00000000" w:rsidR="00000000" w:rsidRPr="00000000">
          <w:rPr>
            <w:rtl w:val="0"/>
          </w:rPr>
          <w:t xml:space="preserve"> Manufcaturing</w:t>
        </w:r>
      </w:ins>
      <w:r w:rsidDel="00000000" w:rsidR="00000000" w:rsidRPr="00000000">
        <w:rPr>
          <w:rtl w:val="0"/>
        </w:rPr>
        <w:t xml:space="preserve"> lead to increases in the ECI level. We also notice that increases in Animals &amp; By-products and Vegetables, Fruits &amp; Plants actually decrease the ECI score</w:t>
      </w:r>
      <w:ins w:author="Ryo Shibata" w:id="121" w:date="2023-04-16T00:07:16Z">
        <w:r w:rsidDel="00000000" w:rsidR="00000000" w:rsidRPr="00000000">
          <w:rPr>
            <w:rtl w:val="0"/>
          </w:rPr>
          <w:t xml:space="preserve">,</w:t>
        </w:r>
      </w:ins>
      <w:r w:rsidDel="00000000" w:rsidR="00000000" w:rsidRPr="00000000">
        <w:rPr>
          <w:rtl w:val="0"/>
        </w:rPr>
        <w:t xml:space="preserve"> implying that these are not worthwhile industries for Kenya to expand further into.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w:t>
      </w:r>
      <w:ins w:author="Ryo Shibata" w:id="122" w:date="2023-04-16T00:07:20Z">
        <w:r w:rsidDel="00000000" w:rsidR="00000000" w:rsidRPr="00000000">
          <w:rPr>
            <w:rtl w:val="0"/>
          </w:rPr>
          <w:t xml:space="preserve">,</w:t>
        </w:r>
      </w:ins>
      <w:r w:rsidDel="00000000" w:rsidR="00000000" w:rsidRPr="00000000">
        <w:rPr>
          <w:rtl w:val="0"/>
        </w:rPr>
        <w:t xml:space="preserve"> we consider Kenya’s 2018 Negative Shock chart. We see that Kenya is high</w:t>
      </w:r>
      <w:ins w:author="Ryo Shibata" w:id="123" w:date="2023-04-16T00:07:26Z">
        <w:r w:rsidDel="00000000" w:rsidR="00000000" w:rsidRPr="00000000">
          <w:rPr>
            <w:rtl w:val="0"/>
          </w:rPr>
          <w:t xml:space="preserve">ly</w:t>
        </w:r>
      </w:ins>
      <w:r w:rsidDel="00000000" w:rsidR="00000000" w:rsidRPr="00000000">
        <w:rPr>
          <w:rtl w:val="0"/>
        </w:rPr>
        <w:t xml:space="preserve"> sensitive to changes in export levels in Energy, Drilling &amp; Mining, Weapons, and Chemical Manufacturing. That being said, decreases in</w:t>
      </w:r>
      <w:ins w:author="Ryo Shibata" w:id="124" w:date="2023-04-16T00:07:33Z">
        <w:r w:rsidDel="00000000" w:rsidR="00000000" w:rsidRPr="00000000">
          <w:rPr>
            <w:rtl w:val="0"/>
          </w:rPr>
          <w:t xml:space="preserve"> the</w:t>
        </w:r>
      </w:ins>
      <w:r w:rsidDel="00000000" w:rsidR="00000000" w:rsidRPr="00000000">
        <w:rPr>
          <w:rtl w:val="0"/>
        </w:rPr>
        <w:t xml:space="preserve"> export of Weapons, and Chemical Manufacturing lead to large drops in ECI</w:t>
      </w:r>
      <w:ins w:author="Ryo Shibata" w:id="125" w:date="2023-04-16T00:08:04Z">
        <w:r w:rsidDel="00000000" w:rsidR="00000000" w:rsidRPr="00000000">
          <w:rPr>
            <w:rtl w:val="0"/>
          </w:rPr>
          <w:t xml:space="preserve">,</w:t>
        </w:r>
      </w:ins>
      <w:r w:rsidDel="00000000" w:rsidR="00000000" w:rsidRPr="00000000">
        <w:rPr>
          <w:rtl w:val="0"/>
        </w:rPr>
        <w:t xml:space="preserve"> </w:t>
      </w:r>
      <w:ins w:author="Ryo Shibata" w:id="126" w:date="2023-04-16T00:08:17Z">
        <w:r w:rsidDel="00000000" w:rsidR="00000000" w:rsidRPr="00000000">
          <w:rPr>
            <w:rtl w:val="0"/>
          </w:rPr>
          <w:t xml:space="preserve">where as decreases in the </w:t>
        </w:r>
      </w:ins>
      <w:del w:author="Ryo Shibata" w:id="126" w:date="2023-04-16T00:08:17Z">
        <w:r w:rsidDel="00000000" w:rsidR="00000000" w:rsidRPr="00000000">
          <w:rPr>
            <w:rtl w:val="0"/>
          </w:rPr>
          <w:delText xml:space="preserve">while as decases in</w:delText>
        </w:r>
      </w:del>
      <w:r w:rsidDel="00000000" w:rsidR="00000000" w:rsidRPr="00000000">
        <w:rPr>
          <w:rtl w:val="0"/>
        </w:rPr>
        <w:t xml:space="preserve"> export of Energy, Drilling &amp; Mining drastically increase</w:t>
      </w:r>
      <w:del w:author="Ryo Shibata" w:id="127" w:date="2023-04-16T00:08:34Z">
        <w:r w:rsidDel="00000000" w:rsidR="00000000" w:rsidRPr="00000000">
          <w:rPr>
            <w:rtl w:val="0"/>
          </w:rPr>
          <w:delText xml:space="preserve">s</w:delText>
        </w:r>
      </w:del>
      <w:r w:rsidDel="00000000" w:rsidR="00000000" w:rsidRPr="00000000">
        <w:rPr>
          <w:rtl w:val="0"/>
        </w:rPr>
        <w:t xml:space="preserve"> ECI.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25"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Kenya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731200" cy="2946400"/>
            <wp:effectExtent b="0" l="0" r="0" t="0"/>
            <wp:docPr id="22"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Kenya 2018 (Decremental </w:t>
      </w:r>
      <w:del w:author="Ryo Shibata" w:id="128" w:date="2023-04-15T23:59:28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Next</w:t>
      </w:r>
      <w:ins w:author="Ryo Shibata" w:id="129" w:date="2023-04-16T00:08:40Z">
        <w:r w:rsidDel="00000000" w:rsidR="00000000" w:rsidRPr="00000000">
          <w:rPr>
            <w:rtl w:val="0"/>
          </w:rPr>
          <w:t xml:space="preserve">,</w:t>
        </w:r>
      </w:ins>
      <w:r w:rsidDel="00000000" w:rsidR="00000000" w:rsidRPr="00000000">
        <w:rPr>
          <w:rtl w:val="0"/>
        </w:rPr>
        <w:t xml:space="preserve"> we consider the 2013 ECI Sensitivity graphs. Firstly</w:t>
      </w:r>
      <w:ins w:author="Ryo Shibata" w:id="130" w:date="2023-04-16T00:09:08Z">
        <w:r w:rsidDel="00000000" w:rsidR="00000000" w:rsidRPr="00000000">
          <w:rPr>
            <w:rtl w:val="0"/>
          </w:rPr>
          <w:t xml:space="preserve">,</w:t>
        </w:r>
      </w:ins>
      <w:r w:rsidDel="00000000" w:rsidR="00000000" w:rsidRPr="00000000">
        <w:rPr>
          <w:rtl w:val="0"/>
        </w:rPr>
        <w:t xml:space="preserve"> we notice in the positive shocking case that the 2013 ECI sensitivity landscape is quite different from 2018. Increases in</w:t>
      </w:r>
      <w:ins w:author="Ryo Shibata" w:id="131" w:date="2023-04-16T00:09:39Z">
        <w:r w:rsidDel="00000000" w:rsidR="00000000" w:rsidRPr="00000000">
          <w:rPr>
            <w:rtl w:val="0"/>
          </w:rPr>
          <w:t xml:space="preserve"> the</w:t>
        </w:r>
      </w:ins>
      <w:r w:rsidDel="00000000" w:rsidR="00000000" w:rsidRPr="00000000">
        <w:rPr>
          <w:rtl w:val="0"/>
        </w:rPr>
        <w:t xml:space="preserve"> export of Vegetables, Fruit &amp; Plants, Energy, Drilling &amp; Mining, Precious Stones, and High</w:t>
      </w:r>
      <w:ins w:author="Ryo Shibata" w:id="132" w:date="2023-04-16T00:08:52Z">
        <w:r w:rsidDel="00000000" w:rsidR="00000000" w:rsidRPr="00000000">
          <w:rPr>
            <w:rtl w:val="0"/>
          </w:rPr>
          <w:t xml:space="preserve">-</w:t>
        </w:r>
      </w:ins>
      <w:del w:author="Ryo Shibata" w:id="132" w:date="2023-04-16T00:08:52Z">
        <w:r w:rsidDel="00000000" w:rsidR="00000000" w:rsidRPr="00000000">
          <w:rPr>
            <w:rtl w:val="0"/>
          </w:rPr>
          <w:delText xml:space="preserve"> </w:delText>
        </w:r>
      </w:del>
      <w:ins w:author="Ryo Shibata" w:id="132" w:date="2023-04-16T00:08:52Z">
        <w:del w:author="Ryo Shibata" w:id="132" w:date="2023-04-16T00:08:52Z">
          <w:r w:rsidDel="00000000" w:rsidR="00000000" w:rsidRPr="00000000">
            <w:rPr>
              <w:rtl w:val="0"/>
            </w:rPr>
            <w:delText xml:space="preserve">c</w:delText>
          </w:r>
        </w:del>
      </w:ins>
      <w:del w:author="Ryo Shibata" w:id="132" w:date="2023-04-16T00:08:52Z">
        <w:r w:rsidDel="00000000" w:rsidR="00000000" w:rsidRPr="00000000">
          <w:rPr>
            <w:rtl w:val="0"/>
          </w:rPr>
          <w:delText xml:space="preserve">C</w:delText>
        </w:r>
      </w:del>
      <w:r w:rsidDel="00000000" w:rsidR="00000000" w:rsidRPr="00000000">
        <w:rPr>
          <w:rtl w:val="0"/>
        </w:rPr>
        <w:t xml:space="preserve">omplexity Products actually lead to downturns in Kenya’s ECI score.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the negative shocking case, we see that it is most beneficial for Kenya to decrease its export of Animals and By-products since this leads to </w:t>
      </w:r>
      <w:ins w:author="Ryo Shibata" w:id="133" w:date="2023-04-16T00:10:00Z">
        <w:r w:rsidDel="00000000" w:rsidR="00000000" w:rsidRPr="00000000">
          <w:rPr>
            <w:rtl w:val="0"/>
          </w:rPr>
          <w:t xml:space="preserve">an almost</w:t>
        </w:r>
      </w:ins>
      <w:del w:author="Ryo Shibata" w:id="133" w:date="2023-04-16T00:10:00Z">
        <w:r w:rsidDel="00000000" w:rsidR="00000000" w:rsidRPr="00000000">
          <w:rPr>
            <w:rtl w:val="0"/>
          </w:rPr>
          <w:delText xml:space="preserve">almost an</w:delText>
        </w:r>
      </w:del>
      <w:r w:rsidDel="00000000" w:rsidR="00000000" w:rsidRPr="00000000">
        <w:rPr>
          <w:rtl w:val="0"/>
        </w:rPr>
        <w:t xml:space="preserve"> immediate increase in the ECI score. The industries that Kenya’s ECI score seems to be dependent on include</w:t>
      </w:r>
      <w:del w:author="Ryo Shibata" w:id="134" w:date="2023-04-16T00:10:09Z">
        <w:r w:rsidDel="00000000" w:rsidR="00000000" w:rsidRPr="00000000">
          <w:rPr>
            <w:rtl w:val="0"/>
          </w:rPr>
          <w:delText xml:space="preserve">,</w:delText>
        </w:r>
      </w:del>
      <w:r w:rsidDel="00000000" w:rsidR="00000000" w:rsidRPr="00000000">
        <w:rPr>
          <w:rtl w:val="0"/>
        </w:rPr>
        <w:t xml:space="preserve"> Chemical Manufacturing, Raw Manufacturing, and Metals.</w:t>
      </w:r>
    </w:p>
    <w:p w:rsidR="00000000" w:rsidDel="00000000" w:rsidP="00000000" w:rsidRDefault="00000000" w:rsidRPr="00000000" w14:paraId="0000015B">
      <w:pPr>
        <w:pageBreakBefore w:val="0"/>
        <w:jc w:val="both"/>
        <w:rPr>
          <w:b w:val="1"/>
          <w:bCs w:val="1"/>
        </w:rPr>
      </w:pPr>
      <w:r w:rsidDel="00000000" w:rsidR="00000000" w:rsidRPr="00000000">
        <w:rPr>
          <w:b w:val="1"/>
          <w:bCs w:val="1"/>
        </w:rPr>
        <w:drawing>
          <wp:inline distB="114300" distT="114300" distL="114300" distR="114300">
            <wp:extent cx="5731200" cy="3009900"/>
            <wp:effectExtent b="0" l="0" r="0" t="0"/>
            <wp:docPr id="20" name="image14.jpg"/>
            <a:graphic>
              <a:graphicData uri="http://schemas.openxmlformats.org/drawingml/2006/picture">
                <pic:pic>
                  <pic:nvPicPr>
                    <pic:cNvPr id="0" name="image14.jp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Kenya 2013 (Incremental ECI Sensitivity)</w:t>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13"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center"/>
        <w:rPr/>
      </w:pPr>
      <w:r w:rsidDel="00000000" w:rsidR="00000000" w:rsidRPr="00000000">
        <w:rPr>
          <w:rtl w:val="0"/>
        </w:rPr>
        <w:t xml:space="preserve">Kenya 2013 (Decremental</w:t>
      </w:r>
      <w:del w:author="Ryo Shibata" w:id="135" w:date="2023-04-15T23:59:35Z">
        <w:r w:rsidDel="00000000" w:rsidR="00000000" w:rsidRPr="00000000">
          <w:rPr>
            <w:rtl w:val="0"/>
          </w:rPr>
          <w:delText xml:space="preserve"> </w:delText>
        </w:r>
      </w:del>
      <w:r w:rsidDel="00000000" w:rsidR="00000000" w:rsidRPr="00000000">
        <w:rPr>
          <w:rtl w:val="0"/>
        </w:rPr>
        <w:t xml:space="preserve"> ECI Sensitivity)</w:t>
      </w:r>
    </w:p>
    <w:p w:rsidR="00000000" w:rsidDel="00000000" w:rsidP="00000000" w:rsidRDefault="00000000" w:rsidRPr="00000000" w14:paraId="00000160">
      <w:pPr>
        <w:pageBreakBefore w:val="0"/>
        <w:ind w:left="0" w:firstLine="0"/>
        <w:jc w:val="left"/>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4">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6">
      <w:pPr>
        <w:pageBreakBefore w:val="0"/>
        <w:jc w:val="both"/>
        <w:rPr>
          <w:b w:val="1"/>
          <w:bCs w:val="1"/>
          <w:sz w:val="28"/>
          <w:szCs w:val="28"/>
        </w:rPr>
      </w:pPr>
      <w:r w:rsidDel="00000000" w:rsidR="00000000" w:rsidRPr="00000000">
        <w:rPr>
          <w:rtl w:val="0"/>
        </w:rPr>
        <w:t xml:space="preserve">Decreasing export</w:t>
      </w:r>
      <w:ins w:author="Ryo Shibata" w:id="136" w:date="2023-04-16T00:15:22Z">
        <w:r w:rsidDel="00000000" w:rsidR="00000000" w:rsidRPr="00000000">
          <w:rPr>
            <w:rtl w:val="0"/>
          </w:rPr>
          <w:t xml:space="preserve">s</w:t>
        </w:r>
      </w:ins>
      <w:r w:rsidDel="00000000" w:rsidR="00000000" w:rsidRPr="00000000">
        <w:rPr>
          <w:rtl w:val="0"/>
        </w:rPr>
        <w:t xml:space="preserve"> of each industry in Kenya’s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9">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559138" cy="2424303"/>
            <wp:effectExtent b="0" l="0" r="0" t="0"/>
            <wp:docPr id="14"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4559138" cy="2424303"/>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sz w:val="22"/>
          <w:szCs w:val="22"/>
        </w:rPr>
      </w:pPr>
      <w:r w:rsidDel="00000000" w:rsidR="00000000" w:rsidRPr="00000000">
        <w:rPr>
          <w:sz w:val="22"/>
          <w:szCs w:val="22"/>
          <w:rtl w:val="0"/>
        </w:rPr>
        <w:t xml:space="preserve">Kenya Contingency Strategy 2018</w:t>
      </w:r>
    </w:p>
    <w:p w:rsidR="00000000" w:rsidDel="00000000" w:rsidP="00000000" w:rsidRDefault="00000000" w:rsidRPr="00000000" w14:paraId="0000016B">
      <w:pPr>
        <w:pageBreakBefore w:val="0"/>
        <w:jc w:val="center"/>
        <w:rPr>
          <w:sz w:val="22"/>
          <w:szCs w:val="22"/>
        </w:rPr>
      </w:pPr>
      <w:r w:rsidDel="00000000" w:rsidR="00000000" w:rsidRPr="00000000">
        <w:rPr>
          <w:rtl w:val="0"/>
        </w:rPr>
      </w:r>
    </w:p>
    <w:p w:rsidR="00000000" w:rsidDel="00000000" w:rsidP="00000000" w:rsidRDefault="00000000" w:rsidRPr="00000000" w14:paraId="0000016C">
      <w:pPr>
        <w:pageBreakBefore w:val="0"/>
        <w:jc w:val="center"/>
        <w:rPr>
          <w:sz w:val="28"/>
          <w:szCs w:val="28"/>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both"/>
        <w:rPr>
          <w:b w:val="1"/>
          <w:bCs w:val="1"/>
        </w:rPr>
      </w:pPr>
      <w:r w:rsidDel="00000000" w:rsidR="00000000" w:rsidRPr="00000000">
        <w:rPr>
          <w:rtl w:val="0"/>
        </w:rPr>
      </w:r>
    </w:p>
    <w:p w:rsidR="00000000" w:rsidDel="00000000" w:rsidP="00000000" w:rsidRDefault="00000000" w:rsidRPr="00000000" w14:paraId="0000016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2">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w:t>
      </w:r>
      <w:ins w:author="Ryo Shibata" w:id="137" w:date="2023-04-16T00:16:10Z">
        <w:r w:rsidDel="00000000" w:rsidR="00000000" w:rsidRPr="00000000">
          <w:rPr>
            <w:rtl w:val="0"/>
          </w:rPr>
          <w:t xml:space="preserve">at the </w:t>
        </w:r>
      </w:ins>
      <w:del w:author="Ryo Shibata" w:id="137" w:date="2023-04-16T00:16:10Z">
        <w:r w:rsidDel="00000000" w:rsidR="00000000" w:rsidRPr="00000000">
          <w:rPr>
            <w:rtl w:val="0"/>
          </w:rPr>
          <w:delText xml:space="preserve">on a</w:delText>
        </w:r>
      </w:del>
      <w:r w:rsidDel="00000000" w:rsidR="00000000" w:rsidRPr="00000000">
        <w:rPr>
          <w:rtl w:val="0"/>
        </w:rPr>
        <w:t xml:space="preserve"> country level as the Adjusted R-Square obtained from regressing the country’s realized industry development over the suggested development strategy. Both strategies are quantified in nature, with the realized development represented by export increase</w:t>
      </w:r>
      <w:ins w:author="Ryo Shibata" w:id="138" w:date="2023-04-16T00:16:19Z">
        <w:r w:rsidDel="00000000" w:rsidR="00000000" w:rsidRPr="00000000">
          <w:rPr>
            <w:rtl w:val="0"/>
          </w:rPr>
          <w:t xml:space="preserve">s</w:t>
        </w:r>
      </w:ins>
      <w:r w:rsidDel="00000000" w:rsidR="00000000" w:rsidRPr="00000000">
        <w:rPr>
          <w:rtl w:val="0"/>
        </w:rPr>
        <w:t xml:space="preserv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w:t>
      </w:r>
      <w:ins w:author="Ryo Shibata" w:id="139" w:date="2023-04-16T00:16:26Z">
        <w:r w:rsidDel="00000000" w:rsidR="00000000" w:rsidRPr="00000000">
          <w:rPr>
            <w:rtl w:val="0"/>
          </w:rPr>
          <w:t xml:space="preserve">at</w:t>
        </w:r>
      </w:ins>
      <w:del w:author="Ryo Shibata" w:id="139" w:date="2023-04-16T00:16:26Z">
        <w:r w:rsidDel="00000000" w:rsidR="00000000" w:rsidRPr="00000000">
          <w:rPr>
            <w:rtl w:val="0"/>
          </w:rPr>
          <w:delText xml:space="preserve">on</w:delText>
        </w:r>
      </w:del>
      <w:r w:rsidDel="00000000" w:rsidR="00000000" w:rsidRPr="00000000">
        <w:rPr>
          <w:rtl w:val="0"/>
        </w:rPr>
        <w:t xml:space="preserve"> a complexity level. </w:t>
      </w:r>
    </w:p>
    <w:p w:rsidR="00000000" w:rsidDel="00000000" w:rsidP="00000000" w:rsidRDefault="00000000" w:rsidRPr="00000000" w14:paraId="00000173">
      <w:pPr>
        <w:pageBreakBefore w:val="0"/>
        <w:jc w:val="both"/>
        <w:rPr/>
      </w:pP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w:t>
      </w:r>
      <w:ins w:author="Ryo Shibata" w:id="140" w:date="2023-04-16T00:16:55Z">
        <w:r w:rsidDel="00000000" w:rsidR="00000000" w:rsidRPr="00000000">
          <w:rPr>
            <w:rtl w:val="0"/>
          </w:rPr>
          <w:t xml:space="preserve">at</w:t>
        </w:r>
      </w:ins>
      <w:del w:author="Ryo Shibata" w:id="140" w:date="2023-04-16T00:16:55Z">
        <w:r w:rsidDel="00000000" w:rsidR="00000000" w:rsidRPr="00000000">
          <w:rPr>
            <w:rtl w:val="0"/>
          </w:rPr>
          <w:delText xml:space="preserve">on</w:delText>
        </w:r>
      </w:del>
      <w:r w:rsidDel="00000000" w:rsidR="00000000" w:rsidRPr="00000000">
        <w:rPr>
          <w:rtl w:val="0"/>
        </w:rPr>
        <w:t xml:space="preserve"> a complexity level, the better economic outcomes it achieves. </w:t>
      </w:r>
    </w:p>
    <w:p w:rsidR="00000000" w:rsidDel="00000000" w:rsidP="00000000" w:rsidRDefault="00000000" w:rsidRPr="00000000" w14:paraId="00000175">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E">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F">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b w:val="1"/>
          <w:bCs w:val="1"/>
        </w:rPr>
      </w:pPr>
      <w:r w:rsidDel="00000000" w:rsidR="00000000" w:rsidRPr="00000000">
        <w:rPr>
          <w:b w:val="1"/>
          <w:bCs w:val="1"/>
          <w:rtl w:val="0"/>
        </w:rPr>
        <w:t xml:space="preserve">5.2 SOI of Kenya and Its Implications</w:t>
      </w:r>
    </w:p>
    <w:p w:rsidR="00000000" w:rsidDel="00000000" w:rsidP="00000000" w:rsidRDefault="00000000" w:rsidRPr="00000000" w14:paraId="00000182">
      <w:pPr>
        <w:pageBreakBefore w:val="0"/>
        <w:jc w:val="both"/>
        <w:rPr/>
      </w:pPr>
      <w:r w:rsidDel="00000000" w:rsidR="00000000" w:rsidRPr="00000000">
        <w:rPr>
          <w:rtl w:val="0"/>
        </w:rPr>
        <w:t xml:space="preserve">Kenya, for instance, has a higher level of structural optimality as compared with its emerging peers. As the regression in Figure 7 suggests (the orange curve represents export increase</w:t>
      </w:r>
      <w:ins w:author="Ryo Shibata" w:id="141" w:date="2023-04-16T00:17:14Z">
        <w:r w:rsidDel="00000000" w:rsidR="00000000" w:rsidRPr="00000000">
          <w:rPr>
            <w:rtl w:val="0"/>
          </w:rPr>
          <w:t xml:space="preserve">s</w:t>
        </w:r>
      </w:ins>
      <w:r w:rsidDel="00000000" w:rsidR="00000000" w:rsidRPr="00000000">
        <w:rPr>
          <w:rtl w:val="0"/>
        </w:rPr>
        <w:t xml:space="preserve"> and the blue curve stands for opportunity gain</w:t>
      </w:r>
      <w:ins w:author="Ryo Shibata" w:id="142" w:date="2023-04-16T00:17:32Z">
        <w:r w:rsidDel="00000000" w:rsidR="00000000" w:rsidRPr="00000000">
          <w:rPr>
            <w:rtl w:val="0"/>
          </w:rPr>
          <w:t xml:space="preserve">s</w:t>
        </w:r>
      </w:ins>
      <w:r w:rsidDel="00000000" w:rsidR="00000000" w:rsidRPr="00000000">
        <w:rPr>
          <w:rtl w:val="0"/>
        </w:rPr>
        <w:t xml:space="preserve"> of the corresponding industry), Kenya demonstrates a high level of correlation with the suggested developmental path, having an adjusted R-square of around 16.06%. Kenya ranks in the top quartile among all countries in terms of SOI and has made a high rate of economic progress among its emerging peers from 2013 to 2018 with a 5-year GDP growth rate of 42.4%, which is consistent with the regression result in Figure 6. This is in direct contrast to developed economies such as Japan, where there is</w:t>
      </w:r>
      <w:ins w:author="Ryo Shibata" w:id="143" w:date="2023-04-16T00:17:49Z">
        <w:r w:rsidDel="00000000" w:rsidR="00000000" w:rsidRPr="00000000">
          <w:rPr>
            <w:rtl w:val="0"/>
          </w:rPr>
          <w:t xml:space="preserve"> a</w:t>
        </w:r>
      </w:ins>
      <w:r w:rsidDel="00000000" w:rsidR="00000000" w:rsidRPr="00000000">
        <w:rPr>
          <w:rtl w:val="0"/>
        </w:rPr>
        <w:t xml:space="preserve"> moderate SOI of around -4.8% and a corresponding 5-year growth rate of 9.0%, ranking it a</w:t>
      </w:r>
      <w:ins w:author="Ryo Shibata" w:id="144" w:date="2023-04-16T00:17:56Z">
        <w:r w:rsidDel="00000000" w:rsidR="00000000" w:rsidRPr="00000000">
          <w:rPr>
            <w:rtl w:val="0"/>
          </w:rPr>
          <w:t xml:space="preserve">s a</w:t>
        </w:r>
      </w:ins>
      <w:r w:rsidDel="00000000" w:rsidR="00000000" w:rsidRPr="00000000">
        <w:rPr>
          <w:rtl w:val="0"/>
        </w:rPr>
        <w:t xml:space="preserve"> slow-developing economy during the period. In sum, Kenya’s high rate of economic progress from 2013 to 2018 can be at least partially explained by a development strategy that demonstrates a strong level of </w:t>
      </w:r>
      <w:ins w:author="Ryo Shibata" w:id="145" w:date="2023-04-16T00:18:12Z">
        <w:r w:rsidDel="00000000" w:rsidR="00000000" w:rsidRPr="00000000">
          <w:rPr>
            <w:rtl w:val="0"/>
          </w:rPr>
          <w:t xml:space="preserve">alignment</w:t>
        </w:r>
      </w:ins>
      <w:del w:author="Ryo Shibata" w:id="145" w:date="2023-04-16T00:18:12Z">
        <w:r w:rsidDel="00000000" w:rsidR="00000000" w:rsidRPr="00000000">
          <w:rPr>
            <w:rtl w:val="0"/>
          </w:rPr>
          <w:delText xml:space="preserve">matches</w:delText>
        </w:r>
      </w:del>
      <w:r w:rsidDel="00000000" w:rsidR="00000000" w:rsidRPr="00000000">
        <w:rPr>
          <w:rtl w:val="0"/>
        </w:rPr>
        <w:t xml:space="preserve"> with our suggested developmental path. </w:t>
      </w:r>
      <w:ins w:author="Ryo Shibata" w:id="146" w:date="2023-04-16T00:18:19Z">
        <w:r w:rsidDel="00000000" w:rsidR="00000000" w:rsidRPr="00000000">
          <w:rPr>
            <w:rtl w:val="0"/>
          </w:rPr>
          <w:t xml:space="preserve">Specifically</w:t>
        </w:r>
      </w:ins>
      <w:del w:author="Ryo Shibata" w:id="146" w:date="2023-04-16T00:18:19Z">
        <w:r w:rsidDel="00000000" w:rsidR="00000000" w:rsidRPr="00000000">
          <w:rPr>
            <w:rtl w:val="0"/>
          </w:rPr>
          <w:delText xml:space="preserve">In specific</w:delText>
        </w:r>
      </w:del>
      <w:r w:rsidDel="00000000" w:rsidR="00000000" w:rsidRPr="00000000">
        <w:rPr>
          <w:rtl w:val="0"/>
        </w:rPr>
        <w:t xml:space="preserve">, Kenya invested heavily in the Energy &amp; Drilling industry, just as recommended.</w:t>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drawing>
          <wp:inline distB="114300" distT="114300" distL="114300" distR="114300">
            <wp:extent cx="6153150" cy="2571750"/>
            <wp:effectExtent b="0" l="0" r="0" t="0"/>
            <wp:docPr id="11" name="image25.png"/>
            <a:graphic>
              <a:graphicData uri="http://schemas.openxmlformats.org/drawingml/2006/picture">
                <pic:pic>
                  <pic:nvPicPr>
                    <pic:cNvPr id="0" name="image25.png"/>
                    <pic:cNvPicPr preferRelativeResize="0"/>
                  </pic:nvPicPr>
                  <pic:blipFill>
                    <a:blip r:embed="rId32"/>
                    <a:srcRect b="-4979" l="-3526" r="0" t="-7054"/>
                    <a:stretch>
                      <a:fillRect/>
                    </a:stretch>
                  </pic:blipFill>
                  <pic:spPr>
                    <a:xfrm>
                      <a:off x="0" y="0"/>
                      <a:ext cx="61531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ageBreakBefore w:val="0"/>
        <w:jc w:val="center"/>
        <w:rPr>
          <w:b w:val="1"/>
          <w:bCs w:val="1"/>
        </w:rPr>
      </w:pPr>
      <w:r w:rsidDel="00000000" w:rsidR="00000000" w:rsidRPr="00000000">
        <w:rPr>
          <w:rtl w:val="0"/>
        </w:rPr>
        <w:t xml:space="preserve">Figure 7: SOI of Kenya (2013-2018)</w:t>
      </w: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In conclusion, Kenya has demonstrated a high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t xml:space="preserve">The progress during the period, we believe, can be partially explained through</w:t>
      </w:r>
      <w:ins w:author="Ryo Shibata" w:id="147" w:date="2023-04-16T00:18:41Z">
        <w:r w:rsidDel="00000000" w:rsidR="00000000" w:rsidRPr="00000000">
          <w:rPr>
            <w:rtl w:val="0"/>
          </w:rPr>
          <w:t xml:space="preserve"> an</w:t>
        </w:r>
      </w:ins>
      <w:r w:rsidDel="00000000" w:rsidR="00000000" w:rsidRPr="00000000">
        <w:rPr>
          <w:rtl w:val="0"/>
        </w:rPr>
        <w:t xml:space="preserve"> analysis of the economic and product complexity structure of Kenya </w:t>
      </w:r>
      <w:ins w:author="Ryo Shibata" w:id="148" w:date="2023-04-16T00:18:54Z">
        <w:r w:rsidDel="00000000" w:rsidR="00000000" w:rsidRPr="00000000">
          <w:rPr>
            <w:rtl w:val="0"/>
          </w:rPr>
          <w:t xml:space="preserve">at</w:t>
        </w:r>
      </w:ins>
      <w:del w:author="Ryo Shibata" w:id="148" w:date="2023-04-16T00:18:54Z">
        <w:r w:rsidDel="00000000" w:rsidR="00000000" w:rsidRPr="00000000">
          <w:rPr>
            <w:rtl w:val="0"/>
          </w:rPr>
          <w:delText xml:space="preserve">on</w:delText>
        </w:r>
      </w:del>
      <w:r w:rsidDel="00000000" w:rsidR="00000000" w:rsidRPr="00000000">
        <w:rPr>
          <w:rtl w:val="0"/>
        </w:rPr>
        <w:t xml:space="preserve"> the industry group level. The product classification system we adopt allows us to measure the realized industry development for various industry groups and to observe that Kenya consistently relied on developing the Chemical Manufacturing, Energy Drilling and Mining, and Transportation</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r>
    </w:p>
    <w:p w:rsidR="00000000" w:rsidDel="00000000" w:rsidP="00000000" w:rsidRDefault="00000000" w:rsidRPr="00000000" w14:paraId="0000018E">
      <w:pPr>
        <w:pageBreakBefore w:val="0"/>
        <w:jc w:val="both"/>
        <w:rPr/>
      </w:pPr>
      <w:r w:rsidDel="00000000" w:rsidR="00000000" w:rsidRPr="00000000">
        <w:rPr>
          <w:rtl w:val="0"/>
        </w:rPr>
        <w:t xml:space="preserve">Based on our analysis of the opportunity gain and a sensitivity analysis of major industry groups, Kenya can further its gains by prioritizing Raw Manufacturing and Chemicals. We further note that Kenya has a slightly mismatched development strategy that indicates a high level (compared to other emerging countries) of structural optimality </w:t>
      </w:r>
      <w:ins w:author="Ryo Shibata" w:id="149" w:date="2023-04-16T00:19:06Z">
        <w:r w:rsidDel="00000000" w:rsidR="00000000" w:rsidRPr="00000000">
          <w:rPr>
            <w:rtl w:val="0"/>
          </w:rPr>
          <w:t xml:space="preserve">at</w:t>
        </w:r>
      </w:ins>
      <w:del w:author="Ryo Shibata" w:id="149" w:date="2023-04-16T00:19:06Z">
        <w:r w:rsidDel="00000000" w:rsidR="00000000" w:rsidRPr="00000000">
          <w:rPr>
            <w:rtl w:val="0"/>
          </w:rPr>
          <w:delText xml:space="preserve">on</w:delText>
        </w:r>
      </w:del>
      <w:r w:rsidDel="00000000" w:rsidR="00000000" w:rsidRPr="00000000">
        <w:rPr>
          <w:rtl w:val="0"/>
        </w:rPr>
        <w:t xml:space="preserve"> the complexity level, having an adjusted R-square of around 16.06%. Since a significant positive correlation exists between five-year GDP growth and the structural optimality index of an economy as we define and calculate, Kenya indeed has an optimal growth experience as compared with fast-growing economies both on a regional scale and on a global scale. However, Kenya still has the potential to further increase its economic gains through industrial structure optimization as suggested in the paper.</w:t>
      </w:r>
    </w:p>
    <w:p w:rsidR="00000000" w:rsidDel="00000000" w:rsidP="00000000" w:rsidRDefault="00000000" w:rsidRPr="00000000" w14:paraId="0000018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9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9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A1">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19.jpg"/><Relationship Id="rId23" Type="http://schemas.openxmlformats.org/officeDocument/2006/relationships/image" Target="media/image2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9.jpg"/><Relationship Id="rId25" Type="http://schemas.openxmlformats.org/officeDocument/2006/relationships/image" Target="media/image16.jpg"/><Relationship Id="rId28" Type="http://schemas.openxmlformats.org/officeDocument/2006/relationships/image" Target="media/image14.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4.jpg"/><Relationship Id="rId7" Type="http://schemas.openxmlformats.org/officeDocument/2006/relationships/image" Target="media/image27.png"/><Relationship Id="rId8" Type="http://schemas.openxmlformats.org/officeDocument/2006/relationships/image" Target="media/image3.png"/><Relationship Id="rId31" Type="http://schemas.openxmlformats.org/officeDocument/2006/relationships/image" Target="media/image7.png"/><Relationship Id="rId30" Type="http://schemas.openxmlformats.org/officeDocument/2006/relationships/image" Target="media/image5.jpg"/><Relationship Id="rId11" Type="http://schemas.openxmlformats.org/officeDocument/2006/relationships/image" Target="media/image22.jpg"/><Relationship Id="rId33" Type="http://schemas.openxmlformats.org/officeDocument/2006/relationships/header" Target="header1.xml"/><Relationship Id="rId10" Type="http://schemas.openxmlformats.org/officeDocument/2006/relationships/image" Target="media/image1.png"/><Relationship Id="rId32" Type="http://schemas.openxmlformats.org/officeDocument/2006/relationships/image" Target="media/image25.png"/><Relationship Id="rId13" Type="http://schemas.openxmlformats.org/officeDocument/2006/relationships/image" Target="media/image26.png"/><Relationship Id="rId35" Type="http://schemas.openxmlformats.org/officeDocument/2006/relationships/footer" Target="footer3.xml"/><Relationship Id="rId12" Type="http://schemas.openxmlformats.org/officeDocument/2006/relationships/image" Target="media/image23.png"/><Relationship Id="rId34" Type="http://schemas.openxmlformats.org/officeDocument/2006/relationships/footer" Target="footer2.xml"/><Relationship Id="rId15" Type="http://schemas.openxmlformats.org/officeDocument/2006/relationships/image" Target="media/image10.png"/><Relationship Id="rId14" Type="http://schemas.openxmlformats.org/officeDocument/2006/relationships/image" Target="media/image21.png"/><Relationship Id="rId36" Type="http://schemas.openxmlformats.org/officeDocument/2006/relationships/footer" Target="footer1.xml"/><Relationship Id="rId17" Type="http://schemas.openxmlformats.org/officeDocument/2006/relationships/image" Target="media/image13.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