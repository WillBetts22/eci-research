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88" w:lineRule="auto"/>
        <w:rPr>
          <w:rFonts w:ascii="Open Sans" w:cs="Open Sans" w:eastAsia="Open Sans" w:hAnsi="Open Sans"/>
          <w:b w:val="1"/>
          <w:bCs w:val="1"/>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731200" cy="101600"/>
            <wp:effectExtent b="0" l="0" r="0" t="0"/>
            <wp:docPr descr="horizontal line" id="31" name="image30.png"/>
            <a:graphic>
              <a:graphicData uri="http://schemas.openxmlformats.org/drawingml/2006/picture">
                <pic:pic>
                  <pic:nvPicPr>
                    <pic:cNvPr descr="horizontal line" id="0" name="image30.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22"/>
          <w:szCs w:val="22"/>
        </w:rPr>
        <w:drawing>
          <wp:inline distB="114300" distT="114300" distL="114300" distR="114300">
            <wp:extent cx="5731200" cy="4000500"/>
            <wp:effectExtent b="0" l="0" r="0" t="0"/>
            <wp:docPr id="5" name="image34.png"/>
            <a:graphic>
              <a:graphicData uri="http://schemas.openxmlformats.org/drawingml/2006/picture">
                <pic:pic>
                  <pic:nvPicPr>
                    <pic:cNvPr id="0" name="image34.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 https://atlas.cid.harvard.edu/</w:t>
      </w:r>
    </w:p>
    <w:p w:rsidR="00000000" w:rsidDel="00000000" w:rsidP="00000000" w:rsidRDefault="00000000" w:rsidRPr="00000000" w14:paraId="00000003">
      <w:pPr>
        <w:pStyle w:val="Title"/>
        <w:keepNext w:val="0"/>
        <w:keepLines w:val="0"/>
        <w:spacing w:after="0" w:before="320" w:line="24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spacing w:after="0" w:before="320" w:line="240" w:lineRule="auto"/>
        <w:rPr>
          <w:rFonts w:ascii="Times New Roman" w:cs="Times New Roman" w:eastAsia="Times New Roman" w:hAnsi="Times New Roman"/>
          <w:sz w:val="24"/>
          <w:szCs w:val="24"/>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Kuwait</w:t>
      </w:r>
      <w:r w:rsidDel="00000000" w:rsidR="00000000" w:rsidRPr="00000000">
        <w:rPr>
          <w:rtl w:val="0"/>
        </w:rPr>
      </w:r>
    </w:p>
    <w:p w:rsidR="00000000" w:rsidDel="00000000" w:rsidP="00000000" w:rsidRDefault="00000000" w:rsidRPr="00000000" w14:paraId="00000005">
      <w:pPr>
        <w:spacing w:after="1440" w:line="288" w:lineRule="auto"/>
        <w:rPr>
          <w:rFonts w:ascii="PT Sans Narrow" w:cs="PT Sans Narrow" w:eastAsia="PT Sans Narrow" w:hAnsi="PT Sans Narrow"/>
          <w:color w:val="008575"/>
          <w:sz w:val="32"/>
          <w:szCs w:val="32"/>
        </w:rPr>
      </w:pPr>
      <w:r w:rsidDel="00000000" w:rsidR="00000000" w:rsidRPr="00000000">
        <w:rPr>
          <w:rFonts w:ascii="Arial Unicode MS" w:cs="Arial Unicode MS" w:eastAsia="Arial Unicode MS" w:hAnsi="Arial Unicode MS"/>
          <w:b w:val="1"/>
          <w:bCs w:val="1"/>
          <w:sz w:val="36"/>
          <w:szCs w:val="36"/>
          <w:rtl w:val="0"/>
        </w:rPr>
        <w:t xml:space="preserve">─</w:t>
      </w:r>
      <w:commentRangeStart w:id="0"/>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6">
      <w:pPr>
        <w:spacing w:after="1440" w:line="288"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Alex Chung, Alexandra Garcia, Kelly Mi, Alex Chung, Margarita Demkina, Javier Arevalo</w:t>
      </w:r>
      <w:commentRangeEnd w:id="0"/>
      <w:r w:rsidDel="00000000" w:rsidR="00000000" w:rsidRPr="00000000">
        <w:commentReference w:id="0"/>
      </w:r>
      <w:r w:rsidDel="00000000" w:rsidR="00000000" w:rsidRPr="00000000">
        <w:br w:type="page"/>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Kuwait</w:t>
      </w:r>
    </w:p>
    <w:p w:rsidR="00000000" w:rsidDel="00000000" w:rsidP="00000000" w:rsidRDefault="00000000" w:rsidRPr="00000000" w14:paraId="00000008">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A">
      <w:pPr>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w:t>
      </w:r>
      <w:ins w:author="Ryo Shibata" w:id="0" w:date="2023-04-17T21:20:09Z">
        <w:r w:rsidDel="00000000" w:rsidR="00000000" w:rsidRPr="00000000">
          <w:rPr>
            <w:rFonts w:ascii="Times New Roman" w:cs="Times New Roman" w:eastAsia="Times New Roman" w:hAnsi="Times New Roman"/>
            <w:sz w:val="24"/>
            <w:szCs w:val="24"/>
            <w:rtl w:val="0"/>
            <w:rPrChange w:author="Ryo Shibata" w:id="1" w:date="2023-04-17T21:20:09Z">
              <w:rPr>
                <w:rFonts w:ascii="Times New Roman" w:cs="Times New Roman" w:eastAsia="Times New Roman" w:hAnsi="Times New Roman"/>
                <w:sz w:val="24"/>
                <w:szCs w:val="24"/>
              </w:rPr>
            </w:rPrChange>
          </w:rPr>
          <w:t xml:space="preserve">explore</w:t>
        </w:r>
      </w:ins>
      <w:del w:author="Ryo Shibata" w:id="0" w:date="2023-04-17T21:20:09Z">
        <w:r w:rsidDel="00000000" w:rsidR="00000000" w:rsidRPr="00000000">
          <w:rPr>
            <w:rFonts w:ascii="Times New Roman" w:cs="Times New Roman" w:eastAsia="Times New Roman" w:hAnsi="Times New Roman"/>
            <w:sz w:val="24"/>
            <w:szCs w:val="24"/>
            <w:rtl w:val="0"/>
          </w:rPr>
          <w:delText xml:space="preserve">uncover</w:delText>
        </w:r>
      </w:del>
      <w:r w:rsidDel="00000000" w:rsidR="00000000" w:rsidRPr="00000000">
        <w:rPr>
          <w:rFonts w:ascii="Times New Roman" w:cs="Times New Roman" w:eastAsia="Times New Roman" w:hAnsi="Times New Roman"/>
          <w:sz w:val="24"/>
          <w:szCs w:val="24"/>
          <w:rtl w:val="0"/>
        </w:rPr>
        <w:t xml:space="preserve"> the economic path Kuwait </w:t>
      </w:r>
      <w:ins w:author="Ryo Shibata" w:id="2" w:date="2023-04-17T21:20:20Z">
        <w:r w:rsidDel="00000000" w:rsidR="00000000" w:rsidRPr="00000000">
          <w:rPr>
            <w:rFonts w:ascii="Times New Roman" w:cs="Times New Roman" w:eastAsia="Times New Roman" w:hAnsi="Times New Roman"/>
            <w:sz w:val="24"/>
            <w:szCs w:val="24"/>
            <w:rtl w:val="0"/>
          </w:rPr>
          <w:t xml:space="preserve">followed</w:t>
        </w:r>
      </w:ins>
      <w:del w:author="Ryo Shibata" w:id="2" w:date="2023-04-17T21:20:20Z">
        <w:r w:rsidDel="00000000" w:rsidR="00000000" w:rsidRPr="00000000">
          <w:rPr>
            <w:rFonts w:ascii="Times New Roman" w:cs="Times New Roman" w:eastAsia="Times New Roman" w:hAnsi="Times New Roman"/>
            <w:sz w:val="24"/>
            <w:szCs w:val="24"/>
            <w:rtl w:val="0"/>
          </w:rPr>
          <w:delText xml:space="preserve">went through</w:delText>
        </w:r>
      </w:del>
      <w:r w:rsidDel="00000000" w:rsidR="00000000" w:rsidRPr="00000000">
        <w:rPr>
          <w:rFonts w:ascii="Times New Roman" w:cs="Times New Roman" w:eastAsia="Times New Roman" w:hAnsi="Times New Roman"/>
          <w:sz w:val="24"/>
          <w:szCs w:val="24"/>
          <w:rtl w:val="0"/>
        </w:rPr>
        <w:t xml:space="preserve"> during the period from 2013 to 2018. Specifically, we </w:t>
      </w:r>
      <w:ins w:author="Ryo Shibata" w:id="3" w:date="2023-04-17T21:20:31Z">
        <w:r w:rsidDel="00000000" w:rsidR="00000000" w:rsidRPr="00000000">
          <w:rPr>
            <w:rFonts w:ascii="Times New Roman" w:cs="Times New Roman" w:eastAsia="Times New Roman" w:hAnsi="Times New Roman"/>
            <w:sz w:val="24"/>
            <w:szCs w:val="24"/>
            <w:rtl w:val="0"/>
          </w:rPr>
          <w:t xml:space="preserve">delve</w:t>
        </w:r>
      </w:ins>
      <w:del w:author="Ryo Shibata" w:id="3" w:date="2023-04-17T21:20:31Z">
        <w:r w:rsidDel="00000000" w:rsidR="00000000" w:rsidRPr="00000000">
          <w:rPr>
            <w:rFonts w:ascii="Times New Roman" w:cs="Times New Roman" w:eastAsia="Times New Roman" w:hAnsi="Times New Roman"/>
            <w:sz w:val="24"/>
            <w:szCs w:val="24"/>
            <w:rtl w:val="0"/>
          </w:rPr>
          <w:delText xml:space="preserve">dive</w:delText>
        </w:r>
      </w:del>
      <w:r w:rsidDel="00000000" w:rsidR="00000000" w:rsidRPr="00000000">
        <w:rPr>
          <w:rFonts w:ascii="Times New Roman" w:cs="Times New Roman" w:eastAsia="Times New Roman" w:hAnsi="Times New Roman"/>
          <w:sz w:val="24"/>
          <w:szCs w:val="24"/>
          <w:rtl w:val="0"/>
        </w:rPr>
        <w:t xml:space="preserve"> into the topic through a macroeconomic overview of </w:t>
      </w:r>
      <w:ins w:author="Ryo Shibata" w:id="4" w:date="2023-04-17T21:20:41Z">
        <w:r w:rsidDel="00000000" w:rsidR="00000000" w:rsidRPr="00000000">
          <w:rPr>
            <w:rFonts w:ascii="Times New Roman" w:cs="Times New Roman" w:eastAsia="Times New Roman" w:hAnsi="Times New Roman"/>
            <w:sz w:val="24"/>
            <w:szCs w:val="24"/>
            <w:rtl w:val="0"/>
          </w:rPr>
          <w:t xml:space="preserve">Kuwait</w:t>
        </w:r>
      </w:ins>
      <w:del w:author="Ryo Shibata" w:id="4" w:date="2023-04-17T21:20:41Z">
        <w:r w:rsidDel="00000000" w:rsidR="00000000" w:rsidRPr="00000000">
          <w:rPr>
            <w:rFonts w:ascii="Times New Roman" w:cs="Times New Roman" w:eastAsia="Times New Roman" w:hAnsi="Times New Roman"/>
            <w:sz w:val="24"/>
            <w:szCs w:val="24"/>
            <w:rtl w:val="0"/>
          </w:rPr>
          <w:delText xml:space="preserve">Finland</w:delText>
        </w:r>
      </w:del>
      <w:r w:rsidDel="00000000" w:rsidR="00000000" w:rsidRPr="00000000">
        <w:rPr>
          <w:rFonts w:ascii="Times New Roman" w:cs="Times New Roman" w:eastAsia="Times New Roman" w:hAnsi="Times New Roman"/>
          <w:sz w:val="24"/>
          <w:szCs w:val="24"/>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demonstrated a relatively low level of economic growth with an average annual GDP growth rate of 1.54%, concurrent with a decrease in economic complexity as compared with other major developed economies. Average annual GDP growth increased to 3.4% in 2021</w:t>
      </w:r>
      <w:ins w:author="Ryo Shibata" w:id="5" w:date="2023-04-17T21:20:49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and its economic complexity decreased as a direct result of the pandemic, in line with other major developed economies during this time period.  </w:t>
      </w: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progress during the period can be partially explained through analysis of the economic and product complexity structure of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on the industry group level. The product classification system we adopt allows us to measure the realized development for various industry groups and to observe that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consistently relied on developing the Energy Drilling and Mining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can further its gains by prioritizing High Complexity Products and Daily Instruments. We further note that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has a relatively mismatched development strategy that indicates a moderately low (compared to other developed countries such as Turkey) level of structural optimality on the complexity level, having an adjusted R-square of around 5.38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significant positive correlation exists between five-year GDP growth and the structural optimality index of an economy as we define and calculate, but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has a suboptimal growth experience as compared with fast-growing economies both on a regional scale and on a global scale. However, the country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2">
      <w:pPr>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 to </w:t>
      </w:r>
      <w:ins w:author="Ryo Shibata" w:id="6" w:date="2023-04-17T21:20:57Z">
        <w:r w:rsidDel="00000000" w:rsidR="00000000" w:rsidRPr="00000000">
          <w:rPr>
            <w:rFonts w:ascii="Times New Roman" w:cs="Times New Roman" w:eastAsia="Times New Roman" w:hAnsi="Times New Roman"/>
            <w:sz w:val="24"/>
            <w:szCs w:val="24"/>
            <w:rtl w:val="0"/>
          </w:rPr>
          <w:t xml:space="preserve">explore</w:t>
        </w:r>
      </w:ins>
      <w:del w:author="Ryo Shibata" w:id="6" w:date="2023-04-17T21:20:57Z">
        <w:r w:rsidDel="00000000" w:rsidR="00000000" w:rsidRPr="00000000">
          <w:rPr>
            <w:rFonts w:ascii="Times New Roman" w:cs="Times New Roman" w:eastAsia="Times New Roman" w:hAnsi="Times New Roman"/>
            <w:sz w:val="24"/>
            <w:szCs w:val="24"/>
            <w:rtl w:val="0"/>
          </w:rPr>
          <w:delText xml:space="preserve">uncover</w:delText>
        </w:r>
      </w:del>
      <w:r w:rsidDel="00000000" w:rsidR="00000000" w:rsidRPr="00000000">
        <w:rPr>
          <w:rFonts w:ascii="Times New Roman" w:cs="Times New Roman" w:eastAsia="Times New Roman" w:hAnsi="Times New Roman"/>
          <w:sz w:val="24"/>
          <w:szCs w:val="24"/>
          <w:rtl w:val="0"/>
        </w:rPr>
        <w:t xml:space="preserve"> the economic path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w:t>
      </w:r>
      <w:ins w:author="Ryo Shibata" w:id="7" w:date="2023-04-17T21:21:03Z">
        <w:r w:rsidDel="00000000" w:rsidR="00000000" w:rsidRPr="00000000">
          <w:rPr>
            <w:rFonts w:ascii="Times New Roman" w:cs="Times New Roman" w:eastAsia="Times New Roman" w:hAnsi="Times New Roman"/>
            <w:sz w:val="24"/>
            <w:szCs w:val="24"/>
            <w:rtl w:val="0"/>
          </w:rPr>
          <w:t xml:space="preserve">followed</w:t>
        </w:r>
      </w:ins>
      <w:del w:author="Ryo Shibata" w:id="7" w:date="2023-04-17T21:21:03Z">
        <w:r w:rsidDel="00000000" w:rsidR="00000000" w:rsidRPr="00000000">
          <w:rPr>
            <w:rFonts w:ascii="Times New Roman" w:cs="Times New Roman" w:eastAsia="Times New Roman" w:hAnsi="Times New Roman"/>
            <w:sz w:val="24"/>
            <w:szCs w:val="24"/>
            <w:rtl w:val="0"/>
          </w:rPr>
          <w:delText xml:space="preserve">went through</w:delText>
        </w:r>
      </w:del>
      <w:r w:rsidDel="00000000" w:rsidR="00000000" w:rsidRPr="00000000">
        <w:rPr>
          <w:rFonts w:ascii="Times New Roman" w:cs="Times New Roman" w:eastAsia="Times New Roman" w:hAnsi="Times New Roman"/>
          <w:sz w:val="24"/>
          <w:szCs w:val="24"/>
          <w:rtl w:val="0"/>
        </w:rPr>
        <w:t xml:space="preserve"> during the period from 2013 to 2018</w:t>
      </w:r>
      <w:del w:author="Ryo Shibata" w:id="8" w:date="2023-04-17T21:21:08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and the impact of COVID-19 on its economic development as observed in 2021. Specifically, we </w:t>
      </w:r>
      <w:ins w:author="Ryo Shibata" w:id="9" w:date="2023-04-17T21:21:24Z">
        <w:r w:rsidDel="00000000" w:rsidR="00000000" w:rsidRPr="00000000">
          <w:rPr>
            <w:rFonts w:ascii="Times New Roman" w:cs="Times New Roman" w:eastAsia="Times New Roman" w:hAnsi="Times New Roman"/>
            <w:sz w:val="24"/>
            <w:szCs w:val="24"/>
            <w:rtl w:val="0"/>
          </w:rPr>
          <w:t xml:space="preserve">delve</w:t>
        </w:r>
      </w:ins>
      <w:del w:author="Ryo Shibata" w:id="9" w:date="2023-04-17T21:21:24Z">
        <w:r w:rsidDel="00000000" w:rsidR="00000000" w:rsidRPr="00000000">
          <w:rPr>
            <w:rFonts w:ascii="Times New Roman" w:cs="Times New Roman" w:eastAsia="Times New Roman" w:hAnsi="Times New Roman"/>
            <w:sz w:val="24"/>
            <w:szCs w:val="24"/>
            <w:rtl w:val="0"/>
          </w:rPr>
          <w:delText xml:space="preserve">dive</w:delText>
        </w:r>
      </w:del>
      <w:r w:rsidDel="00000000" w:rsidR="00000000" w:rsidRPr="00000000">
        <w:rPr>
          <w:rFonts w:ascii="Times New Roman" w:cs="Times New Roman" w:eastAsia="Times New Roman" w:hAnsi="Times New Roman"/>
          <w:sz w:val="24"/>
          <w:szCs w:val="24"/>
          <w:rtl w:val="0"/>
        </w:rPr>
        <w:t xml:space="preserve"> into the topic through a macroeconomic overview of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from the perspective of Gross Domestic Product (GDP) and Economic Complexity Index (ECI), which reflect countries’ production capability and production structure, respectively. We then analyze the industrial framework </w:t>
      </w:r>
      <w:ins w:author="Ryo Shibata" w:id="10" w:date="2023-04-17T21:21:32Z">
        <w:r w:rsidDel="00000000" w:rsidR="00000000" w:rsidRPr="00000000">
          <w:rPr>
            <w:rFonts w:ascii="Times New Roman" w:cs="Times New Roman" w:eastAsia="Times New Roman" w:hAnsi="Times New Roman"/>
            <w:sz w:val="24"/>
            <w:szCs w:val="24"/>
            <w:rtl w:val="0"/>
          </w:rPr>
          <w:t xml:space="preserve">for</w:t>
        </w:r>
      </w:ins>
      <w:del w:author="Ryo Shibata" w:id="10" w:date="2023-04-17T21:21:32Z">
        <w:r w:rsidDel="00000000" w:rsidR="00000000" w:rsidRPr="00000000">
          <w:rPr>
            <w:rFonts w:ascii="Times New Roman" w:cs="Times New Roman" w:eastAsia="Times New Roman" w:hAnsi="Times New Roman"/>
            <w:sz w:val="24"/>
            <w:szCs w:val="24"/>
            <w:rtl w:val="0"/>
          </w:rPr>
          <w:delText xml:space="preserve">of</w:delText>
        </w:r>
      </w:del>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6">
      <w:pPr>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illustrates the time-series GDP results for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and three of its peer countries (</w:t>
      </w:r>
      <w:ins w:author="Ryo Shibata" w:id="11" w:date="2023-04-17T21:23:32Z">
        <w:r w:rsidDel="00000000" w:rsidR="00000000" w:rsidRPr="00000000">
          <w:rPr>
            <w:rFonts w:ascii="Times New Roman" w:cs="Times New Roman" w:eastAsia="Times New Roman" w:hAnsi="Times New Roman"/>
            <w:sz w:val="24"/>
            <w:szCs w:val="24"/>
            <w:rtl w:val="0"/>
          </w:rPr>
          <w:t xml:space="preserve">Sauda Arabia</w:t>
        </w:r>
      </w:ins>
      <w:del w:author="Ryo Shibata" w:id="11" w:date="2023-04-17T21:23:32Z">
        <w:r w:rsidDel="00000000" w:rsidR="00000000" w:rsidRPr="00000000">
          <w:rPr>
            <w:rFonts w:ascii="Times New Roman" w:cs="Times New Roman" w:eastAsia="Times New Roman" w:hAnsi="Times New Roman"/>
            <w:sz w:val="24"/>
            <w:szCs w:val="24"/>
            <w:rtl w:val="0"/>
          </w:rPr>
          <w:delText xml:space="preserve">Qatar</w:delText>
        </w:r>
      </w:del>
      <w:r w:rsidDel="00000000" w:rsidR="00000000" w:rsidRPr="00000000">
        <w:rPr>
          <w:rFonts w:ascii="Times New Roman" w:cs="Times New Roman" w:eastAsia="Times New Roman" w:hAnsi="Times New Roman"/>
          <w:sz w:val="24"/>
          <w:szCs w:val="24"/>
          <w:rtl w:val="0"/>
        </w:rPr>
        <w:t xml:space="preserve">, </w:t>
      </w:r>
      <w:ins w:author="Ryo Shibata" w:id="12" w:date="2023-04-17T21:23:37Z">
        <w:r w:rsidDel="00000000" w:rsidR="00000000" w:rsidRPr="00000000">
          <w:rPr>
            <w:rFonts w:ascii="Times New Roman" w:cs="Times New Roman" w:eastAsia="Times New Roman" w:hAnsi="Times New Roman"/>
            <w:sz w:val="24"/>
            <w:szCs w:val="24"/>
            <w:rtl w:val="0"/>
          </w:rPr>
          <w:t xml:space="preserve">United Arab Emirates</w:t>
        </w:r>
      </w:ins>
      <w:del w:author="Ryo Shibata" w:id="12" w:date="2023-04-17T21:23:37Z">
        <w:r w:rsidDel="00000000" w:rsidR="00000000" w:rsidRPr="00000000">
          <w:rPr>
            <w:rFonts w:ascii="Times New Roman" w:cs="Times New Roman" w:eastAsia="Times New Roman" w:hAnsi="Times New Roman"/>
            <w:sz w:val="24"/>
            <w:szCs w:val="24"/>
            <w:rtl w:val="0"/>
          </w:rPr>
          <w:delText xml:space="preserve">Saudi Arabia</w:delText>
        </w:r>
      </w:del>
      <w:r w:rsidDel="00000000" w:rsidR="00000000" w:rsidRPr="00000000">
        <w:rPr>
          <w:rFonts w:ascii="Times New Roman" w:cs="Times New Roman" w:eastAsia="Times New Roman" w:hAnsi="Times New Roman"/>
          <w:sz w:val="24"/>
          <w:szCs w:val="24"/>
          <w:rtl w:val="0"/>
        </w:rPr>
        <w:t xml:space="preserve">, and </w:t>
      </w:r>
      <w:ins w:author="Ryo Shibata" w:id="13" w:date="2023-04-17T21:23:47Z">
        <w:r w:rsidDel="00000000" w:rsidR="00000000" w:rsidRPr="00000000">
          <w:rPr>
            <w:rFonts w:ascii="Times New Roman" w:cs="Times New Roman" w:eastAsia="Times New Roman" w:hAnsi="Times New Roman"/>
            <w:sz w:val="24"/>
            <w:szCs w:val="24"/>
            <w:rtl w:val="0"/>
          </w:rPr>
          <w:t xml:space="preserve">Turkey</w:t>
        </w:r>
      </w:ins>
      <w:del w:author="Ryo Shibata" w:id="13" w:date="2023-04-17T21:23:47Z">
        <w:r w:rsidDel="00000000" w:rsidR="00000000" w:rsidRPr="00000000">
          <w:rPr>
            <w:rFonts w:ascii="Times New Roman" w:cs="Times New Roman" w:eastAsia="Times New Roman" w:hAnsi="Times New Roman"/>
            <w:sz w:val="24"/>
            <w:szCs w:val="24"/>
            <w:rtl w:val="0"/>
          </w:rPr>
          <w:delText xml:space="preserve">the United States</w:delText>
        </w:r>
      </w:del>
      <w:r w:rsidDel="00000000" w:rsidR="00000000" w:rsidRPr="00000000">
        <w:rPr>
          <w:rFonts w:ascii="Times New Roman" w:cs="Times New Roman" w:eastAsia="Times New Roman" w:hAnsi="Times New Roman"/>
          <w:sz w:val="24"/>
          <w:szCs w:val="24"/>
          <w:rtl w:val="0"/>
        </w:rPr>
        <w:t xml:space="preserve">) from 2013-2018. In contrast to the other countries, which generally displayed either constant or upward</w:t>
      </w:r>
      <w:del w:author="Ryo Shibata" w:id="14" w:date="2023-04-17T21:21:38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growth over all years,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had a noticeable dip in GDP from 2014-2015. Additionally, </w:t>
      </w:r>
      <w:r w:rsidDel="00000000" w:rsidR="00000000" w:rsidRPr="00000000">
        <w:rPr>
          <w:rFonts w:ascii="Times New Roman" w:cs="Times New Roman" w:eastAsia="Times New Roman" w:hAnsi="Times New Roman"/>
          <w:sz w:val="24"/>
          <w:szCs w:val="24"/>
          <w:rtl w:val="0"/>
        </w:rPr>
        <w:t xml:space="preserve">Kuwait’s</w:t>
      </w:r>
      <w:r w:rsidDel="00000000" w:rsidR="00000000" w:rsidRPr="00000000">
        <w:rPr>
          <w:rFonts w:ascii="Times New Roman" w:cs="Times New Roman" w:eastAsia="Times New Roman" w:hAnsi="Times New Roman"/>
          <w:sz w:val="24"/>
          <w:szCs w:val="24"/>
          <w:rtl w:val="0"/>
        </w:rPr>
        <w:t xml:space="preserve"> average annual growth rate of 1.54</w:t>
      </w:r>
      <w:r w:rsidDel="00000000" w:rsidR="00000000" w:rsidRPr="00000000">
        <w:rPr>
          <w:rFonts w:ascii="Times New Roman" w:cs="Times New Roman" w:eastAsia="Times New Roman" w:hAnsi="Times New Roman"/>
          <w:sz w:val="24"/>
          <w:szCs w:val="24"/>
          <w:rtl w:val="0"/>
        </w:rPr>
        <w:t xml:space="preserve">% over the five-year period is lower relative to its peers, </w:t>
      </w:r>
      <w:commentRangeStart w:id="1"/>
      <w:r w:rsidDel="00000000" w:rsidR="00000000" w:rsidRPr="00000000">
        <w:rPr>
          <w:rFonts w:ascii="Times New Roman" w:cs="Times New Roman" w:eastAsia="Times New Roman" w:hAnsi="Times New Roman"/>
          <w:sz w:val="24"/>
          <w:szCs w:val="24"/>
          <w:rtl w:val="0"/>
        </w:rPr>
        <w:t xml:space="preserve">which are 3.22%, 3.88%, and 5.41% for </w:t>
      </w:r>
      <w:ins w:author="Ryo Shibata" w:id="15" w:date="2023-04-17T21:25:09Z">
        <w:r w:rsidDel="00000000" w:rsidR="00000000" w:rsidRPr="00000000">
          <w:rPr>
            <w:rFonts w:ascii="Times New Roman" w:cs="Times New Roman" w:eastAsia="Times New Roman" w:hAnsi="Times New Roman"/>
            <w:sz w:val="24"/>
            <w:szCs w:val="24"/>
            <w:rtl w:val="0"/>
          </w:rPr>
          <w:t xml:space="preserve">United Arab Emirates</w:t>
        </w:r>
      </w:ins>
      <w:del w:author="Ryo Shibata" w:id="15" w:date="2023-04-17T21:25:09Z">
        <w:r w:rsidDel="00000000" w:rsidR="00000000" w:rsidRPr="00000000">
          <w:rPr>
            <w:rFonts w:ascii="Times New Roman" w:cs="Times New Roman" w:eastAsia="Times New Roman" w:hAnsi="Times New Roman"/>
            <w:sz w:val="24"/>
            <w:szCs w:val="24"/>
            <w:rtl w:val="0"/>
          </w:rPr>
          <w:delText xml:space="preserve">Sweden</w:delText>
        </w:r>
      </w:del>
      <w:r w:rsidDel="00000000" w:rsidR="00000000" w:rsidRPr="00000000">
        <w:rPr>
          <w:rFonts w:ascii="Times New Roman" w:cs="Times New Roman" w:eastAsia="Times New Roman" w:hAnsi="Times New Roman"/>
          <w:sz w:val="24"/>
          <w:szCs w:val="24"/>
          <w:rtl w:val="0"/>
        </w:rPr>
        <w:t xml:space="preserve">, </w:t>
      </w:r>
      <w:ins w:author="Ryo Shibata" w:id="16" w:date="2023-04-17T21:25:21Z">
        <w:r w:rsidDel="00000000" w:rsidR="00000000" w:rsidRPr="00000000">
          <w:rPr>
            <w:rFonts w:ascii="Times New Roman" w:cs="Times New Roman" w:eastAsia="Times New Roman" w:hAnsi="Times New Roman"/>
            <w:sz w:val="24"/>
            <w:szCs w:val="24"/>
            <w:rtl w:val="0"/>
          </w:rPr>
          <w:t xml:space="preserve">Saudi Arabia</w:t>
        </w:r>
      </w:ins>
      <w:del w:author="Ryo Shibata" w:id="16" w:date="2023-04-17T21:25:21Z">
        <w:r w:rsidDel="00000000" w:rsidR="00000000" w:rsidRPr="00000000">
          <w:rPr>
            <w:rFonts w:ascii="Times New Roman" w:cs="Times New Roman" w:eastAsia="Times New Roman" w:hAnsi="Times New Roman"/>
            <w:sz w:val="24"/>
            <w:szCs w:val="24"/>
            <w:rtl w:val="0"/>
          </w:rPr>
          <w:delText xml:space="preserve">Norway</w:delText>
        </w:r>
      </w:del>
      <w:r w:rsidDel="00000000" w:rsidR="00000000" w:rsidRPr="00000000">
        <w:rPr>
          <w:rFonts w:ascii="Times New Roman" w:cs="Times New Roman" w:eastAsia="Times New Roman" w:hAnsi="Times New Roman"/>
          <w:sz w:val="24"/>
          <w:szCs w:val="24"/>
          <w:rtl w:val="0"/>
        </w:rPr>
        <w:t xml:space="preserve">, and </w:t>
      </w:r>
      <w:ins w:author="Ryo Shibata" w:id="17" w:date="2023-04-17T21:25:28Z">
        <w:r w:rsidDel="00000000" w:rsidR="00000000" w:rsidRPr="00000000">
          <w:rPr>
            <w:rFonts w:ascii="Times New Roman" w:cs="Times New Roman" w:eastAsia="Times New Roman" w:hAnsi="Times New Roman"/>
            <w:sz w:val="24"/>
            <w:szCs w:val="24"/>
            <w:rtl w:val="0"/>
          </w:rPr>
          <w:t xml:space="preserve">Turkey</w:t>
        </w:r>
      </w:ins>
      <w:del w:author="Ryo Shibata" w:id="17" w:date="2023-04-17T21:25:28Z">
        <w:r w:rsidDel="00000000" w:rsidR="00000000" w:rsidRPr="00000000">
          <w:rPr>
            <w:rFonts w:ascii="Times New Roman" w:cs="Times New Roman" w:eastAsia="Times New Roman" w:hAnsi="Times New Roman"/>
            <w:sz w:val="24"/>
            <w:szCs w:val="24"/>
            <w:rtl w:val="0"/>
          </w:rPr>
          <w:delText xml:space="preserve">Denmark</w:delText>
        </w:r>
      </w:del>
      <w:r w:rsidDel="00000000" w:rsidR="00000000" w:rsidRPr="00000000">
        <w:rPr>
          <w:rFonts w:ascii="Times New Roman" w:cs="Times New Roman" w:eastAsia="Times New Roman" w:hAnsi="Times New Roman"/>
          <w:sz w:val="24"/>
          <w:szCs w:val="24"/>
          <w:rtl w:val="0"/>
        </w:rPr>
        <w:t xml:space="preserve"> respectively.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9">
      <w:pPr>
        <w:spacing w:line="240" w:lineRule="auto"/>
        <w:jc w:val="center"/>
        <w:rPr>
          <w:b w:val="1"/>
          <w:bCs w:val="1"/>
        </w:rPr>
      </w:pPr>
      <w:r w:rsidDel="00000000" w:rsidR="00000000" w:rsidRPr="00000000">
        <w:rPr>
          <w:rFonts w:ascii="Times New Roman" w:cs="Times New Roman" w:eastAsia="Times New Roman" w:hAnsi="Times New Roman"/>
          <w:sz w:val="24"/>
          <w:szCs w:val="24"/>
          <w:rtl w:val="0"/>
        </w:rPr>
        <w:tab/>
      </w:r>
      <w:r w:rsidDel="00000000" w:rsidR="00000000" w:rsidRPr="00000000">
        <w:rPr>
          <w:b w:val="1"/>
          <w:bCs w:val="1"/>
        </w:rPr>
        <w:drawing>
          <wp:inline distB="114300" distT="114300" distL="114300" distR="114300">
            <wp:extent cx="4471988" cy="2946557"/>
            <wp:effectExtent b="0" l="0" r="0" t="0"/>
            <wp:docPr id="9" name="image16.jpg"/>
            <a:graphic>
              <a:graphicData uri="http://schemas.openxmlformats.org/drawingml/2006/picture">
                <pic:pic>
                  <pic:nvPicPr>
                    <pic:cNvPr id="0" name="image16.jpg"/>
                    <pic:cNvPicPr preferRelativeResize="0"/>
                  </pic:nvPicPr>
                  <pic:blipFill>
                    <a:blip r:embed="rId9"/>
                    <a:srcRect b="0" l="0" r="0" t="0"/>
                    <a:stretch>
                      <a:fillRect/>
                    </a:stretch>
                  </pic:blipFill>
                  <pic:spPr>
                    <a:xfrm>
                      <a:off x="0" y="0"/>
                      <a:ext cx="4471988" cy="294655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1: GDP Comparison Among Peer Countries (2013-2018)</w:t>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illustrates the time series GDP results </w:t>
      </w:r>
      <w:ins w:author="Ryo Shibata" w:id="18" w:date="2023-04-17T21:29:32Z">
        <w:r w:rsidDel="00000000" w:rsidR="00000000" w:rsidRPr="00000000">
          <w:rPr>
            <w:rFonts w:ascii="Times New Roman" w:cs="Times New Roman" w:eastAsia="Times New Roman" w:hAnsi="Times New Roman"/>
            <w:sz w:val="24"/>
            <w:szCs w:val="24"/>
            <w:rtl w:val="0"/>
          </w:rPr>
          <w:t xml:space="preserve">from</w:t>
        </w:r>
      </w:ins>
      <w:del w:author="Ryo Shibata" w:id="18" w:date="2023-04-17T21:29:32Z">
        <w:r w:rsidDel="00000000" w:rsidR="00000000" w:rsidRPr="00000000">
          <w:rPr>
            <w:rFonts w:ascii="Times New Roman" w:cs="Times New Roman" w:eastAsia="Times New Roman" w:hAnsi="Times New Roman"/>
            <w:sz w:val="24"/>
            <w:szCs w:val="24"/>
            <w:rtl w:val="0"/>
          </w:rPr>
          <w:delText xml:space="preserve">in</w:delText>
        </w:r>
      </w:del>
      <w:r w:rsidDel="00000000" w:rsidR="00000000" w:rsidRPr="00000000">
        <w:rPr>
          <w:rFonts w:ascii="Times New Roman" w:cs="Times New Roman" w:eastAsia="Times New Roman" w:hAnsi="Times New Roman"/>
          <w:sz w:val="24"/>
          <w:szCs w:val="24"/>
          <w:rtl w:val="0"/>
        </w:rPr>
        <w:t xml:space="preserve"> 2019-2021. Both Kuwait and its comparable countries experienced a very similar trend</w:t>
      </w:r>
      <w:ins w:author="Ryo Shibata" w:id="19" w:date="2023-04-17T21:29:38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with a slight decrease in GDP from 2019 to 2020</w:t>
      </w:r>
      <w:ins w:author="Ryo Shibata" w:id="20" w:date="2023-04-17T21:29:42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followed by a strong recovery </w:t>
      </w:r>
      <w:ins w:author="Ryo Shibata" w:id="21" w:date="2023-04-17T21:29:48Z">
        <w:r w:rsidDel="00000000" w:rsidR="00000000" w:rsidRPr="00000000">
          <w:rPr>
            <w:rFonts w:ascii="Times New Roman" w:cs="Times New Roman" w:eastAsia="Times New Roman" w:hAnsi="Times New Roman"/>
            <w:sz w:val="24"/>
            <w:szCs w:val="24"/>
            <w:rtl w:val="0"/>
          </w:rPr>
          <w:t xml:space="preserve">in</w:t>
        </w:r>
      </w:ins>
      <w:del w:author="Ryo Shibata" w:id="21" w:date="2023-04-17T21:29:48Z">
        <w:r w:rsidDel="00000000" w:rsidR="00000000" w:rsidRPr="00000000">
          <w:rPr>
            <w:rFonts w:ascii="Times New Roman" w:cs="Times New Roman" w:eastAsia="Times New Roman" w:hAnsi="Times New Roman"/>
            <w:sz w:val="24"/>
            <w:szCs w:val="24"/>
            <w:rtl w:val="0"/>
          </w:rPr>
          <w:delText xml:space="preserve">by</w:delText>
        </w:r>
      </w:del>
      <w:r w:rsidDel="00000000" w:rsidR="00000000" w:rsidRPr="00000000">
        <w:rPr>
          <w:rFonts w:ascii="Times New Roman" w:cs="Times New Roman" w:eastAsia="Times New Roman" w:hAnsi="Times New Roman"/>
          <w:sz w:val="24"/>
          <w:szCs w:val="24"/>
          <w:rtl w:val="0"/>
        </w:rPr>
        <w:t xml:space="preserve"> 2021. The initial decrease can be attributed to the impact of COVID-19 and the onset of the pandemic. However, all countries were able to not only recover from the initial decline seen in 2020</w:t>
      </w:r>
      <w:del w:author="Ryo Shibata" w:id="22" w:date="2023-04-17T21:29:55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but </w:t>
      </w:r>
      <w:del w:author="Ryo Shibata" w:id="23" w:date="2023-04-17T21:29:59Z">
        <w:r w:rsidDel="00000000" w:rsidR="00000000" w:rsidRPr="00000000">
          <w:rPr>
            <w:rFonts w:ascii="Times New Roman" w:cs="Times New Roman" w:eastAsia="Times New Roman" w:hAnsi="Times New Roman"/>
            <w:sz w:val="24"/>
            <w:szCs w:val="24"/>
            <w:rtl w:val="0"/>
          </w:rPr>
          <w:delText xml:space="preserve">to</w:delText>
        </w:r>
      </w:del>
      <w:r w:rsidDel="00000000" w:rsidR="00000000" w:rsidRPr="00000000">
        <w:rPr>
          <w:rFonts w:ascii="Times New Roman" w:cs="Times New Roman" w:eastAsia="Times New Roman" w:hAnsi="Times New Roman"/>
          <w:sz w:val="24"/>
          <w:szCs w:val="24"/>
          <w:rtl w:val="0"/>
        </w:rPr>
        <w:t xml:space="preserve"> also increase their GDP to higher levels than before the pandemic. This is a strong indication that Kuwait and its comparable countries were successful in handling the economic challenges of the pandemic. </w:t>
      </w:r>
    </w:p>
    <w:p w:rsidR="00000000" w:rsidDel="00000000" w:rsidP="00000000" w:rsidRDefault="00000000" w:rsidRPr="00000000" w14:paraId="00000020">
      <w:pPr>
        <w:spacing w:line="24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161925</wp:posOffset>
            </wp:positionV>
            <wp:extent cx="4538663" cy="3047595"/>
            <wp:effectExtent b="0" l="0" r="0" t="0"/>
            <wp:wrapSquare wrapText="bothSides" distB="114300" distT="114300" distL="114300" distR="114300"/>
            <wp:docPr id="1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38663" cy="3047595"/>
                    </a:xfrm>
                    <a:prstGeom prst="rect"/>
                    <a:ln/>
                  </pic:spPr>
                </pic:pic>
              </a:graphicData>
            </a:graphic>
          </wp:anchor>
        </w:drawing>
      </w:r>
    </w:p>
    <w:p w:rsidR="00000000" w:rsidDel="00000000" w:rsidP="00000000" w:rsidRDefault="00000000" w:rsidRPr="00000000" w14:paraId="0000002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GDP Comparison Among Leading Economies (2019-2021)</w:t>
      </w:r>
    </w:p>
    <w:p w:rsidR="00000000" w:rsidDel="00000000" w:rsidP="00000000" w:rsidRDefault="00000000" w:rsidRPr="00000000" w14:paraId="0000003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growth pattern for </w:t>
      </w:r>
      <w:ins w:author="Ryo Shibata" w:id="24" w:date="2023-04-17T21:30:08Z">
        <w:r w:rsidDel="00000000" w:rsidR="00000000" w:rsidRPr="00000000">
          <w:rPr>
            <w:rFonts w:ascii="Times New Roman" w:cs="Times New Roman" w:eastAsia="Times New Roman" w:hAnsi="Times New Roman"/>
            <w:sz w:val="24"/>
            <w:szCs w:val="24"/>
            <w:rtl w:val="0"/>
          </w:rPr>
          <w:t xml:space="preserve">Kuwait</w:t>
        </w:r>
      </w:ins>
      <w:del w:author="Ryo Shibata" w:id="24" w:date="2023-04-17T21:30:08Z">
        <w:r w:rsidDel="00000000" w:rsidR="00000000" w:rsidRPr="00000000">
          <w:rPr>
            <w:rFonts w:ascii="Times New Roman" w:cs="Times New Roman" w:eastAsia="Times New Roman" w:hAnsi="Times New Roman"/>
            <w:sz w:val="24"/>
            <w:szCs w:val="24"/>
            <w:rtl w:val="0"/>
          </w:rPr>
          <w:delText xml:space="preserve">Finland</w:delText>
        </w:r>
      </w:del>
      <w:r w:rsidDel="00000000" w:rsidR="00000000" w:rsidRPr="00000000">
        <w:rPr>
          <w:rFonts w:ascii="Times New Roman" w:cs="Times New Roman" w:eastAsia="Times New Roman" w:hAnsi="Times New Roman"/>
          <w:sz w:val="24"/>
          <w:szCs w:val="24"/>
          <w:rtl w:val="0"/>
        </w:rPr>
        <w:t xml:space="preserve">. As illustrated in Figure 3 below, Kuwait (76.91% ECI change) exhibited an increase in terms of its production capability from 2013 to 2018, to a much smaller extent than Turkey (473.18%) compared to decreases in the United Arab Emirates (-18.38%) and Turkey (-21.27%). </w:t>
      </w:r>
      <w:r w:rsidDel="00000000" w:rsidR="00000000" w:rsidRPr="00000000">
        <w:rPr>
          <w:rFonts w:ascii="Times New Roman" w:cs="Times New Roman" w:eastAsia="Times New Roman" w:hAnsi="Times New Roman"/>
          <w:sz w:val="24"/>
          <w:szCs w:val="24"/>
          <w:rtl w:val="0"/>
        </w:rPr>
        <w:t xml:space="preserve">Ultimately, Kuwait performs moderately amongst its peer country set, as it displays a low GDP growth rate and relatively median ECI change across the period.</w:t>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2160" w:firstLine="0"/>
        <w:rPr>
          <w:rFonts w:ascii="Times New Roman" w:cs="Times New Roman" w:eastAsia="Times New Roman" w:hAnsi="Times New Roman"/>
          <w:sz w:val="24"/>
          <w:szCs w:val="24"/>
          <w:highlight w:val="yellow"/>
        </w:rPr>
      </w:pPr>
      <w:r w:rsidDel="00000000" w:rsidR="00000000" w:rsidRPr="00000000">
        <w:rPr/>
        <w:drawing>
          <wp:inline distB="114300" distT="114300" distL="114300" distR="114300">
            <wp:extent cx="3459398" cy="2239417"/>
            <wp:effectExtent b="0" l="0" r="0" t="0"/>
            <wp:docPr id="26" name="image28.jpg"/>
            <a:graphic>
              <a:graphicData uri="http://schemas.openxmlformats.org/drawingml/2006/picture">
                <pic:pic>
                  <pic:nvPicPr>
                    <pic:cNvPr id="0" name="image28.jpg"/>
                    <pic:cNvPicPr preferRelativeResize="0"/>
                  </pic:nvPicPr>
                  <pic:blipFill>
                    <a:blip r:embed="rId11"/>
                    <a:srcRect b="0" l="0" r="0" t="0"/>
                    <a:stretch>
                      <a:fillRect/>
                    </a:stretch>
                  </pic:blipFill>
                  <pic:spPr>
                    <a:xfrm>
                      <a:off x="0" y="0"/>
                      <a:ext cx="3459398" cy="223941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3: ECI Comparison (2013-2018)</w:t>
      </w:r>
    </w:p>
    <w:p w:rsidR="00000000" w:rsidDel="00000000" w:rsidP="00000000" w:rsidRDefault="00000000" w:rsidRPr="00000000" w14:paraId="0000003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shown in Figure 4, Kuwait’s ECI did not </w:t>
      </w:r>
      <w:del w:author="Ryo Shibata" w:id="25" w:date="2023-04-17T21:31:53Z">
        <w:r w:rsidDel="00000000" w:rsidR="00000000" w:rsidRPr="00000000">
          <w:rPr>
            <w:rFonts w:ascii="Times New Roman" w:cs="Times New Roman" w:eastAsia="Times New Roman" w:hAnsi="Times New Roman"/>
            <w:sz w:val="24"/>
            <w:szCs w:val="24"/>
            <w:rtl w:val="0"/>
          </w:rPr>
          <w:delText xml:space="preserve">drastically </w:delText>
        </w:r>
      </w:del>
      <w:r w:rsidDel="00000000" w:rsidR="00000000" w:rsidRPr="00000000">
        <w:rPr>
          <w:rFonts w:ascii="Times New Roman" w:cs="Times New Roman" w:eastAsia="Times New Roman" w:hAnsi="Times New Roman"/>
          <w:sz w:val="24"/>
          <w:szCs w:val="24"/>
          <w:rtl w:val="0"/>
        </w:rPr>
        <w:t xml:space="preserve">change</w:t>
      </w:r>
      <w:ins w:author="Ryo Shibata" w:id="26" w:date="2023-04-17T21:31:54Z">
        <w:r w:rsidDel="00000000" w:rsidR="00000000" w:rsidRPr="00000000">
          <w:rPr>
            <w:rFonts w:ascii="Times New Roman" w:cs="Times New Roman" w:eastAsia="Times New Roman" w:hAnsi="Times New Roman"/>
            <w:sz w:val="24"/>
            <w:szCs w:val="24"/>
            <w:rtl w:val="0"/>
          </w:rPr>
          <w:t xml:space="preserve"> as </w:t>
        </w:r>
        <w:r w:rsidDel="00000000" w:rsidR="00000000" w:rsidRPr="00000000">
          <w:rPr>
            <w:rFonts w:ascii="Times New Roman" w:cs="Times New Roman" w:eastAsia="Times New Roman" w:hAnsi="Times New Roman"/>
            <w:sz w:val="24"/>
            <w:szCs w:val="24"/>
            <w:rtl w:val="0"/>
            <w:rPrChange w:author="Ryo Shibata" w:id="27" w:date="2023-04-17T21:31:54Z">
              <w:rPr>
                <w:rFonts w:ascii="Times New Roman" w:cs="Times New Roman" w:eastAsia="Times New Roman" w:hAnsi="Times New Roman"/>
                <w:sz w:val="24"/>
                <w:szCs w:val="24"/>
              </w:rPr>
            </w:rPrChange>
          </w:rPr>
          <w:t xml:space="preserve">drastically</w:t>
        </w:r>
      </w:ins>
      <w:r w:rsidDel="00000000" w:rsidR="00000000" w:rsidRPr="00000000">
        <w:rPr>
          <w:rFonts w:ascii="Times New Roman" w:cs="Times New Roman" w:eastAsia="Times New Roman" w:hAnsi="Times New Roman"/>
          <w:sz w:val="24"/>
          <w:szCs w:val="24"/>
          <w:rtl w:val="0"/>
        </w:rPr>
        <w:t xml:space="preserve"> as </w:t>
      </w:r>
      <w:del w:author="Ryo Shibata" w:id="28" w:date="2023-04-17T21:32:13Z">
        <w:r w:rsidDel="00000000" w:rsidR="00000000" w:rsidRPr="00000000">
          <w:rPr>
            <w:rFonts w:ascii="Times New Roman" w:cs="Times New Roman" w:eastAsia="Times New Roman" w:hAnsi="Times New Roman"/>
            <w:sz w:val="24"/>
            <w:szCs w:val="24"/>
            <w:rtl w:val="0"/>
          </w:rPr>
          <w:delText xml:space="preserve">much as </w:delText>
        </w:r>
      </w:del>
      <w:r w:rsidDel="00000000" w:rsidR="00000000" w:rsidRPr="00000000">
        <w:rPr>
          <w:rFonts w:ascii="Times New Roman" w:cs="Times New Roman" w:eastAsia="Times New Roman" w:hAnsi="Times New Roman"/>
          <w:sz w:val="24"/>
          <w:szCs w:val="24"/>
          <w:rtl w:val="0"/>
        </w:rPr>
        <w:t xml:space="preserve">the ECI did for its comparable countries. Kuwait experience</w:t>
      </w:r>
      <w:ins w:author="Ryo Shibata" w:id="29" w:date="2023-04-17T21:32:23Z">
        <w:r w:rsidDel="00000000" w:rsidR="00000000" w:rsidRPr="00000000">
          <w:rPr>
            <w:rFonts w:ascii="Times New Roman" w:cs="Times New Roman" w:eastAsia="Times New Roman" w:hAnsi="Times New Roman"/>
            <w:sz w:val="24"/>
            <w:szCs w:val="24"/>
            <w:rtl w:val="0"/>
          </w:rPr>
          <w:t xml:space="preserve">d</w:t>
        </w:r>
      </w:ins>
      <w:del w:author="Ryo Shibata" w:id="29" w:date="2023-04-17T21:32:23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a slight decrease in its ECI index during the period between 2019 and 2020. No data was available for the ECI index for Kuwait during the year 2021. Turkey experienced a similar trend as Kuwait, with no significant change during the period. </w:t>
      </w:r>
      <w:ins w:author="Ryo Shibata" w:id="30" w:date="2023-04-17T21:32:58Z">
        <w:r w:rsidDel="00000000" w:rsidR="00000000" w:rsidRPr="00000000">
          <w:rPr>
            <w:rFonts w:ascii="Times New Roman" w:cs="Times New Roman" w:eastAsia="Times New Roman" w:hAnsi="Times New Roman"/>
            <w:sz w:val="24"/>
            <w:szCs w:val="24"/>
            <w:rtl w:val="0"/>
          </w:rPr>
          <w:t xml:space="preserve">United Arab Emirates</w:t>
        </w:r>
      </w:ins>
      <w:del w:author="Ryo Shibata" w:id="30" w:date="2023-04-17T21:32:58Z">
        <w:r w:rsidDel="00000000" w:rsidR="00000000" w:rsidRPr="00000000">
          <w:rPr>
            <w:rFonts w:ascii="Times New Roman" w:cs="Times New Roman" w:eastAsia="Times New Roman" w:hAnsi="Times New Roman"/>
            <w:sz w:val="24"/>
            <w:szCs w:val="24"/>
            <w:rtl w:val="0"/>
          </w:rPr>
          <w:delText xml:space="preserve">United States Arab Countries</w:delText>
        </w:r>
      </w:del>
      <w:r w:rsidDel="00000000" w:rsidR="00000000" w:rsidRPr="00000000">
        <w:rPr>
          <w:rFonts w:ascii="Times New Roman" w:cs="Times New Roman" w:eastAsia="Times New Roman" w:hAnsi="Times New Roman"/>
          <w:sz w:val="24"/>
          <w:szCs w:val="24"/>
          <w:rtl w:val="0"/>
        </w:rPr>
        <w:t xml:space="preserve"> was the only one among the comparable countries group which experienced a significant increase in its ECI level. It was the only country to show positive growth during the period between 2019 and 2020 and then experienced a</w:t>
      </w:r>
      <w:ins w:author="Ryo Shibata" w:id="31" w:date="2023-04-17T21:33:16Z">
        <w:r w:rsidDel="00000000" w:rsidR="00000000" w:rsidRPr="00000000">
          <w:rPr>
            <w:rFonts w:ascii="Times New Roman" w:cs="Times New Roman" w:eastAsia="Times New Roman" w:hAnsi="Times New Roman"/>
            <w:sz w:val="24"/>
            <w:szCs w:val="24"/>
            <w:rtl w:val="0"/>
          </w:rPr>
          <w:t xml:space="preserve">n</w:t>
        </w:r>
      </w:ins>
      <w:r w:rsidDel="00000000" w:rsidR="00000000" w:rsidRPr="00000000">
        <w:rPr>
          <w:rFonts w:ascii="Times New Roman" w:cs="Times New Roman" w:eastAsia="Times New Roman" w:hAnsi="Times New Roman"/>
          <w:sz w:val="24"/>
          <w:szCs w:val="24"/>
          <w:rtl w:val="0"/>
        </w:rPr>
        <w:t xml:space="preserve"> even more significant increase between 2020 and 2021. Saudi Arabia experienced a slight increase followed by a drastic decrease in its ECI index. </w:t>
      </w:r>
    </w:p>
    <w:p w:rsidR="00000000" w:rsidDel="00000000" w:rsidP="00000000" w:rsidRDefault="00000000" w:rsidRPr="00000000" w14:paraId="0000003D">
      <w:pPr>
        <w:spacing w:line="24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204591</wp:posOffset>
            </wp:positionV>
            <wp:extent cx="2928938" cy="2020803"/>
            <wp:effectExtent b="0" l="0" r="0" t="0"/>
            <wp:wrapSquare wrapText="bothSides" distB="114300" distT="114300" distL="114300" distR="114300"/>
            <wp:docPr id="30"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2928938" cy="2020803"/>
                    </a:xfrm>
                    <a:prstGeom prst="rect"/>
                    <a:ln/>
                  </pic:spPr>
                </pic:pic>
              </a:graphicData>
            </a:graphic>
          </wp:anchor>
        </w:drawing>
      </w:r>
    </w:p>
    <w:p w:rsidR="00000000" w:rsidDel="00000000" w:rsidP="00000000" w:rsidRDefault="00000000" w:rsidRPr="00000000" w14:paraId="0000003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ECI Comparison (2019-2021)</w:t>
      </w:r>
    </w:p>
    <w:p w:rsidR="00000000" w:rsidDel="00000000" w:rsidP="00000000" w:rsidRDefault="00000000" w:rsidRPr="00000000" w14:paraId="0000004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offers a further comparison of GDP </w:t>
      </w:r>
      <w:ins w:author="Ryo Shibata" w:id="32" w:date="2023-04-17T21:33:24Z">
        <w:r w:rsidDel="00000000" w:rsidR="00000000" w:rsidRPr="00000000">
          <w:rPr>
            <w:rFonts w:ascii="Times New Roman" w:cs="Times New Roman" w:eastAsia="Times New Roman" w:hAnsi="Times New Roman"/>
            <w:sz w:val="24"/>
            <w:szCs w:val="24"/>
            <w:rtl w:val="0"/>
          </w:rPr>
          <w:t xml:space="preserve">g</w:t>
        </w:r>
      </w:ins>
      <w:del w:author="Ryo Shibata" w:id="32" w:date="2023-04-17T21:33:24Z">
        <w:r w:rsidDel="00000000" w:rsidR="00000000" w:rsidRPr="00000000">
          <w:rPr>
            <w:rFonts w:ascii="Times New Roman" w:cs="Times New Roman" w:eastAsia="Times New Roman" w:hAnsi="Times New Roman"/>
            <w:sz w:val="24"/>
            <w:szCs w:val="24"/>
            <w:rtl w:val="0"/>
          </w:rPr>
          <w:delText xml:space="preserve">G</w:delText>
        </w:r>
      </w:del>
      <w:r w:rsidDel="00000000" w:rsidR="00000000" w:rsidRPr="00000000">
        <w:rPr>
          <w:rFonts w:ascii="Times New Roman" w:cs="Times New Roman" w:eastAsia="Times New Roman" w:hAnsi="Times New Roman"/>
          <w:sz w:val="24"/>
          <w:szCs w:val="24"/>
          <w:rtl w:val="0"/>
        </w:rPr>
        <w:t xml:space="preserve">rowth and ECI over the time span from 2013 to 2018 for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increase in GDP during the period from 2013 to 2018 is accompanied by an initial period of sharp growth followed by a plateau in ECI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results show that the economic growth experienced by </w:t>
      </w:r>
      <w:ins w:author="Ryo Shibata" w:id="33" w:date="2023-04-17T21:33:29Z">
        <w:r w:rsidDel="00000000" w:rsidR="00000000" w:rsidRPr="00000000">
          <w:rPr>
            <w:rFonts w:ascii="Times New Roman" w:cs="Times New Roman" w:eastAsia="Times New Roman" w:hAnsi="Times New Roman"/>
            <w:sz w:val="24"/>
            <w:szCs w:val="24"/>
            <w:rtl w:val="0"/>
          </w:rPr>
          <w:t xml:space="preserve">Kuwait</w:t>
        </w:r>
      </w:ins>
      <w:del w:author="Ryo Shibata" w:id="33" w:date="2023-04-17T21:33:29Z">
        <w:r w:rsidDel="00000000" w:rsidR="00000000" w:rsidRPr="00000000">
          <w:rPr>
            <w:rFonts w:ascii="Times New Roman" w:cs="Times New Roman" w:eastAsia="Times New Roman" w:hAnsi="Times New Roman"/>
            <w:sz w:val="24"/>
            <w:szCs w:val="24"/>
            <w:rtl w:val="0"/>
          </w:rPr>
          <w:delText xml:space="preserve">Finland</w:delText>
        </w:r>
      </w:del>
      <w:r w:rsidDel="00000000" w:rsidR="00000000" w:rsidRPr="00000000">
        <w:rPr>
          <w:rFonts w:ascii="Times New Roman" w:cs="Times New Roman" w:eastAsia="Times New Roman" w:hAnsi="Times New Roman"/>
          <w:sz w:val="24"/>
          <w:szCs w:val="24"/>
          <w:rtl w:val="0"/>
        </w:rPr>
        <w:t xml:space="preserve"> during the period from 2013 to 2018 is not optimally consistent with the predictions by ECI</w:t>
      </w:r>
      <w:ins w:author="Ryo Shibata" w:id="34" w:date="2023-04-17T21:33:3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and Kuwait can make more improved strides to develop a competitive product space that helps to accumulate </w:t>
      </w:r>
      <w:ins w:author="Ryo Shibata" w:id="35" w:date="2023-04-17T21:33:42Z">
        <w:r w:rsidDel="00000000" w:rsidR="00000000" w:rsidRPr="00000000">
          <w:rPr>
            <w:rFonts w:ascii="Times New Roman" w:cs="Times New Roman" w:eastAsia="Times New Roman" w:hAnsi="Times New Roman"/>
            <w:sz w:val="24"/>
            <w:szCs w:val="24"/>
            <w:rtl w:val="0"/>
          </w:rPr>
          <w:t xml:space="preserve">complex</w:t>
        </w:r>
      </w:ins>
      <w:del w:author="Ryo Shibata" w:id="35" w:date="2023-04-17T21:33:42Z">
        <w:r w:rsidDel="00000000" w:rsidR="00000000" w:rsidRPr="00000000">
          <w:rPr>
            <w:rFonts w:ascii="Times New Roman" w:cs="Times New Roman" w:eastAsia="Times New Roman" w:hAnsi="Times New Roman"/>
            <w:sz w:val="24"/>
            <w:szCs w:val="24"/>
            <w:rtl w:val="0"/>
          </w:rPr>
          <w:delText xml:space="preserve">complicated</w:delText>
        </w:r>
      </w:del>
      <w:r w:rsidDel="00000000" w:rsidR="00000000" w:rsidRPr="00000000">
        <w:rPr>
          <w:rFonts w:ascii="Times New Roman" w:cs="Times New Roman" w:eastAsia="Times New Roman" w:hAnsi="Times New Roman"/>
          <w:sz w:val="24"/>
          <w:szCs w:val="24"/>
          <w:rtl w:val="0"/>
        </w:rPr>
        <w:t xml:space="preserve"> knowledge and technology.</w:t>
      </w:r>
      <w:r w:rsidDel="00000000" w:rsidR="00000000" w:rsidRPr="00000000">
        <w:rPr>
          <w:rFonts w:ascii="Times New Roman" w:cs="Times New Roman" w:eastAsia="Times New Roman" w:hAnsi="Times New Roman"/>
          <w:sz w:val="24"/>
          <w:szCs w:val="24"/>
          <w:rtl w:val="0"/>
        </w:rPr>
        <w:t xml:space="preserve"> In order to provide a more concrete answer to why this has happened, we will dive into an analysis of </w:t>
      </w:r>
      <w:r w:rsidDel="00000000" w:rsidR="00000000" w:rsidRPr="00000000">
        <w:rPr>
          <w:rFonts w:ascii="Times New Roman" w:cs="Times New Roman" w:eastAsia="Times New Roman" w:hAnsi="Times New Roman"/>
          <w:sz w:val="24"/>
          <w:szCs w:val="24"/>
          <w:rtl w:val="0"/>
        </w:rPr>
        <w:t xml:space="preserve">Kuwait’s</w:t>
      </w:r>
      <w:r w:rsidDel="00000000" w:rsidR="00000000" w:rsidRPr="00000000">
        <w:rPr>
          <w:rFonts w:ascii="Times New Roman" w:cs="Times New Roman" w:eastAsia="Times New Roman" w:hAnsi="Times New Roman"/>
          <w:sz w:val="24"/>
          <w:szCs w:val="24"/>
          <w:rtl w:val="0"/>
        </w:rPr>
        <w:t xml:space="preserve"> production structure and its product space designs in the next few chapters. </w:t>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194295</wp:posOffset>
            </wp:positionV>
            <wp:extent cx="4281488" cy="2517256"/>
            <wp:effectExtent b="0" l="0" r="0" t="0"/>
            <wp:wrapSquare wrapText="bothSides" distB="114300" distT="114300" distL="114300" distR="114300"/>
            <wp:docPr id="19"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4281488" cy="2517256"/>
                    </a:xfrm>
                    <a:prstGeom prst="rect"/>
                    <a:ln/>
                  </pic:spPr>
                </pic:pic>
              </a:graphicData>
            </a:graphic>
          </wp:anchor>
        </w:drawing>
      </w:r>
    </w:p>
    <w:p w:rsidR="00000000" w:rsidDel="00000000" w:rsidP="00000000" w:rsidRDefault="00000000" w:rsidRPr="00000000" w14:paraId="0000005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GDP Growth and ECI Kuwait (2013-2018)</w:t>
      </w:r>
    </w:p>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compares GDP </w:t>
      </w:r>
      <w:ins w:author="Ryo Shibata" w:id="36" w:date="2023-04-17T21:33:48Z">
        <w:r w:rsidDel="00000000" w:rsidR="00000000" w:rsidRPr="00000000">
          <w:rPr>
            <w:rFonts w:ascii="Times New Roman" w:cs="Times New Roman" w:eastAsia="Times New Roman" w:hAnsi="Times New Roman"/>
            <w:sz w:val="24"/>
            <w:szCs w:val="24"/>
            <w:rtl w:val="0"/>
          </w:rPr>
          <w:t xml:space="preserve">g</w:t>
        </w:r>
      </w:ins>
      <w:del w:author="Ryo Shibata" w:id="36" w:date="2023-04-17T21:33:48Z">
        <w:r w:rsidDel="00000000" w:rsidR="00000000" w:rsidRPr="00000000">
          <w:rPr>
            <w:rFonts w:ascii="Times New Roman" w:cs="Times New Roman" w:eastAsia="Times New Roman" w:hAnsi="Times New Roman"/>
            <w:sz w:val="24"/>
            <w:szCs w:val="24"/>
            <w:rtl w:val="0"/>
          </w:rPr>
          <w:delText xml:space="preserve">G</w:delText>
        </w:r>
      </w:del>
      <w:r w:rsidDel="00000000" w:rsidR="00000000" w:rsidRPr="00000000">
        <w:rPr>
          <w:rFonts w:ascii="Times New Roman" w:cs="Times New Roman" w:eastAsia="Times New Roman" w:hAnsi="Times New Roman"/>
          <w:sz w:val="24"/>
          <w:szCs w:val="24"/>
          <w:rtl w:val="0"/>
        </w:rPr>
        <w:t xml:space="preserve">rowth and ECI between 2019 and 2021 for Kuwait. GDP </w:t>
      </w:r>
      <w:ins w:author="Ryo Shibata" w:id="37" w:date="2023-04-17T21:33:57Z">
        <w:r w:rsidDel="00000000" w:rsidR="00000000" w:rsidRPr="00000000">
          <w:rPr>
            <w:rFonts w:ascii="Times New Roman" w:cs="Times New Roman" w:eastAsia="Times New Roman" w:hAnsi="Times New Roman"/>
            <w:sz w:val="24"/>
            <w:szCs w:val="24"/>
            <w:rtl w:val="0"/>
          </w:rPr>
          <w:t xml:space="preserve">experienced</w:t>
        </w:r>
      </w:ins>
      <w:del w:author="Ryo Shibata" w:id="37" w:date="2023-04-17T21:33:57Z">
        <w:r w:rsidDel="00000000" w:rsidR="00000000" w:rsidRPr="00000000">
          <w:rPr>
            <w:rFonts w:ascii="Times New Roman" w:cs="Times New Roman" w:eastAsia="Times New Roman" w:hAnsi="Times New Roman"/>
            <w:sz w:val="24"/>
            <w:szCs w:val="24"/>
            <w:rtl w:val="0"/>
          </w:rPr>
          <w:delText xml:space="preserve">increased</w:delText>
        </w:r>
      </w:del>
      <w:r w:rsidDel="00000000" w:rsidR="00000000" w:rsidRPr="00000000">
        <w:rPr>
          <w:rFonts w:ascii="Times New Roman" w:cs="Times New Roman" w:eastAsia="Times New Roman" w:hAnsi="Times New Roman"/>
          <w:sz w:val="24"/>
          <w:szCs w:val="24"/>
          <w:rtl w:val="0"/>
        </w:rPr>
        <w:t xml:space="preserve"> a significant decrease in 2020</w:t>
      </w:r>
      <w:ins w:author="Ryo Shibata" w:id="38" w:date="2023-04-17T21:34:01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mainly due to the onset of the </w:t>
      </w:r>
      <w:ins w:author="Ryo Shibata" w:id="39" w:date="2023-04-17T21:34:06Z">
        <w:r w:rsidDel="00000000" w:rsidR="00000000" w:rsidRPr="00000000">
          <w:rPr>
            <w:rFonts w:ascii="Times New Roman" w:cs="Times New Roman" w:eastAsia="Times New Roman" w:hAnsi="Times New Roman"/>
            <w:sz w:val="24"/>
            <w:szCs w:val="24"/>
            <w:rtl w:val="0"/>
          </w:rPr>
          <w:t xml:space="preserve">COVID-19</w:t>
        </w:r>
      </w:ins>
      <w:del w:author="Ryo Shibata" w:id="39" w:date="2023-04-17T21:34:06Z">
        <w:r w:rsidDel="00000000" w:rsidR="00000000" w:rsidRPr="00000000">
          <w:rPr>
            <w:rFonts w:ascii="Times New Roman" w:cs="Times New Roman" w:eastAsia="Times New Roman" w:hAnsi="Times New Roman"/>
            <w:sz w:val="24"/>
            <w:szCs w:val="24"/>
            <w:rtl w:val="0"/>
          </w:rPr>
          <w:delText xml:space="preserve">covid</w:delText>
        </w:r>
      </w:del>
      <w:r w:rsidDel="00000000" w:rsidR="00000000" w:rsidRPr="00000000">
        <w:rPr>
          <w:rFonts w:ascii="Times New Roman" w:cs="Times New Roman" w:eastAsia="Times New Roman" w:hAnsi="Times New Roman"/>
          <w:sz w:val="24"/>
          <w:szCs w:val="24"/>
          <w:rtl w:val="0"/>
        </w:rPr>
        <w:t xml:space="preserve"> pandemic. However, Kuwait’s GDP was able to recover by 2021, </w:t>
      </w:r>
      <w:ins w:author="Ryo Shibata" w:id="40" w:date="2023-04-17T21:34:29Z">
        <w:r w:rsidDel="00000000" w:rsidR="00000000" w:rsidRPr="00000000">
          <w:rPr>
            <w:rFonts w:ascii="Times New Roman" w:cs="Times New Roman" w:eastAsia="Times New Roman" w:hAnsi="Times New Roman"/>
            <w:sz w:val="24"/>
            <w:szCs w:val="24"/>
            <w:rtl w:val="0"/>
          </w:rPr>
          <w:t xml:space="preserve">a </w:t>
        </w:r>
      </w:ins>
      <w:r w:rsidDel="00000000" w:rsidR="00000000" w:rsidRPr="00000000">
        <w:rPr>
          <w:rFonts w:ascii="Times New Roman" w:cs="Times New Roman" w:eastAsia="Times New Roman" w:hAnsi="Times New Roman"/>
          <w:sz w:val="24"/>
          <w:szCs w:val="24"/>
          <w:rtl w:val="0"/>
        </w:rPr>
        <w:t xml:space="preserve">year in which it experienced </w:t>
      </w:r>
      <w:del w:author="Ryo Shibata" w:id="41" w:date="2023-04-17T21:34:44Z">
        <w:r w:rsidDel="00000000" w:rsidR="00000000" w:rsidRPr="00000000">
          <w:rPr>
            <w:rFonts w:ascii="Times New Roman" w:cs="Times New Roman" w:eastAsia="Times New Roman" w:hAnsi="Times New Roman"/>
            <w:sz w:val="24"/>
            <w:szCs w:val="24"/>
            <w:rtl w:val="0"/>
          </w:rPr>
          <w:delText xml:space="preserve">a</w:delText>
        </w:r>
      </w:del>
      <w:r w:rsidDel="00000000" w:rsidR="00000000" w:rsidRPr="00000000">
        <w:rPr>
          <w:rFonts w:ascii="Times New Roman" w:cs="Times New Roman" w:eastAsia="Times New Roman" w:hAnsi="Times New Roman"/>
          <w:sz w:val="24"/>
          <w:szCs w:val="24"/>
          <w:rtl w:val="0"/>
        </w:rPr>
        <w:t xml:space="preserve"> significant growth. Kuwait</w:t>
      </w:r>
      <w:ins w:author="Ryo Shibata" w:id="42" w:date="2023-04-17T21:34:19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ECI decreased drastically from 2019 to 2020. </w:t>
      </w:r>
    </w:p>
    <w:p w:rsidR="00000000" w:rsidDel="00000000" w:rsidP="00000000" w:rsidRDefault="00000000" w:rsidRPr="00000000" w14:paraId="0000006A">
      <w:pPr>
        <w:spacing w:line="24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814388</wp:posOffset>
            </wp:positionH>
            <wp:positionV relativeFrom="paragraph">
              <wp:posOffset>156270</wp:posOffset>
            </wp:positionV>
            <wp:extent cx="4310063" cy="2548700"/>
            <wp:effectExtent b="0" l="0" r="0" t="0"/>
            <wp:wrapSquare wrapText="bothSides" distB="114300" distT="114300" distL="114300" distR="114300"/>
            <wp:docPr id="1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310063" cy="2548700"/>
                    </a:xfrm>
                    <a:prstGeom prst="rect"/>
                    <a:ln/>
                  </pic:spPr>
                </pic:pic>
              </a:graphicData>
            </a:graphic>
          </wp:anchor>
        </w:drawing>
      </w:r>
    </w:p>
    <w:p w:rsidR="00000000" w:rsidDel="00000000" w:rsidP="00000000" w:rsidRDefault="00000000" w:rsidRPr="00000000" w14:paraId="0000006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GDP and ECI (2019-2021)</w:t>
      </w:r>
    </w:p>
    <w:p w:rsidR="00000000" w:rsidDel="00000000" w:rsidP="00000000" w:rsidRDefault="00000000" w:rsidRPr="00000000" w14:paraId="0000007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7D">
      <w:pPr>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43" w:date="2023-04-17T21:38:36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83">
            <w:pPr>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84">
            <w:pPr>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8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8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8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9F">
            <w:pPr>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w:t>
      </w:r>
      <w:del w:author="Ryo Shibata" w:id="44" w:date="2023-04-17T21:38:53Z">
        <w:r w:rsidDel="00000000" w:rsidR="00000000" w:rsidRPr="00000000">
          <w:rPr>
            <w:rFonts w:ascii="Times New Roman" w:cs="Times New Roman" w:eastAsia="Times New Roman" w:hAnsi="Times New Roman"/>
            <w:sz w:val="24"/>
            <w:szCs w:val="24"/>
            <w:rtl w:val="0"/>
          </w:rPr>
          <w:delText xml:space="preserve">the </w:delText>
        </w:r>
      </w:del>
      <w:r w:rsidDel="00000000" w:rsidR="00000000" w:rsidRPr="00000000">
        <w:rPr>
          <w:rFonts w:ascii="Times New Roman" w:cs="Times New Roman" w:eastAsia="Times New Roman" w:hAnsi="Times New Roman"/>
          <w:sz w:val="24"/>
          <w:szCs w:val="24"/>
          <w:rtl w:val="0"/>
        </w:rPr>
        <w:t xml:space="preserve">GDP and the export of High-complexity Products. A higher adjusted R-square exists between GDP and High-complexity Products exports, indicating that more successful economi</w:t>
      </w:r>
      <w:ins w:author="Ryo Shibata" w:id="45" w:date="2023-04-17T21:38:58Z">
        <w:r w:rsidDel="00000000" w:rsidR="00000000" w:rsidRPr="00000000">
          <w:rPr>
            <w:rFonts w:ascii="Times New Roman" w:cs="Times New Roman" w:eastAsia="Times New Roman" w:hAnsi="Times New Roman"/>
            <w:sz w:val="24"/>
            <w:szCs w:val="24"/>
            <w:rtl w:val="0"/>
          </w:rPr>
          <w:t xml:space="preserve">e</w:t>
        </w:r>
      </w:ins>
      <w:del w:author="Ryo Shibata" w:id="45" w:date="2023-04-17T21:38:58Z">
        <w:r w:rsidDel="00000000" w:rsidR="00000000" w:rsidRPr="00000000">
          <w:rPr>
            <w:rFonts w:ascii="Times New Roman" w:cs="Times New Roman" w:eastAsia="Times New Roman" w:hAnsi="Times New Roman"/>
            <w:sz w:val="24"/>
            <w:szCs w:val="24"/>
            <w:rtl w:val="0"/>
          </w:rPr>
          <w:delText xml:space="preserve">c</w:delText>
        </w:r>
      </w:del>
      <w:r w:rsidDel="00000000" w:rsidR="00000000" w:rsidRPr="00000000">
        <w:rPr>
          <w:rFonts w:ascii="Times New Roman" w:cs="Times New Roman" w:eastAsia="Times New Roman" w:hAnsi="Times New Roman"/>
          <w:sz w:val="24"/>
          <w:szCs w:val="24"/>
          <w:rtl w:val="0"/>
        </w:rPr>
        <w:t xml:space="preserve">s, as measured by GDP, tend to be those that are capable of producing and exporting High-complexity Products as we define them. </w:t>
      </w:r>
      <w:del w:author="Ryo Shibata" w:id="46" w:date="2023-04-17T21:39:07Z">
        <w:r w:rsidDel="00000000" w:rsidR="00000000" w:rsidRPr="00000000">
          <w:rPr>
            <w:rFonts w:ascii="Times New Roman" w:cs="Times New Roman" w:eastAsia="Times New Roman" w:hAnsi="Times New Roman"/>
            <w:sz w:val="24"/>
            <w:szCs w:val="24"/>
            <w:rtl w:val="0"/>
          </w:rPr>
          <w:delText xml:space="preserve">The </w:delText>
        </w:r>
      </w:del>
      <w:r w:rsidDel="00000000" w:rsidR="00000000" w:rsidRPr="00000000">
        <w:rPr>
          <w:rFonts w:ascii="Times New Roman" w:cs="Times New Roman" w:eastAsia="Times New Roman" w:hAnsi="Times New Roman"/>
          <w:sz w:val="24"/>
          <w:szCs w:val="24"/>
          <w:rtl w:val="0"/>
        </w:rPr>
        <w:t xml:space="preserve">Figure</w:t>
      </w:r>
      <w:ins w:author="Ryo Shibata" w:id="47" w:date="2023-04-17T21:39:09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3 and 4 show the OLS results in a universe of 107 and 21 typical countries</w:t>
      </w:r>
      <w:ins w:author="Ryo Shibata" w:id="48" w:date="2023-04-17T21:39:12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respectively.</w:t>
      </w:r>
    </w:p>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A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B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B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B3">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B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B7">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B8">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B9">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BB">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B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C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C3">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C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C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C7">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C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C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CB">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CC">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CD">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C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CF">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D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D5">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Kuwait’s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w:t>
      </w:r>
      <w:ins w:author="Ryo Shibata" w:id="49" w:date="2023-04-17T21:39:20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us to calculate and compare RID of </w:t>
      </w:r>
      <w:ins w:author="Ryo Shibata" w:id="50" w:date="2023-04-17T21:39:27Z">
        <w:r w:rsidDel="00000000" w:rsidR="00000000" w:rsidRPr="00000000">
          <w:rPr>
            <w:rFonts w:ascii="Times New Roman" w:cs="Times New Roman" w:eastAsia="Times New Roman" w:hAnsi="Times New Roman"/>
            <w:sz w:val="24"/>
            <w:szCs w:val="24"/>
            <w:rtl w:val="0"/>
          </w:rPr>
          <w:t xml:space="preserve">Kuwait</w:t>
        </w:r>
      </w:ins>
      <w:del w:author="Ryo Shibata" w:id="50" w:date="2023-04-17T21:39:27Z">
        <w:r w:rsidDel="00000000" w:rsidR="00000000" w:rsidRPr="00000000">
          <w:rPr>
            <w:rFonts w:ascii="Times New Roman" w:cs="Times New Roman" w:eastAsia="Times New Roman" w:hAnsi="Times New Roman"/>
            <w:sz w:val="24"/>
            <w:szCs w:val="24"/>
            <w:rtl w:val="0"/>
          </w:rPr>
          <w:delText xml:space="preserve">US</w:delText>
        </w:r>
      </w:del>
      <w:r w:rsidDel="00000000" w:rsidR="00000000" w:rsidRPr="00000000">
        <w:rPr>
          <w:rFonts w:ascii="Times New Roman" w:cs="Times New Roman" w:eastAsia="Times New Roman" w:hAnsi="Times New Roman"/>
          <w:sz w:val="24"/>
          <w:szCs w:val="24"/>
          <w:rtl w:val="0"/>
        </w:rPr>
        <w:t xml:space="preserve"> and the 18 product groups in 2018 and 2021 through subtraction, where a positive RID indicates a shortening of the distance (i.e., advancement of the industry), and a negative RID indicates the reverse.</w:t>
      </w:r>
    </w:p>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1440" w:firstLine="0"/>
        <w:jc w:val="center"/>
        <w:rPr/>
      </w:pPr>
      <w:r w:rsidDel="00000000" w:rsidR="00000000" w:rsidRPr="00000000">
        <w:rPr/>
        <w:drawing>
          <wp:inline distB="114300" distT="114300" distL="114300" distR="114300">
            <wp:extent cx="3152775" cy="5681924"/>
            <wp:effectExtent b="0" l="0" r="0" t="0"/>
            <wp:docPr id="10" name="image20.jpg"/>
            <a:graphic>
              <a:graphicData uri="http://schemas.openxmlformats.org/drawingml/2006/picture">
                <pic:pic>
                  <pic:nvPicPr>
                    <pic:cNvPr id="0" name="image20.jpg"/>
                    <pic:cNvPicPr preferRelativeResize="0"/>
                  </pic:nvPicPr>
                  <pic:blipFill>
                    <a:blip r:embed="rId15"/>
                    <a:srcRect b="0" l="0" r="0" t="0"/>
                    <a:stretch>
                      <a:fillRect/>
                    </a:stretch>
                  </pic:blipFill>
                  <pic:spPr>
                    <a:xfrm>
                      <a:off x="0" y="0"/>
                      <a:ext cx="3152775" cy="568192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2: Realized Industry Development (RID) of Kuwait (2013-2018)</w:t>
      </w:r>
    </w:p>
    <w:p w:rsidR="00000000" w:rsidDel="00000000" w:rsidP="00000000" w:rsidRDefault="00000000" w:rsidRPr="00000000" w14:paraId="000000D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below summarize how the production strategy adopted by Kuwait compares with leading economies and a selected group of emerging economies in the world, as measured in RID. </w:t>
      </w:r>
    </w:p>
    <w:p w:rsidR="00000000" w:rsidDel="00000000" w:rsidP="00000000" w:rsidRDefault="00000000" w:rsidRPr="00000000" w14:paraId="000000E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vAlign w:val="center"/>
          </w:tcPr>
          <w:p w:rsidR="00000000" w:rsidDel="00000000" w:rsidP="00000000" w:rsidRDefault="00000000" w:rsidRPr="00000000" w14:paraId="000000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vAlign w:val="center"/>
          </w:tcPr>
          <w:p w:rsidR="00000000" w:rsidDel="00000000" w:rsidP="00000000" w:rsidRDefault="00000000" w:rsidRPr="00000000" w14:paraId="000000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UK</w:t>
            </w:r>
          </w:p>
        </w:tc>
        <w:tc>
          <w:tcPr>
            <w:vAlign w:val="center"/>
          </w:tcPr>
          <w:p w:rsidR="00000000" w:rsidDel="00000000" w:rsidP="00000000" w:rsidRDefault="00000000" w:rsidRPr="00000000" w14:paraId="000000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vAlign w:val="center"/>
          </w:tcPr>
          <w:p w:rsidR="00000000" w:rsidDel="00000000" w:rsidP="00000000" w:rsidRDefault="00000000" w:rsidRPr="00000000" w14:paraId="000000EE">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center"/>
          </w:tcPr>
          <w:p w:rsidR="00000000" w:rsidDel="00000000" w:rsidP="00000000" w:rsidRDefault="00000000" w:rsidRPr="00000000" w14:paraId="000000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center"/>
          </w:tcPr>
          <w:p w:rsidR="00000000" w:rsidDel="00000000" w:rsidP="00000000" w:rsidRDefault="00000000" w:rsidRPr="00000000" w14:paraId="000000F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center"/>
          </w:tcPr>
          <w:p w:rsidR="00000000" w:rsidDel="00000000" w:rsidP="00000000" w:rsidRDefault="00000000" w:rsidRPr="00000000" w14:paraId="000000F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F2">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center"/>
          </w:tcPr>
          <w:p w:rsidR="00000000" w:rsidDel="00000000" w:rsidP="00000000" w:rsidRDefault="00000000" w:rsidRPr="00000000" w14:paraId="000000F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center"/>
          </w:tcPr>
          <w:p w:rsidR="00000000" w:rsidDel="00000000" w:rsidP="00000000" w:rsidRDefault="00000000" w:rsidRPr="00000000" w14:paraId="000000F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center"/>
          </w:tcPr>
          <w:p w:rsidR="00000000" w:rsidDel="00000000" w:rsidP="00000000" w:rsidRDefault="00000000" w:rsidRPr="00000000" w14:paraId="000000F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F6">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center"/>
          </w:tcPr>
          <w:p w:rsidR="00000000" w:rsidDel="00000000" w:rsidP="00000000" w:rsidRDefault="00000000" w:rsidRPr="00000000" w14:paraId="000000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center"/>
          </w:tcPr>
          <w:p w:rsidR="00000000" w:rsidDel="00000000" w:rsidP="00000000" w:rsidRDefault="00000000" w:rsidRPr="00000000" w14:paraId="000000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center"/>
          </w:tcPr>
          <w:p w:rsidR="00000000" w:rsidDel="00000000" w:rsidP="00000000" w:rsidRDefault="00000000" w:rsidRPr="00000000" w14:paraId="000000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vAlign w:val="center"/>
          </w:tcPr>
          <w:p w:rsidR="00000000" w:rsidDel="00000000" w:rsidP="00000000" w:rsidRDefault="00000000" w:rsidRPr="00000000" w14:paraId="000000FA">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center"/>
          </w:tcPr>
          <w:p w:rsidR="00000000" w:rsidDel="00000000" w:rsidP="00000000" w:rsidRDefault="00000000" w:rsidRPr="00000000" w14:paraId="000000F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center"/>
          </w:tcPr>
          <w:p w:rsidR="00000000" w:rsidDel="00000000" w:rsidP="00000000" w:rsidRDefault="00000000" w:rsidRPr="00000000" w14:paraId="000000F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center"/>
          </w:tcPr>
          <w:p w:rsidR="00000000" w:rsidDel="00000000" w:rsidP="00000000" w:rsidRDefault="00000000" w:rsidRPr="00000000" w14:paraId="000000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vAlign w:val="center"/>
          </w:tcPr>
          <w:p w:rsidR="00000000" w:rsidDel="00000000" w:rsidP="00000000" w:rsidRDefault="00000000" w:rsidRPr="00000000" w14:paraId="000000FE">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center"/>
          </w:tcPr>
          <w:p w:rsidR="00000000" w:rsidDel="00000000" w:rsidP="00000000" w:rsidRDefault="00000000" w:rsidRPr="00000000" w14:paraId="000000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center"/>
          </w:tcPr>
          <w:p w:rsidR="00000000" w:rsidDel="00000000" w:rsidP="00000000" w:rsidRDefault="00000000" w:rsidRPr="00000000" w14:paraId="0000010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center"/>
          </w:tcPr>
          <w:p w:rsidR="00000000" w:rsidDel="00000000" w:rsidP="00000000" w:rsidRDefault="00000000" w:rsidRPr="00000000" w14:paraId="0000010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1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4a: RID Comparison across Leading Economies (2018)</w:t>
      </w:r>
    </w:p>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1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1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UK</w:t>
            </w:r>
          </w:p>
        </w:tc>
        <w:tc>
          <w:tcPr/>
          <w:p w:rsidR="00000000" w:rsidDel="00000000" w:rsidP="00000000" w:rsidRDefault="00000000" w:rsidRPr="00000000" w14:paraId="000001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108">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9">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A">
            <w:pPr>
              <w:spacing w:line="240" w:lineRule="auto"/>
              <w:ind w:firstLine="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B">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10C">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D">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E">
            <w:pPr>
              <w:spacing w:line="240" w:lineRule="auto"/>
              <w:ind w:firstLine="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F">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110">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1">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2">
            <w:pPr>
              <w:spacing w:line="240" w:lineRule="auto"/>
              <w:ind w:firstLine="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3">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r>
      <w:tr>
        <w:trPr>
          <w:cantSplit w:val="0"/>
          <w:tblHeader w:val="0"/>
        </w:trPr>
        <w:tc>
          <w:tcPr/>
          <w:p w:rsidR="00000000" w:rsidDel="00000000" w:rsidP="00000000" w:rsidRDefault="00000000" w:rsidRPr="00000000" w14:paraId="00000114">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5">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6">
            <w:pPr>
              <w:spacing w:line="240" w:lineRule="auto"/>
              <w:ind w:firstLine="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7">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r>
      <w:tr>
        <w:trPr>
          <w:cantSplit w:val="0"/>
          <w:tblHeader w:val="0"/>
        </w:trPr>
        <w:tc>
          <w:tcPr/>
          <w:p w:rsidR="00000000" w:rsidDel="00000000" w:rsidP="00000000" w:rsidRDefault="00000000" w:rsidRPr="00000000" w14:paraId="00000118">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9">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A">
            <w:pPr>
              <w:spacing w:line="240" w:lineRule="auto"/>
              <w:ind w:firstLine="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B">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r>
    </w:tbl>
    <w:p w:rsidR="00000000" w:rsidDel="00000000" w:rsidP="00000000" w:rsidRDefault="00000000" w:rsidRPr="00000000" w14:paraId="000001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4b: RID Comparison across Leading Economies (2021)</w:t>
      </w:r>
    </w:p>
    <w:p w:rsidR="00000000" w:rsidDel="00000000" w:rsidP="00000000" w:rsidRDefault="00000000" w:rsidRPr="00000000" w14:paraId="0000011D">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1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1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1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rHeight w:val="275.00000000000006" w:hRule="atLeast"/>
          <w:tblHeader w:val="0"/>
        </w:trPr>
        <w:tc>
          <w:tcPr/>
          <w:p w:rsidR="00000000" w:rsidDel="00000000" w:rsidP="00000000" w:rsidRDefault="00000000" w:rsidRPr="00000000" w14:paraId="00000122">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1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1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1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26">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1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1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1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12A">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1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1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1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12E">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1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1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1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132">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1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1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1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1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4c: RID Comparison across Emerging Economies (2018)</w:t>
      </w:r>
      <w:r w:rsidDel="00000000" w:rsidR="00000000" w:rsidRPr="00000000">
        <w:rPr>
          <w:rtl w:val="0"/>
        </w:rPr>
      </w:r>
    </w:p>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13C">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D">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E">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F">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40">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41">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42">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43">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144">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45">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46">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47">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148">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49">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4A">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4B">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4C">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4D">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4E">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4F">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bl>
    <w:p w:rsidR="00000000" w:rsidDel="00000000" w:rsidP="00000000" w:rsidRDefault="00000000" w:rsidRPr="00000000" w14:paraId="000001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4d: RID Comparison across Emerging Economies (2021)</w:t>
      </w:r>
      <w:r w:rsidDel="00000000" w:rsidR="00000000" w:rsidRPr="00000000">
        <w:rPr>
          <w:rtl w:val="0"/>
        </w:rPr>
      </w:r>
    </w:p>
    <w:p w:rsidR="00000000" w:rsidDel="00000000" w:rsidP="00000000" w:rsidRDefault="00000000" w:rsidRPr="00000000" w14:paraId="000001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4c and 4d further examine</w:t>
      </w:r>
      <w:del w:author="Ryo Shibata" w:id="51" w:date="2023-04-17T21:40:17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Kuwait’s development strategy against those of emerging economies on a global scale. Reasonably, emerging economies such as China, South Korea, Singapore</w:t>
      </w:r>
      <w:ins w:author="Ryo Shibata" w:id="52" w:date="2023-04-17T21:40:2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and India have devoted the majority of their efforts </w:t>
      </w:r>
      <w:del w:author="Ryo Shibata" w:id="53" w:date="2023-04-17T21:40:32Z">
        <w:r w:rsidDel="00000000" w:rsidR="00000000" w:rsidRPr="00000000">
          <w:rPr>
            <w:rFonts w:ascii="Times New Roman" w:cs="Times New Roman" w:eastAsia="Times New Roman" w:hAnsi="Times New Roman"/>
            <w:sz w:val="24"/>
            <w:szCs w:val="24"/>
            <w:rtl w:val="0"/>
          </w:rPr>
          <w:delText xml:space="preserve">in</w:delText>
        </w:r>
      </w:del>
      <w:r w:rsidDel="00000000" w:rsidR="00000000" w:rsidRPr="00000000">
        <w:rPr>
          <w:rFonts w:ascii="Times New Roman" w:cs="Times New Roman" w:eastAsia="Times New Roman" w:hAnsi="Times New Roman"/>
          <w:sz w:val="24"/>
          <w:szCs w:val="24"/>
          <w:rtl w:val="0"/>
        </w:rPr>
        <w:t xml:space="preserve">to intermediate industry groups</w:t>
      </w:r>
      <w:ins w:author="Ryo Shibata" w:id="54" w:date="2023-04-17T21:40:41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developing countries such as Kuwait should have relied more on essential or more basic industry groups. This trend holds true in general, regardless of the continent or the time period, and serves as an indicator for which phase of development a country is currently in as evaluated from its production strategy. Based on this standard, Kuwait is adopting a strategy that seeks development in industry groups of lower complexity. Given the economic impacts of COVID-19</w:t>
      </w:r>
      <w:ins w:author="Ryo Shibata" w:id="55" w:date="2023-04-17T21:40:49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this is not a</w:t>
      </w:r>
      <w:ins w:author="Ryo Shibata" w:id="56" w:date="2023-04-17T21:40:53Z">
        <w:r w:rsidDel="00000000" w:rsidR="00000000" w:rsidRPr="00000000">
          <w:rPr>
            <w:rFonts w:ascii="Times New Roman" w:cs="Times New Roman" w:eastAsia="Times New Roman" w:hAnsi="Times New Roman"/>
            <w:sz w:val="24"/>
            <w:szCs w:val="24"/>
            <w:rtl w:val="0"/>
          </w:rPr>
          <w:t xml:space="preserve">n</w:t>
        </w:r>
      </w:ins>
      <w:r w:rsidDel="00000000" w:rsidR="00000000" w:rsidRPr="00000000">
        <w:rPr>
          <w:rFonts w:ascii="Times New Roman" w:cs="Times New Roman" w:eastAsia="Times New Roman" w:hAnsi="Times New Roman"/>
          <w:sz w:val="24"/>
          <w:szCs w:val="24"/>
          <w:rtl w:val="0"/>
        </w:rPr>
        <w:t xml:space="preserve"> out-of-phase strategy</w:t>
      </w:r>
      <w:ins w:author="Ryo Shibata" w:id="57" w:date="2023-04-17T21:40:58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but as the economy recovers over the coming years</w:t>
      </w:r>
      <w:ins w:author="Ryo Shibata" w:id="58" w:date="2023-04-17T21:41:06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it should shift its focus on developing a strategy to focus on industry groups with higher complexity. </w:t>
      </w:r>
    </w:p>
    <w:p w:rsidR="00000000" w:rsidDel="00000000" w:rsidP="00000000" w:rsidRDefault="00000000" w:rsidRPr="00000000" w14:paraId="0000015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56">
      <w:pPr>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5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15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w:t>
      </w:r>
      <w:ins w:author="Ryo Shibata" w:id="59" w:date="2023-04-17T21:41:33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w:t>
      </w:r>
      <w:ins w:author="Ryo Shibata" w:id="60" w:date="2023-04-17T21:41:34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0.” </w:t>
      </w:r>
      <w:del w:author="Ryo Shibata" w:id="61" w:date="2023-04-17T21:46:08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w:t>
      </w:r>
      <w:ins w:author="Ryo Shibata" w:id="62" w:date="2023-04-17T21:41:29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w:t>
      </w:r>
      <w:ins w:author="Ryo Shibata" w:id="63" w:date="2023-04-17T21:41:30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1) has an opportunity gain of zero. An</w:t>
      </w:r>
      <w:del w:author="Ryo Shibata" w:id="64" w:date="2023-04-17T21:46:14Z">
        <w:r w:rsidDel="00000000" w:rsidR="00000000" w:rsidRPr="00000000">
          <w:rPr>
            <w:rFonts w:ascii="Times New Roman" w:cs="Times New Roman" w:eastAsia="Times New Roman" w:hAnsi="Times New Roman"/>
            <w:sz w:val="24"/>
            <w:szCs w:val="24"/>
            <w:rtl w:val="0"/>
          </w:rPr>
          <w:delText xml:space="preserve">d</w:delText>
        </w:r>
      </w:del>
      <w:r w:rsidDel="00000000" w:rsidR="00000000" w:rsidRPr="00000000">
        <w:rPr>
          <w:rFonts w:ascii="Times New Roman" w:cs="Times New Roman" w:eastAsia="Times New Roman" w:hAnsi="Times New Roman"/>
          <w:sz w:val="24"/>
          <w:szCs w:val="24"/>
          <w:rtl w:val="0"/>
        </w:rPr>
        <w:t xml:space="preserve"> unreasonable investment </w:t>
      </w:r>
      <w:ins w:author="Ryo Shibata" w:id="65" w:date="2023-04-17T21:46:20Z">
        <w:r w:rsidDel="00000000" w:rsidR="00000000" w:rsidRPr="00000000">
          <w:rPr>
            <w:rFonts w:ascii="Times New Roman" w:cs="Times New Roman" w:eastAsia="Times New Roman" w:hAnsi="Times New Roman"/>
            <w:sz w:val="24"/>
            <w:szCs w:val="24"/>
            <w:rtl w:val="0"/>
          </w:rPr>
          <w:t xml:space="preserve">in a </w:t>
        </w:r>
      </w:ins>
      <w:del w:author="Ryo Shibata" w:id="65" w:date="2023-04-17T21:46:20Z">
        <w:r w:rsidDel="00000000" w:rsidR="00000000" w:rsidRPr="00000000">
          <w:rPr>
            <w:rFonts w:ascii="Times New Roman" w:cs="Times New Roman" w:eastAsia="Times New Roman" w:hAnsi="Times New Roman"/>
            <w:sz w:val="24"/>
            <w:szCs w:val="24"/>
            <w:rtl w:val="0"/>
          </w:rPr>
          <w:delText xml:space="preserve">on</w:delText>
        </w:r>
      </w:del>
      <w:r w:rsidDel="00000000" w:rsidR="00000000" w:rsidRPr="00000000">
        <w:rPr>
          <w:rFonts w:ascii="Times New Roman" w:cs="Times New Roman" w:eastAsia="Times New Roman" w:hAnsi="Times New Roman"/>
          <w:sz w:val="24"/>
          <w:szCs w:val="24"/>
          <w:rtl w:val="0"/>
        </w:rPr>
        <w:t xml:space="preserve"> certain product p would lead to a relative decrement in </w:t>
      </w:r>
      <w:ins w:author="Ryo Shibata" w:id="66" w:date="2023-04-17T21:46:25Z">
        <w:r w:rsidDel="00000000" w:rsidR="00000000" w:rsidRPr="00000000">
          <w:rPr>
            <w:rFonts w:ascii="Times New Roman" w:cs="Times New Roman" w:eastAsia="Times New Roman" w:hAnsi="Times New Roman"/>
            <w:sz w:val="24"/>
            <w:szCs w:val="24"/>
            <w:rtl w:val="0"/>
          </w:rPr>
          <w:t xml:space="preserve">the </w:t>
        </w:r>
      </w:ins>
      <w:r w:rsidDel="00000000" w:rsidR="00000000" w:rsidRPr="00000000">
        <w:rPr>
          <w:rFonts w:ascii="Times New Roman" w:cs="Times New Roman" w:eastAsia="Times New Roman" w:hAnsi="Times New Roman"/>
          <w:sz w:val="24"/>
          <w:szCs w:val="24"/>
          <w:rtl w:val="0"/>
        </w:rPr>
        <w:t xml:space="preserve">export of more profitable products, and therefore lead to a negative opportunity gain of product p. </w:t>
      </w:r>
      <w:del w:author="Ryo Shibata" w:id="67" w:date="2023-04-17T21:46:31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The opportunity gain is not the only estimator of a country’s level of economic development. However, among countries with comparable economic strength, those having higher ECI, or in other words, more reasonable economic</w:t>
      </w:r>
      <w:del w:author="Ryo Shibata" w:id="68" w:date="2023-04-17T21:46:36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structures are often in better shape.</w:t>
      </w:r>
      <w:r w:rsidDel="00000000" w:rsidR="00000000" w:rsidRPr="00000000">
        <w:rPr>
          <w:rtl w:val="0"/>
        </w:rPr>
      </w:r>
    </w:p>
    <w:p w:rsidR="00000000" w:rsidDel="00000000" w:rsidP="00000000" w:rsidRDefault="00000000" w:rsidRPr="00000000" w14:paraId="000001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48000"/>
            <wp:effectExtent b="0" l="0" r="0" t="0"/>
            <wp:docPr id="18" name="image23.jpg"/>
            <a:graphic>
              <a:graphicData uri="http://schemas.openxmlformats.org/drawingml/2006/picture">
                <pic:pic>
                  <pic:nvPicPr>
                    <pic:cNvPr id="0" name="image23.jpg"/>
                    <pic:cNvPicPr preferRelativeResize="0"/>
                  </pic:nvPicPr>
                  <pic:blipFill>
                    <a:blip r:embed="rId1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24" name="image31.jpg"/>
            <a:graphic>
              <a:graphicData uri="http://schemas.openxmlformats.org/drawingml/2006/picture">
                <pic:pic>
                  <pic:nvPicPr>
                    <pic:cNvPr id="0" name="image31.jpg"/>
                    <pic:cNvPicPr preferRelativeResize="0"/>
                  </pic:nvPicPr>
                  <pic:blipFill>
                    <a:blip r:embed="rId1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SDV of High E</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CI Countries 2013</w:t>
      </w:r>
      <w:ins w:author="Ryo Shibata" w:id="69" w:date="2023-04-17T21:41:14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(up), 2018</w:t>
      </w:r>
      <w:ins w:author="Ryo Shibata" w:id="70" w:date="2023-04-17T21:41:16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(down)</w:t>
      </w:r>
    </w:p>
    <w:p w:rsidR="00000000" w:rsidDel="00000000" w:rsidP="00000000" w:rsidRDefault="00000000" w:rsidRPr="00000000" w14:paraId="0000015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and 6 summarize how the SDV of Kuwait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w:t>
      </w:r>
      <w:r w:rsidDel="00000000" w:rsidR="00000000" w:rsidRPr="00000000">
        <w:rPr>
          <w:rFonts w:ascii="Times New Roman" w:cs="Times New Roman" w:eastAsia="Times New Roman" w:hAnsi="Times New Roman"/>
          <w:sz w:val="24"/>
          <w:szCs w:val="24"/>
          <w:rtl w:val="0"/>
        </w:rPr>
        <w:t xml:space="preserve">The result shows that leading countries barely have any industries with positive opportunity gain. In other words, those countries are already in the most stable and efficient economic 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Kuwait shares the character</w:t>
      </w:r>
      <w:ins w:author="Ryo Shibata" w:id="71" w:date="2023-04-17T21:46:44Z">
        <w:r w:rsidDel="00000000" w:rsidR="00000000" w:rsidRPr="00000000">
          <w:rPr>
            <w:rFonts w:ascii="Times New Roman" w:cs="Times New Roman" w:eastAsia="Times New Roman" w:hAnsi="Times New Roman"/>
            <w:sz w:val="24"/>
            <w:szCs w:val="24"/>
            <w:rtl w:val="0"/>
          </w:rPr>
          <w:t xml:space="preserve">istics</w:t>
        </w:r>
      </w:ins>
      <w:del w:author="Ryo Shibata" w:id="71" w:date="2023-04-17T21:46:44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of developing countries, with a balanced economic</w:t>
      </w:r>
      <w:del w:author="Ryo Shibata" w:id="72" w:date="2023-04-17T21:46:49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structure that leans towards intermediate-level industries. </w:t>
      </w:r>
    </w:p>
    <w:p w:rsidR="00000000" w:rsidDel="00000000" w:rsidP="00000000" w:rsidRDefault="00000000" w:rsidRPr="00000000" w14:paraId="0000015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87600"/>
            <wp:effectExtent b="0" l="0" r="0" t="0"/>
            <wp:docPr id="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SDV of Other Typical Countries 2013</w:t>
      </w:r>
    </w:p>
    <w:p w:rsidR="00000000" w:rsidDel="00000000" w:rsidP="00000000" w:rsidRDefault="00000000" w:rsidRPr="00000000" w14:paraId="0000016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6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2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w:t>
      </w:r>
      <w:ins w:author="Ryo Shibata" w:id="73" w:date="2023-04-17T21:46:58Z">
        <w:r w:rsidDel="00000000" w:rsidR="00000000" w:rsidRPr="00000000">
          <w:rPr>
            <w:rFonts w:ascii="Times New Roman" w:cs="Times New Roman" w:eastAsia="Times New Roman" w:hAnsi="Times New Roman"/>
            <w:sz w:val="24"/>
            <w:szCs w:val="24"/>
            <w:rtl w:val="0"/>
          </w:rPr>
          <w:t xml:space="preserve">-</w:t>
        </w:r>
      </w:ins>
      <w:del w:author="Ryo Shibata" w:id="73" w:date="2023-04-17T21:46:58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1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w:t>
      </w:r>
      <w:ins w:author="Ryo Shibata" w:id="74" w:date="2023-04-17T21:47:22Z">
        <w:r w:rsidDel="00000000" w:rsidR="00000000" w:rsidRPr="00000000">
          <w:rPr>
            <w:rFonts w:ascii="Times New Roman" w:cs="Times New Roman" w:eastAsia="Times New Roman" w:hAnsi="Times New Roman"/>
            <w:sz w:val="24"/>
            <w:szCs w:val="24"/>
            <w:rtl w:val="0"/>
          </w:rPr>
          <w:t xml:space="preserve">to</w:t>
        </w:r>
      </w:ins>
      <w:del w:author="Ryo Shibata" w:id="74" w:date="2023-04-17T21:47:22Z">
        <w:r w:rsidDel="00000000" w:rsidR="00000000" w:rsidRPr="00000000">
          <w:rPr>
            <w:rFonts w:ascii="Times New Roman" w:cs="Times New Roman" w:eastAsia="Times New Roman" w:hAnsi="Times New Roman"/>
            <w:sz w:val="24"/>
            <w:szCs w:val="24"/>
            <w:rtl w:val="0"/>
          </w:rPr>
          <w:delText xml:space="preserve">on</w:delText>
        </w:r>
      </w:del>
      <w:r w:rsidDel="00000000" w:rsidR="00000000" w:rsidRPr="00000000">
        <w:rPr>
          <w:rFonts w:ascii="Times New Roman" w:cs="Times New Roman" w:eastAsia="Times New Roman" w:hAnsi="Times New Roman"/>
          <w:sz w:val="24"/>
          <w:szCs w:val="24"/>
          <w:rtl w:val="0"/>
        </w:rPr>
        <w:t xml:space="preserve"> this problem. In order to solve this problem, our idea is to use a greedy algorithm. The way that we apply</w:t>
      </w:r>
      <w:ins w:author="Ryo Shibata" w:id="75" w:date="2023-04-17T21:47:40Z">
        <w:r w:rsidDel="00000000" w:rsidR="00000000" w:rsidRPr="00000000">
          <w:rPr>
            <w:rFonts w:ascii="Times New Roman" w:cs="Times New Roman" w:eastAsia="Times New Roman" w:hAnsi="Times New Roman"/>
            <w:sz w:val="24"/>
            <w:szCs w:val="24"/>
            <w:rtl w:val="0"/>
          </w:rPr>
          <w:t xml:space="preserve"> the</w:t>
        </w:r>
      </w:ins>
      <w:r w:rsidDel="00000000" w:rsidR="00000000" w:rsidRPr="00000000">
        <w:rPr>
          <w:rFonts w:ascii="Times New Roman" w:cs="Times New Roman" w:eastAsia="Times New Roman" w:hAnsi="Times New Roman"/>
          <w:sz w:val="24"/>
          <w:szCs w:val="24"/>
          <w:rtl w:val="0"/>
        </w:rPr>
        <w:t xml:space="preserve"> greedy algorithm is that </w:t>
      </w:r>
      <w:ins w:author="Ryo Shibata" w:id="76" w:date="2023-04-17T21:47:52Z">
        <w:r w:rsidDel="00000000" w:rsidR="00000000" w:rsidRPr="00000000">
          <w:rPr>
            <w:rFonts w:ascii="Times New Roman" w:cs="Times New Roman" w:eastAsia="Times New Roman" w:hAnsi="Times New Roman"/>
            <w:sz w:val="24"/>
            <w:szCs w:val="24"/>
            <w:rtl w:val="0"/>
          </w:rPr>
          <w:t xml:space="preserve">we first</w:t>
        </w:r>
      </w:ins>
      <w:del w:author="Ryo Shibata" w:id="76" w:date="2023-04-17T21:47:52Z">
        <w:r w:rsidDel="00000000" w:rsidR="00000000" w:rsidRPr="00000000">
          <w:rPr>
            <w:rFonts w:ascii="Times New Roman" w:cs="Times New Roman" w:eastAsia="Times New Roman" w:hAnsi="Times New Roman"/>
            <w:sz w:val="24"/>
            <w:szCs w:val="24"/>
            <w:rtl w:val="0"/>
          </w:rPr>
          <w:delText xml:space="preserve">firstly we</w:delText>
        </w:r>
      </w:del>
      <w:r w:rsidDel="00000000" w:rsidR="00000000" w:rsidRPr="00000000">
        <w:rPr>
          <w:rFonts w:ascii="Times New Roman" w:cs="Times New Roman" w:eastAsia="Times New Roman" w:hAnsi="Times New Roman"/>
          <w:sz w:val="24"/>
          <w:szCs w:val="24"/>
          <w:rtl w:val="0"/>
        </w:rPr>
        <w:t xml:space="preserve"> separate the total budget into k equal parts, and then for the first equal part</w:t>
      </w:r>
      <w:ins w:author="Ryo Shibata" w:id="77" w:date="2023-04-17T21:48:05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w:t>
      </w:r>
      <w:ins w:author="Ryo Shibata" w:id="78" w:date="2023-04-17T21:48:25Z">
        <w:r w:rsidDel="00000000" w:rsidR="00000000" w:rsidRPr="00000000">
          <w:rPr>
            <w:rFonts w:ascii="Times New Roman" w:cs="Times New Roman" w:eastAsia="Times New Roman" w:hAnsi="Times New Roman"/>
            <w:sz w:val="24"/>
            <w:szCs w:val="24"/>
            <w:rtl w:val="0"/>
          </w:rPr>
          <w:t xml:space="preserve"> of the </w:t>
        </w:r>
      </w:ins>
      <w:r w:rsidDel="00000000" w:rsidR="00000000" w:rsidRPr="00000000">
        <w:rPr>
          <w:rFonts w:ascii="Times New Roman" w:cs="Times New Roman" w:eastAsia="Times New Roman" w:hAnsi="Times New Roman"/>
          <w:sz w:val="24"/>
          <w:szCs w:val="24"/>
          <w:rtl w:val="0"/>
        </w:rPr>
        <w:t xml:space="preserve"> equal parts can be done in the same way. </w:t>
      </w:r>
    </w:p>
    <w:p w:rsidR="00000000" w:rsidDel="00000000" w:rsidP="00000000" w:rsidRDefault="00000000" w:rsidRPr="00000000" w14:paraId="000001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w:t>
      </w:r>
      <w:ins w:author="Ryo Shibata" w:id="79" w:date="2023-04-17T21:48:30Z">
        <w:r w:rsidDel="00000000" w:rsidR="00000000" w:rsidRPr="00000000">
          <w:rPr>
            <w:rFonts w:ascii="Times New Roman" w:cs="Times New Roman" w:eastAsia="Times New Roman" w:hAnsi="Times New Roman"/>
            <w:sz w:val="24"/>
            <w:szCs w:val="24"/>
            <w:rtl w:val="0"/>
          </w:rPr>
          <w:t xml:space="preserve">the </w:t>
        </w:r>
      </w:ins>
      <w:r w:rsidDel="00000000" w:rsidR="00000000" w:rsidRPr="00000000">
        <w:rPr>
          <w:rFonts w:ascii="Times New Roman" w:cs="Times New Roman" w:eastAsia="Times New Roman" w:hAnsi="Times New Roman"/>
          <w:sz w:val="24"/>
          <w:szCs w:val="24"/>
          <w:rtl w:val="0"/>
        </w:rPr>
        <w:t xml:space="preserve">greedy algorithm is a kind of local search algorithm, which is </w:t>
      </w:r>
      <w:ins w:author="Ryo Shibata" w:id="80" w:date="2023-04-17T21:48:36Z">
        <w:r w:rsidDel="00000000" w:rsidR="00000000" w:rsidRPr="00000000">
          <w:rPr>
            <w:rFonts w:ascii="Times New Roman" w:cs="Times New Roman" w:eastAsia="Times New Roman" w:hAnsi="Times New Roman"/>
            <w:sz w:val="24"/>
            <w:szCs w:val="24"/>
            <w:rtl w:val="0"/>
          </w:rPr>
          <w:t xml:space="preserve">quite</w:t>
        </w:r>
      </w:ins>
      <w:del w:author="Ryo Shibata" w:id="80" w:date="2023-04-17T21:48:36Z">
        <w:r w:rsidDel="00000000" w:rsidR="00000000" w:rsidRPr="00000000">
          <w:rPr>
            <w:rFonts w:ascii="Times New Roman" w:cs="Times New Roman" w:eastAsia="Times New Roman" w:hAnsi="Times New Roman"/>
            <w:sz w:val="24"/>
            <w:szCs w:val="24"/>
            <w:rtl w:val="0"/>
          </w:rPr>
          <w:delText xml:space="preserve">pretty</w:delText>
        </w:r>
      </w:del>
      <w:r w:rsidDel="00000000" w:rsidR="00000000" w:rsidRPr="00000000">
        <w:rPr>
          <w:rFonts w:ascii="Times New Roman" w:cs="Times New Roman" w:eastAsia="Times New Roman" w:hAnsi="Times New Roman"/>
          <w:sz w:val="24"/>
          <w:szCs w:val="24"/>
          <w:rtl w:val="0"/>
        </w:rPr>
        <w:t xml:space="preserve"> possible to run into a local minimum. Therefore, for local search algorithms, one typical way </w:t>
      </w:r>
      <w:del w:author="Ryo Shibata" w:id="81" w:date="2023-04-17T21:48:44Z">
        <w:r w:rsidDel="00000000" w:rsidR="00000000" w:rsidRPr="00000000">
          <w:rPr>
            <w:rFonts w:ascii="Times New Roman" w:cs="Times New Roman" w:eastAsia="Times New Roman" w:hAnsi="Times New Roman"/>
            <w:sz w:val="24"/>
            <w:szCs w:val="24"/>
            <w:rtl w:val="0"/>
          </w:rPr>
          <w:delText xml:space="preserve">is </w:delText>
        </w:r>
      </w:del>
      <w:r w:rsidDel="00000000" w:rsidR="00000000" w:rsidRPr="00000000">
        <w:rPr>
          <w:rFonts w:ascii="Times New Roman" w:cs="Times New Roman" w:eastAsia="Times New Roman" w:hAnsi="Times New Roman"/>
          <w:sz w:val="24"/>
          <w:szCs w:val="24"/>
          <w:rtl w:val="0"/>
        </w:rPr>
        <w:t xml:space="preserve">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w:t>
      </w:r>
      <w:ins w:author="Ryo Shibata" w:id="82" w:date="2023-04-17T21:48:49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and pick the largest one. The ratio is defined as the following:</w:t>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2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17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17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8"/>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Services and Utilities</w:t>
            </w:r>
          </w:p>
        </w:tc>
      </w:tr>
    </w:tbl>
    <w:p w:rsidR="00000000" w:rsidDel="00000000" w:rsidP="00000000" w:rsidRDefault="00000000" w:rsidRPr="00000000" w14:paraId="000001A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Products Labeling</w:t>
      </w:r>
    </w:p>
    <w:p w:rsidR="00000000" w:rsidDel="00000000" w:rsidP="00000000" w:rsidRDefault="00000000" w:rsidRPr="00000000" w14:paraId="000001A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Kuwait in 2013. We can see that for different percentages of heuristic total export growth, the ECIs of Kuwait have different amounts of increments. A 5% export growth results in an ECI improvement pattern of around -1.999 and ends at around 0.361. The ECI improvement pattern is similarly positive for a bit and then plateaus for export growth of 10%, 15%, and 20%. In particular, the ECI for 10% export growth ends at around 0.374. For the 15% growth budget, the ECI of Kuwait ends at around 0.359, and for the 20% growth budget, the ECI ends at around 0.871.</w:t>
      </w:r>
    </w:p>
    <w:p w:rsidR="00000000" w:rsidDel="00000000" w:rsidP="00000000" w:rsidRDefault="00000000" w:rsidRPr="00000000" w14:paraId="000001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case of 5 percent export growth, Services and Utilities account</w:t>
      </w:r>
      <w:del w:author="Ryo Shibata" w:id="83" w:date="2023-04-17T22:01:09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for the majority of the portfolio</w:t>
      </w:r>
      <w:r w:rsidDel="00000000" w:rsidR="00000000" w:rsidRPr="00000000">
        <w:rPr>
          <w:rFonts w:ascii="Times New Roman" w:cs="Times New Roman" w:eastAsia="Times New Roman" w:hAnsi="Times New Roman"/>
          <w:sz w:val="24"/>
          <w:szCs w:val="24"/>
          <w:rtl w:val="0"/>
        </w:rPr>
        <w:t xml:space="preserve">. For 10 percent export growth, more weight is awarded to Weapons, suggesting that with</w:t>
      </w:r>
      <w:del w:author="Ryo Shibata" w:id="84" w:date="2023-04-17T22:01:17Z">
        <w:r w:rsidDel="00000000" w:rsidR="00000000" w:rsidRPr="00000000">
          <w:rPr>
            <w:rFonts w:ascii="Times New Roman" w:cs="Times New Roman" w:eastAsia="Times New Roman" w:hAnsi="Times New Roman"/>
            <w:sz w:val="24"/>
            <w:szCs w:val="24"/>
            <w:rtl w:val="0"/>
          </w:rPr>
          <w:delText xml:space="preserve"> a</w:delText>
        </w:r>
      </w:del>
      <w:r w:rsidDel="00000000" w:rsidR="00000000" w:rsidRPr="00000000">
        <w:rPr>
          <w:rFonts w:ascii="Times New Roman" w:cs="Times New Roman" w:eastAsia="Times New Roman" w:hAnsi="Times New Roman"/>
          <w:sz w:val="24"/>
          <w:szCs w:val="24"/>
          <w:rtl w:val="0"/>
        </w:rPr>
        <w:t xml:space="preserve"> low economic improvement anticipation, Finland should focus more on developing this industry. Going to 15 percent export growth, we see that Wood Products is now the heavily recommended strategy, while 20 percent growth recommends the majority in Machinery and Construction. Thus, there is a very different distribution for each level of export growth. A more detailed numerical representation of the portfolio is shown in Table 8.</w:t>
      </w:r>
    </w:p>
    <w:p w:rsidR="00000000" w:rsidDel="00000000" w:rsidP="00000000" w:rsidRDefault="00000000" w:rsidRPr="00000000" w14:paraId="000001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35200"/>
            <wp:effectExtent b="0" l="0" r="0" t="0"/>
            <wp:docPr id="34" name="image33.jpg"/>
            <a:graphic>
              <a:graphicData uri="http://schemas.openxmlformats.org/drawingml/2006/picture">
                <pic:pic>
                  <pic:nvPicPr>
                    <pic:cNvPr id="0" name="image33.jpg"/>
                    <pic:cNvPicPr preferRelativeResize="0"/>
                  </pic:nvPicPr>
                  <pic:blipFill>
                    <a:blip r:embed="rId2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78000"/>
            <wp:effectExtent b="0" l="0" r="0" t="0"/>
            <wp:docPr id="23" name="image24.jpg"/>
            <a:graphic>
              <a:graphicData uri="http://schemas.openxmlformats.org/drawingml/2006/picture">
                <pic:pic>
                  <pic:nvPicPr>
                    <pic:cNvPr id="0" name="image24.jpg"/>
                    <pic:cNvPicPr preferRelativeResize="0"/>
                  </pic:nvPicPr>
                  <pic:blipFill>
                    <a:blip r:embed="rId22"/>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AC">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Greedy Based ECI Improvement Results of Kuwait in 2013 with Different Budgets</w:t>
      </w:r>
    </w:p>
    <w:p w:rsidR="00000000" w:rsidDel="00000000" w:rsidP="00000000" w:rsidRDefault="00000000" w:rsidRPr="00000000" w14:paraId="000001A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13000"/>
            <wp:effectExtent b="0" l="0" r="0" t="0"/>
            <wp:docPr id="7" name="image27.jpg"/>
            <a:graphic>
              <a:graphicData uri="http://schemas.openxmlformats.org/drawingml/2006/picture">
                <pic:pic>
                  <pic:nvPicPr>
                    <pic:cNvPr id="0" name="image27.jpg"/>
                    <pic:cNvPicPr preferRelativeResize="0"/>
                  </pic:nvPicPr>
                  <pic:blipFill>
                    <a:blip r:embed="rId23"/>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Portfolio of Kuwait in 2013</w:t>
      </w:r>
    </w:p>
    <w:p w:rsidR="00000000" w:rsidDel="00000000" w:rsidP="00000000" w:rsidRDefault="00000000" w:rsidRPr="00000000" w14:paraId="000001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w:t>
      </w:r>
      <w:r w:rsidDel="00000000" w:rsidR="00000000" w:rsidRPr="00000000">
        <w:rPr>
          <w:rFonts w:ascii="Times New Roman" w:cs="Times New Roman" w:eastAsia="Times New Roman" w:hAnsi="Times New Roman"/>
          <w:sz w:val="24"/>
          <w:szCs w:val="24"/>
          <w:rtl w:val="0"/>
        </w:rPr>
        <w:t xml:space="preserve">Kuwait’s</w:t>
      </w:r>
      <w:r w:rsidDel="00000000" w:rsidR="00000000" w:rsidRPr="00000000">
        <w:rPr>
          <w:rFonts w:ascii="Times New Roman" w:cs="Times New Roman" w:eastAsia="Times New Roman" w:hAnsi="Times New Roman"/>
          <w:sz w:val="24"/>
          <w:szCs w:val="24"/>
          <w:rtl w:val="0"/>
        </w:rPr>
        <w:t xml:space="preserve"> development in the future, we also offer the optimization result of Kuwait based on export data in 2018. Below is the economic panel for Kuwait in 2018. </w:t>
      </w:r>
      <w:r w:rsidDel="00000000" w:rsidR="00000000" w:rsidRPr="00000000">
        <w:rPr>
          <w:rFonts w:ascii="Times New Roman" w:cs="Times New Roman" w:eastAsia="Times New Roman" w:hAnsi="Times New Roman"/>
          <w:sz w:val="24"/>
          <w:szCs w:val="24"/>
          <w:rtl w:val="0"/>
        </w:rPr>
        <w:t xml:space="preserve">We can see that there is a similar pattern for the ECI improvement trajectories, but the growth trajectories do not plateau as they did previously, instead continuing to trend upwards continuously for all percentages of growth. Also, we notice that the main components that result in ECI improvements are not similar. For a 5 percent export growth, the improvement is now concentrated in Raw Manufacturing, while for 10, 15, and 20 percent growth, it is increasingly concentrated in Chemical Manufacturing and Daily Instruments. A more detailed numerical representation of the portfolio is shown in Table 9. </w:t>
      </w:r>
    </w:p>
    <w:p w:rsidR="00000000" w:rsidDel="00000000" w:rsidP="00000000" w:rsidRDefault="00000000" w:rsidRPr="00000000" w14:paraId="000001B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25" name="image25.jpg"/>
            <a:graphic>
              <a:graphicData uri="http://schemas.openxmlformats.org/drawingml/2006/picture">
                <pic:pic>
                  <pic:nvPicPr>
                    <pic:cNvPr id="0" name="image25.jpg"/>
                    <pic:cNvPicPr preferRelativeResize="0"/>
                  </pic:nvPicPr>
                  <pic:blipFill>
                    <a:blip r:embed="rId2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66900"/>
            <wp:effectExtent b="0" l="0" r="0" t="0"/>
            <wp:docPr id="28" name="image26.jpg"/>
            <a:graphic>
              <a:graphicData uri="http://schemas.openxmlformats.org/drawingml/2006/picture">
                <pic:pic>
                  <pic:nvPicPr>
                    <pic:cNvPr id="0" name="image26.jpg"/>
                    <pic:cNvPicPr preferRelativeResize="0"/>
                  </pic:nvPicPr>
                  <pic:blipFill>
                    <a:blip r:embed="rId25"/>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Greedy Based ECI Improvement Results of Kuwait in 2018 with Different Budgets</w:t>
      </w:r>
    </w:p>
    <w:p w:rsidR="00000000" w:rsidDel="00000000" w:rsidP="00000000" w:rsidRDefault="00000000" w:rsidRPr="00000000" w14:paraId="000001B7">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7338" cy="2295243"/>
            <wp:effectExtent b="0" l="0" r="0" t="0"/>
            <wp:docPr id="27" name="image32.jpg"/>
            <a:graphic>
              <a:graphicData uri="http://schemas.openxmlformats.org/drawingml/2006/picture">
                <pic:pic>
                  <pic:nvPicPr>
                    <pic:cNvPr id="0" name="image32.jpg"/>
                    <pic:cNvPicPr preferRelativeResize="0"/>
                  </pic:nvPicPr>
                  <pic:blipFill>
                    <a:blip r:embed="rId26"/>
                    <a:srcRect b="0" l="0" r="0" t="0"/>
                    <a:stretch>
                      <a:fillRect/>
                    </a:stretch>
                  </pic:blipFill>
                  <pic:spPr>
                    <a:xfrm>
                      <a:off x="0" y="0"/>
                      <a:ext cx="5367338" cy="2295243"/>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 Portfolio of Kuwait in 2018</w:t>
      </w:r>
    </w:p>
    <w:p w:rsidR="00000000" w:rsidDel="00000000" w:rsidP="00000000" w:rsidRDefault="00000000" w:rsidRPr="00000000" w14:paraId="000001B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w:t>
      </w:r>
      <w:del w:author="Ryo Shibata" w:id="85" w:date="2023-04-17T22:01:30Z">
        <w:r w:rsidDel="00000000" w:rsidR="00000000" w:rsidRPr="00000000">
          <w:rPr>
            <w:rFonts w:ascii="Times New Roman" w:cs="Times New Roman" w:eastAsia="Times New Roman" w:hAnsi="Times New Roman"/>
            <w:b w:val="1"/>
            <w:bCs w:val="1"/>
            <w:sz w:val="28"/>
            <w:szCs w:val="28"/>
            <w:rtl w:val="0"/>
          </w:rPr>
          <w:delText xml:space="preserve"> </w:delText>
        </w:r>
      </w:del>
      <w:r w:rsidDel="00000000" w:rsidR="00000000" w:rsidRPr="00000000">
        <w:rPr>
          <w:rFonts w:ascii="Times New Roman" w:cs="Times New Roman" w:eastAsia="Times New Roman" w:hAnsi="Times New Roman"/>
          <w:b w:val="1"/>
          <w:bCs w:val="1"/>
          <w:sz w:val="28"/>
          <w:szCs w:val="28"/>
          <w:rtl w:val="0"/>
        </w:rPr>
        <w:t xml:space="preserve">Sensitivity Analysis and Contingency Strategy</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w:t>
      </w:r>
      <w:ins w:author="Ryo Shibata" w:id="86" w:date="2023-04-17T22:01:48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our broad aim is to understand how sensitive Kuwait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w:t>
      </w:r>
      <w:ins w:author="Ryo Shibata" w:id="87" w:date="2023-04-17T22:01:39Z">
        <w:r w:rsidDel="00000000" w:rsidR="00000000" w:rsidRPr="00000000">
          <w:rPr>
            <w:rFonts w:ascii="Times New Roman" w:cs="Times New Roman" w:eastAsia="Times New Roman" w:hAnsi="Times New Roman"/>
            <w:sz w:val="24"/>
            <w:szCs w:val="24"/>
            <w:rtl w:val="0"/>
          </w:rPr>
          <w:t xml:space="preserve">-</w:t>
        </w:r>
      </w:ins>
      <w:del w:author="Ryo Shibata" w:id="87" w:date="2023-04-17T22:01:39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specific sensitivity. To this end, we have developed two categories of sensitivity analysis.</w:t>
      </w:r>
    </w:p>
    <w:p w:rsidR="00000000" w:rsidDel="00000000" w:rsidP="00000000" w:rsidRDefault="00000000" w:rsidRPr="00000000" w14:paraId="000001B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w:t>
      </w:r>
      <w:ins w:author="Ryo Shibata" w:id="88" w:date="2023-04-17T22:02:16Z">
        <w:r w:rsidDel="00000000" w:rsidR="00000000" w:rsidRPr="00000000">
          <w:rPr>
            <w:rFonts w:ascii="Times New Roman" w:cs="Times New Roman" w:eastAsia="Times New Roman" w:hAnsi="Times New Roman"/>
            <w:sz w:val="24"/>
            <w:szCs w:val="24"/>
            <w:rtl w:val="0"/>
          </w:rPr>
          <w:t xml:space="preserve">the </w:t>
        </w:r>
      </w:ins>
      <w:r w:rsidDel="00000000" w:rsidR="00000000" w:rsidRPr="00000000">
        <w:rPr>
          <w:rFonts w:ascii="Times New Roman" w:cs="Times New Roman" w:eastAsia="Times New Roman" w:hAnsi="Times New Roman"/>
          <w:sz w:val="24"/>
          <w:szCs w:val="24"/>
          <w:rtl w:val="0"/>
        </w:rPr>
        <w:t xml:space="preserve">shocking methodology to increment or decrement an industry’s export level by a certain percentage and recalculate the ECI</w:t>
      </w:r>
      <w:ins w:author="Ryo Shibata" w:id="89" w:date="2023-04-17T22:02:24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w:t>
      </w:r>
      <w:r w:rsidDel="00000000" w:rsidR="00000000" w:rsidRPr="00000000">
        <w:rPr>
          <w:rFonts w:ascii="Times New Roman" w:cs="Times New Roman" w:eastAsia="Times New Roman" w:hAnsi="Times New Roman"/>
          <w:sz w:val="24"/>
          <w:szCs w:val="24"/>
          <w:rtl w:val="0"/>
        </w:rPr>
        <w:t xml:space="preserve">shocking</w:t>
      </w:r>
      <w:r w:rsidDel="00000000" w:rsidR="00000000" w:rsidRPr="00000000">
        <w:rPr>
          <w:rFonts w:ascii="Times New Roman" w:cs="Times New Roman" w:eastAsia="Times New Roman" w:hAnsi="Times New Roman"/>
          <w:sz w:val="24"/>
          <w:szCs w:val="24"/>
          <w:rtl w:val="0"/>
        </w:rPr>
        <w:t xml:space="preserve">.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C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10188" cy="2519630"/>
            <wp:effectExtent b="0" l="0" r="0" t="0"/>
            <wp:docPr id="4" name="image8.jpg"/>
            <a:graphic>
              <a:graphicData uri="http://schemas.openxmlformats.org/drawingml/2006/picture">
                <pic:pic>
                  <pic:nvPicPr>
                    <pic:cNvPr id="0" name="image8.jpg"/>
                    <pic:cNvPicPr preferRelativeResize="0"/>
                  </pic:nvPicPr>
                  <pic:blipFill>
                    <a:blip r:embed="rId2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C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w:t>
      </w:r>
      <w:ins w:author="Ryo Shibata" w:id="90" w:date="2023-04-17T22:02:29Z">
        <w:r w:rsidDel="00000000" w:rsidR="00000000" w:rsidRPr="00000000">
          <w:rPr>
            <w:rFonts w:ascii="Times New Roman" w:cs="Times New Roman" w:eastAsia="Times New Roman" w:hAnsi="Times New Roman"/>
            <w:b w:val="1"/>
            <w:bCs w:val="1"/>
            <w:sz w:val="24"/>
            <w:szCs w:val="24"/>
            <w:rtl w:val="0"/>
          </w:rPr>
          <w:t xml:space="preserve">S</w:t>
        </w:r>
      </w:ins>
      <w:del w:author="Ryo Shibata" w:id="90" w:date="2023-04-17T22:02:29Z">
        <w:r w:rsidDel="00000000" w:rsidR="00000000" w:rsidRPr="00000000">
          <w:rPr>
            <w:rFonts w:ascii="Times New Roman" w:cs="Times New Roman" w:eastAsia="Times New Roman" w:hAnsi="Times New Roman"/>
            <w:b w:val="1"/>
            <w:bCs w:val="1"/>
            <w:sz w:val="24"/>
            <w:szCs w:val="24"/>
            <w:rtl w:val="0"/>
          </w:rPr>
          <w:delText xml:space="preserve">s</w:delText>
        </w:r>
      </w:del>
      <w:r w:rsidDel="00000000" w:rsidR="00000000" w:rsidRPr="00000000">
        <w:rPr>
          <w:rFonts w:ascii="Times New Roman" w:cs="Times New Roman" w:eastAsia="Times New Roman" w:hAnsi="Times New Roman"/>
          <w:b w:val="1"/>
          <w:bCs w:val="1"/>
          <w:sz w:val="24"/>
          <w:szCs w:val="24"/>
          <w:rtl w:val="0"/>
        </w:rPr>
        <w:t xml:space="preserve">ensitivity</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w:t>
      </w:r>
      <w:del w:author="Ryo Shibata" w:id="91" w:date="2023-04-17T22:02:35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w:t>
      </w:r>
      <w:ins w:author="Ryo Shibata" w:id="92" w:date="2023-04-17T22:02:51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we are incrementing or decrementing export levels of two industries until the marginal opportunity gain of any industry changes in category (positive, negative, or neutral). </w:t>
      </w:r>
      <w:del w:author="Ryo Shibata" w:id="93" w:date="2023-04-17T22:02:58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Below is an example of a</w:t>
      </w:r>
      <w:ins w:author="Ryo Shibata" w:id="94" w:date="2023-04-17T22:03:03Z">
        <w:r w:rsidDel="00000000" w:rsidR="00000000" w:rsidRPr="00000000">
          <w:rPr>
            <w:rFonts w:ascii="Times New Roman" w:cs="Times New Roman" w:eastAsia="Times New Roman" w:hAnsi="Times New Roman"/>
            <w:sz w:val="24"/>
            <w:szCs w:val="24"/>
            <w:rtl w:val="0"/>
          </w:rPr>
          <w:t xml:space="preserve">n</w:t>
        </w:r>
      </w:ins>
      <w:r w:rsidDel="00000000" w:rsidR="00000000" w:rsidRPr="00000000">
        <w:rPr>
          <w:rFonts w:ascii="Times New Roman" w:cs="Times New Roman" w:eastAsia="Times New Roman" w:hAnsi="Times New Roman"/>
          <w:sz w:val="24"/>
          <w:szCs w:val="24"/>
          <w:rtl w:val="0"/>
        </w:rPr>
        <w:t xml:space="preserve"> SDV Sensitivity chart with Positive Shocking. Industries with positive marginal opportunity gain are colored blue, neutral is colored white</w:t>
      </w:r>
      <w:ins w:author="Ryo Shibata" w:id="95" w:date="2023-04-17T22:03:10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and negative is colored red. </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11"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Contingency Plan</w:t>
      </w: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w:t>
      </w:r>
      <w:del w:author="Ryo Shibata" w:id="96" w:date="2023-04-17T22:03:17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that the country doesn’t even need to respond to a collapse in the industry. Countries tend to have distinct solutions to the up</w:t>
      </w:r>
      <w:ins w:author="Ryo Shibata" w:id="97" w:date="2023-04-17T22:03:21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and down</w:t>
      </w:r>
      <w:ins w:author="Ryo Shibata" w:id="98" w:date="2023-04-17T22:03:23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of the same industry. </w:t>
      </w:r>
      <w:del w:author="Ryo Shibata" w:id="99" w:date="2023-04-17T22:03:26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To create the contingency strategy table</w:t>
      </w:r>
      <w:ins w:author="Ryo Shibata" w:id="100" w:date="2023-04-17T22:03:36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we decrease</w:t>
      </w:r>
      <w:del w:author="Ryo Shibata" w:id="101" w:date="2023-04-17T22:03:33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2989911"/>
            <wp:effectExtent b="0" l="0" r="0" t="0"/>
            <wp:docPr id="2"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Contingency Strategy 2018</w:t>
      </w:r>
    </w:p>
    <w:p w:rsidR="00000000" w:rsidDel="00000000" w:rsidP="00000000" w:rsidRDefault="00000000" w:rsidRPr="00000000" w14:paraId="000001D0">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2">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3">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D4">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t>
      </w:r>
      <w:ins w:author="Ryo Shibata" w:id="102" w:date="2023-04-17T23:41:48Z">
        <w:r w:rsidDel="00000000" w:rsidR="00000000" w:rsidRPr="00000000">
          <w:rPr>
            <w:rFonts w:ascii="Times New Roman" w:cs="Times New Roman" w:eastAsia="Times New Roman" w:hAnsi="Times New Roman"/>
            <w:sz w:val="24"/>
            <w:szCs w:val="24"/>
            <w:rtl w:val="0"/>
          </w:rPr>
          <w:t xml:space="preserve">are</w:t>
        </w:r>
      </w:ins>
      <w:del w:author="Ryo Shibata" w:id="102" w:date="2023-04-17T23:41:48Z">
        <w:r w:rsidDel="00000000" w:rsidR="00000000" w:rsidRPr="00000000">
          <w:rPr>
            <w:rFonts w:ascii="Times New Roman" w:cs="Times New Roman" w:eastAsia="Times New Roman" w:hAnsi="Times New Roman"/>
            <w:sz w:val="24"/>
            <w:szCs w:val="24"/>
            <w:rtl w:val="0"/>
          </w:rPr>
          <w:delText xml:space="preserve">is</w:delText>
        </w:r>
      </w:del>
      <w:r w:rsidDel="00000000" w:rsidR="00000000" w:rsidRPr="00000000">
        <w:rPr>
          <w:rFonts w:ascii="Times New Roman" w:cs="Times New Roman" w:eastAsia="Times New Roman" w:hAnsi="Times New Roman"/>
          <w:sz w:val="24"/>
          <w:szCs w:val="24"/>
          <w:rtl w:val="0"/>
        </w:rPr>
        <w:t xml:space="preserve"> Kuwait’s 2013 ECI Sensitivity Charts. Firstly</w:t>
      </w:r>
      <w:ins w:author="Ryo Shibata" w:id="103" w:date="2023-04-17T23:42:14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in the positive chart, we notice immediately that increases in High</w:t>
      </w:r>
      <w:ins w:author="Ryo Shibata" w:id="104" w:date="2023-04-17T23:42:04Z">
        <w:r w:rsidDel="00000000" w:rsidR="00000000" w:rsidRPr="00000000">
          <w:rPr>
            <w:rFonts w:ascii="Times New Roman" w:cs="Times New Roman" w:eastAsia="Times New Roman" w:hAnsi="Times New Roman"/>
            <w:sz w:val="24"/>
            <w:szCs w:val="24"/>
            <w:rtl w:val="0"/>
          </w:rPr>
          <w:t xml:space="preserve">-</w:t>
        </w:r>
      </w:ins>
      <w:del w:author="Ryo Shibata" w:id="104" w:date="2023-04-17T23:42:04Z">
        <w:r w:rsidDel="00000000" w:rsidR="00000000" w:rsidRPr="00000000">
          <w:rPr>
            <w:rFonts w:ascii="Times New Roman" w:cs="Times New Roman" w:eastAsia="Times New Roman" w:hAnsi="Times New Roman"/>
            <w:sz w:val="24"/>
            <w:szCs w:val="24"/>
            <w:rtl w:val="0"/>
          </w:rPr>
          <w:delText xml:space="preserve"> </w:delText>
        </w:r>
      </w:del>
      <w:ins w:author="Ryo Shibata" w:id="104" w:date="2023-04-17T23:42:04Z">
        <w:del w:author="Ryo Shibata" w:id="104" w:date="2023-04-17T23:42:04Z">
          <w:r w:rsidDel="00000000" w:rsidR="00000000" w:rsidRPr="00000000">
            <w:rPr>
              <w:rFonts w:ascii="Times New Roman" w:cs="Times New Roman" w:eastAsia="Times New Roman" w:hAnsi="Times New Roman"/>
              <w:sz w:val="24"/>
              <w:szCs w:val="24"/>
              <w:rtl w:val="0"/>
            </w:rPr>
            <w:delText xml:space="preserve">c</w:delText>
          </w:r>
        </w:del>
      </w:ins>
      <w:del w:author="Ryo Shibata" w:id="104" w:date="2023-04-17T23:42:04Z">
        <w:r w:rsidDel="00000000" w:rsidR="00000000" w:rsidRPr="00000000">
          <w:rPr>
            <w:rFonts w:ascii="Times New Roman" w:cs="Times New Roman" w:eastAsia="Times New Roman" w:hAnsi="Times New Roman"/>
            <w:sz w:val="24"/>
            <w:szCs w:val="24"/>
            <w:rtl w:val="0"/>
          </w:rPr>
          <w:delText xml:space="preserve">C</w:delText>
        </w:r>
      </w:del>
      <w:r w:rsidDel="00000000" w:rsidR="00000000" w:rsidRPr="00000000">
        <w:rPr>
          <w:rFonts w:ascii="Times New Roman" w:cs="Times New Roman" w:eastAsia="Times New Roman" w:hAnsi="Times New Roman"/>
          <w:sz w:val="24"/>
          <w:szCs w:val="24"/>
          <w:rtl w:val="0"/>
        </w:rPr>
        <w:t xml:space="preserve">omplexity Products and Daily Instruments lead to an uptrend in ECI. In particular, Daily Instruments</w:t>
      </w:r>
      <w:r w:rsidDel="00000000" w:rsidR="00000000" w:rsidRPr="00000000">
        <w:rPr>
          <w:rFonts w:ascii="Times New Roman" w:cs="Times New Roman" w:eastAsia="Times New Roman" w:hAnsi="Times New Roman"/>
          <w:sz w:val="24"/>
          <w:szCs w:val="24"/>
          <w:rtl w:val="0"/>
        </w:rPr>
        <w:t xml:space="preserve"> offer the best ECI growth per unit of export increase. All other industries besides the two mentioned above tend </w:t>
      </w:r>
      <w:ins w:author="Ryo Shibata" w:id="105" w:date="2023-04-17T23:42:24Z">
        <w:r w:rsidDel="00000000" w:rsidR="00000000" w:rsidRPr="00000000">
          <w:rPr>
            <w:rFonts w:ascii="Times New Roman" w:cs="Times New Roman" w:eastAsia="Times New Roman" w:hAnsi="Times New Roman"/>
            <w:sz w:val="24"/>
            <w:szCs w:val="24"/>
            <w:rtl w:val="0"/>
          </w:rPr>
          <w:t xml:space="preserve">not to</w:t>
        </w:r>
      </w:ins>
      <w:del w:author="Ryo Shibata" w:id="105" w:date="2023-04-17T23:42:24Z">
        <w:r w:rsidDel="00000000" w:rsidR="00000000" w:rsidRPr="00000000">
          <w:rPr>
            <w:rFonts w:ascii="Times New Roman" w:cs="Times New Roman" w:eastAsia="Times New Roman" w:hAnsi="Times New Roman"/>
            <w:sz w:val="24"/>
            <w:szCs w:val="24"/>
            <w:rtl w:val="0"/>
          </w:rPr>
          <w:delText xml:space="preserve">to not</w:delText>
        </w:r>
      </w:del>
      <w:r w:rsidDel="00000000" w:rsidR="00000000" w:rsidRPr="00000000">
        <w:rPr>
          <w:rFonts w:ascii="Times New Roman" w:cs="Times New Roman" w:eastAsia="Times New Roman" w:hAnsi="Times New Roman"/>
          <w:sz w:val="24"/>
          <w:szCs w:val="24"/>
          <w:rtl w:val="0"/>
        </w:rPr>
        <w:t xml:space="preserve"> greatly affect the ECI level</w:t>
      </w:r>
      <w:ins w:author="Ryo Shibata" w:id="106" w:date="2023-04-17T23:42:30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making it fairly clear which industries to pursue. </w:t>
      </w:r>
    </w:p>
    <w:p w:rsidR="00000000" w:rsidDel="00000000" w:rsidP="00000000" w:rsidRDefault="00000000" w:rsidRPr="00000000" w14:paraId="000001D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Next</w:t>
      </w:r>
      <w:ins w:author="Ryo Shibata" w:id="107" w:date="2023-04-17T23:42:34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we consider Kuwait’s 2013 Negative Shock chart. We see that Kuwait’s ECI is not very highly sensitive to drawdowns in any particular category, but </w:t>
      </w:r>
      <w:r w:rsidDel="00000000" w:rsidR="00000000" w:rsidRPr="00000000">
        <w:rPr>
          <w:rFonts w:ascii="Times New Roman" w:cs="Times New Roman" w:eastAsia="Times New Roman" w:hAnsi="Times New Roman"/>
          <w:sz w:val="24"/>
          <w:szCs w:val="24"/>
          <w:rtl w:val="0"/>
        </w:rPr>
        <w:t xml:space="preserve">we see that large decreases in Energy Drilling and Mining seem</w:t>
      </w:r>
      <w:del w:author="Ryo Shibata" w:id="108" w:date="2023-04-17T23:42:46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to greatly increase the ECI score. </w:t>
      </w:r>
      <w:r w:rsidDel="00000000" w:rsidR="00000000" w:rsidRPr="00000000">
        <w:rPr>
          <w:rFonts w:ascii="Times New Roman" w:cs="Times New Roman" w:eastAsia="Times New Roman" w:hAnsi="Times New Roman"/>
          <w:sz w:val="24"/>
          <w:szCs w:val="24"/>
          <w:rtl w:val="0"/>
        </w:rPr>
        <w:t xml:space="preserve">These industries are very important </w:t>
      </w:r>
      <w:del w:author="Ryo Shibata" w:id="109" w:date="2023-04-17T23:43:10Z">
        <w:r w:rsidDel="00000000" w:rsidR="00000000" w:rsidRPr="00000000">
          <w:rPr>
            <w:rFonts w:ascii="Times New Roman" w:cs="Times New Roman" w:eastAsia="Times New Roman" w:hAnsi="Times New Roman"/>
            <w:sz w:val="24"/>
            <w:szCs w:val="24"/>
            <w:rtl w:val="0"/>
          </w:rPr>
          <w:delText xml:space="preserve">industries </w:delText>
        </w:r>
      </w:del>
      <w:r w:rsidDel="00000000" w:rsidR="00000000" w:rsidRPr="00000000">
        <w:rPr>
          <w:rFonts w:ascii="Times New Roman" w:cs="Times New Roman" w:eastAsia="Times New Roman" w:hAnsi="Times New Roman"/>
          <w:sz w:val="24"/>
          <w:szCs w:val="24"/>
          <w:rtl w:val="0"/>
        </w:rPr>
        <w:t xml:space="preserve">for Kuwait’s economy</w:t>
      </w:r>
      <w:ins w:author="Ryo Shibata" w:id="110" w:date="2023-04-17T23:43:16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and thus the results </w:t>
      </w:r>
      <w:del w:author="Ryo Shibata" w:id="111" w:date="2023-04-17T23:43:24Z">
        <w:r w:rsidDel="00000000" w:rsidR="00000000" w:rsidRPr="00000000">
          <w:rPr>
            <w:rFonts w:ascii="Times New Roman" w:cs="Times New Roman" w:eastAsia="Times New Roman" w:hAnsi="Times New Roman"/>
            <w:sz w:val="24"/>
            <w:szCs w:val="24"/>
            <w:rtl w:val="0"/>
          </w:rPr>
          <w:delText xml:space="preserve">that are </w:delText>
        </w:r>
      </w:del>
      <w:r w:rsidDel="00000000" w:rsidR="00000000" w:rsidRPr="00000000">
        <w:rPr>
          <w:rFonts w:ascii="Times New Roman" w:cs="Times New Roman" w:eastAsia="Times New Roman" w:hAnsi="Times New Roman"/>
          <w:sz w:val="24"/>
          <w:szCs w:val="24"/>
          <w:rtl w:val="0"/>
        </w:rPr>
        <w:t xml:space="preserve">reflected in the chart may </w:t>
      </w:r>
      <w:del w:author="Ryo Shibata" w:id="112" w:date="2023-04-17T23:43:34Z">
        <w:r w:rsidDel="00000000" w:rsidR="00000000" w:rsidRPr="00000000">
          <w:rPr>
            <w:rFonts w:ascii="Times New Roman" w:cs="Times New Roman" w:eastAsia="Times New Roman" w:hAnsi="Times New Roman"/>
            <w:sz w:val="24"/>
            <w:szCs w:val="24"/>
            <w:rtl w:val="0"/>
          </w:rPr>
          <w:delText xml:space="preserve">be </w:delText>
        </w:r>
      </w:del>
      <w:r w:rsidDel="00000000" w:rsidR="00000000" w:rsidRPr="00000000">
        <w:rPr>
          <w:rFonts w:ascii="Times New Roman" w:cs="Times New Roman" w:eastAsia="Times New Roman" w:hAnsi="Times New Roman"/>
          <w:sz w:val="24"/>
          <w:szCs w:val="24"/>
          <w:rtl w:val="0"/>
        </w:rPr>
        <w:t xml:space="preserve">suggest</w:t>
      </w:r>
      <w:del w:author="Ryo Shibata" w:id="113" w:date="2023-04-17T23:43:42Z">
        <w:r w:rsidDel="00000000" w:rsidR="00000000" w:rsidRPr="00000000">
          <w:rPr>
            <w:rFonts w:ascii="Times New Roman" w:cs="Times New Roman" w:eastAsia="Times New Roman" w:hAnsi="Times New Roman"/>
            <w:sz w:val="24"/>
            <w:szCs w:val="24"/>
            <w:rtl w:val="0"/>
          </w:rPr>
          <w:delText xml:space="preserve">ing</w:delText>
        </w:r>
      </w:del>
      <w:r w:rsidDel="00000000" w:rsidR="00000000" w:rsidRPr="00000000">
        <w:rPr>
          <w:rFonts w:ascii="Times New Roman" w:cs="Times New Roman" w:eastAsia="Times New Roman" w:hAnsi="Times New Roman"/>
          <w:sz w:val="24"/>
          <w:szCs w:val="24"/>
          <w:rtl w:val="0"/>
        </w:rPr>
        <w:t xml:space="preserve"> that there is another industry that could be very beneficial for Kuwait that is far in proximity from the Energy Drilling and Mining industries.</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95900" cy="3114675"/>
            <wp:effectExtent b="0" l="0" r="0" t="0"/>
            <wp:docPr id="22" name="image5.jpg"/>
            <a:graphic>
              <a:graphicData uri="http://schemas.openxmlformats.org/drawingml/2006/picture">
                <pic:pic>
                  <pic:nvPicPr>
                    <pic:cNvPr id="0" name="image5.jpg"/>
                    <pic:cNvPicPr preferRelativeResize="0"/>
                  </pic:nvPicPr>
                  <pic:blipFill>
                    <a:blip r:embed="rId30"/>
                    <a:srcRect b="0" l="0" r="0" t="0"/>
                    <a:stretch>
                      <a:fillRect/>
                    </a:stretch>
                  </pic:blipFill>
                  <pic:spPr>
                    <a:xfrm>
                      <a:off x="0" y="0"/>
                      <a:ext cx="52959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2013 (Incremental ECI Sensitivity)</w:t>
      </w:r>
      <w:r w:rsidDel="00000000" w:rsidR="00000000" w:rsidRPr="00000000">
        <w:rPr>
          <w:rtl w:val="0"/>
        </w:rPr>
      </w:r>
    </w:p>
    <w:p w:rsidR="00000000" w:rsidDel="00000000" w:rsidP="00000000" w:rsidRDefault="00000000" w:rsidRPr="00000000" w14:paraId="000001D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95900" cy="3086100"/>
            <wp:effectExtent b="0" l="0" r="0" t="0"/>
            <wp:docPr id="15" name="image13.jpg"/>
            <a:graphic>
              <a:graphicData uri="http://schemas.openxmlformats.org/drawingml/2006/picture">
                <pic:pic>
                  <pic:nvPicPr>
                    <pic:cNvPr id="0" name="image13.jpg"/>
                    <pic:cNvPicPr preferRelativeResize="0"/>
                  </pic:nvPicPr>
                  <pic:blipFill>
                    <a:blip r:embed="rId31"/>
                    <a:srcRect b="0" l="0" r="0" t="0"/>
                    <a:stretch>
                      <a:fillRect/>
                    </a:stretch>
                  </pic:blipFill>
                  <pic:spPr>
                    <a:xfrm>
                      <a:off x="0" y="0"/>
                      <a:ext cx="52959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2013 (Decremental ECI Sensitivity)</w:t>
      </w:r>
    </w:p>
    <w:p w:rsidR="00000000" w:rsidDel="00000000" w:rsidP="00000000" w:rsidRDefault="00000000" w:rsidRPr="00000000" w14:paraId="000001D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w:t>
      </w:r>
      <w:ins w:author="Ryo Shibata" w:id="114" w:date="2023-04-17T23:43:49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we consider the 2018 ECI Sensitivity graphs. We see that in the positive shock</w:t>
      </w:r>
      <w:del w:author="Ryo Shibata" w:id="115" w:date="2023-04-17T23:43:57Z">
        <w:r w:rsidDel="00000000" w:rsidR="00000000" w:rsidRPr="00000000">
          <w:rPr>
            <w:rFonts w:ascii="Times New Roman" w:cs="Times New Roman" w:eastAsia="Times New Roman" w:hAnsi="Times New Roman"/>
            <w:sz w:val="24"/>
            <w:szCs w:val="24"/>
            <w:rtl w:val="0"/>
          </w:rPr>
          <w:delText xml:space="preserve">ing</w:delText>
        </w:r>
      </w:del>
      <w:r w:rsidDel="00000000" w:rsidR="00000000" w:rsidRPr="00000000">
        <w:rPr>
          <w:rFonts w:ascii="Times New Roman" w:cs="Times New Roman" w:eastAsia="Times New Roman" w:hAnsi="Times New Roman"/>
          <w:sz w:val="24"/>
          <w:szCs w:val="24"/>
          <w:rtl w:val="0"/>
        </w:rPr>
        <w:t xml:space="preserve"> case, the landscape of ECI sensitivity has altered a bit over the five</w:t>
      </w:r>
      <w:ins w:author="Ryo Shibata" w:id="116" w:date="2023-04-17T23:44:02Z">
        <w:r w:rsidDel="00000000" w:rsidR="00000000" w:rsidRPr="00000000">
          <w:rPr>
            <w:rFonts w:ascii="Times New Roman" w:cs="Times New Roman" w:eastAsia="Times New Roman" w:hAnsi="Times New Roman"/>
            <w:sz w:val="24"/>
            <w:szCs w:val="24"/>
            <w:rtl w:val="0"/>
          </w:rPr>
          <w:t xml:space="preserve">-</w:t>
        </w:r>
      </w:ins>
      <w:del w:author="Ryo Shibata" w:id="116" w:date="2023-04-17T23:44:02Z">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year period. Daily Instruments still seem to offer positive ECI growth prospects, and Kuwait is sensitive to negative ECI growth due to Energy Drilling and Mining.</w:t>
      </w:r>
    </w:p>
    <w:p w:rsidR="00000000" w:rsidDel="00000000" w:rsidP="00000000" w:rsidRDefault="00000000" w:rsidRPr="00000000" w14:paraId="000001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2018 negative shock</w:t>
      </w:r>
      <w:del w:author="Ryo Shibata" w:id="117" w:date="2023-04-17T23:44:10Z">
        <w:r w:rsidDel="00000000" w:rsidR="00000000" w:rsidRPr="00000000">
          <w:rPr>
            <w:rFonts w:ascii="Times New Roman" w:cs="Times New Roman" w:eastAsia="Times New Roman" w:hAnsi="Times New Roman"/>
            <w:sz w:val="24"/>
            <w:szCs w:val="24"/>
            <w:rtl w:val="0"/>
          </w:rPr>
          <w:delText xml:space="preserve">ing</w:delText>
        </w:r>
      </w:del>
      <w:r w:rsidDel="00000000" w:rsidR="00000000" w:rsidRPr="00000000">
        <w:rPr>
          <w:rFonts w:ascii="Times New Roman" w:cs="Times New Roman" w:eastAsia="Times New Roman" w:hAnsi="Times New Roman"/>
          <w:sz w:val="24"/>
          <w:szCs w:val="24"/>
          <w:rtl w:val="0"/>
        </w:rPr>
        <w:t xml:space="preserve"> case, we see that Kuwait is sensitive to drawdowns in Chemicals and would benefit in ECI growth from Energy Drilling and Mining.</w:t>
      </w:r>
      <w:r w:rsidDel="00000000" w:rsidR="00000000" w:rsidRPr="00000000">
        <w:rPr>
          <w:rFonts w:ascii="Times New Roman" w:cs="Times New Roman" w:eastAsia="Times New Roman" w:hAnsi="Times New Roman"/>
          <w:sz w:val="24"/>
          <w:szCs w:val="24"/>
        </w:rPr>
        <w:drawing>
          <wp:inline distB="114300" distT="114300" distL="114300" distR="114300">
            <wp:extent cx="5943600" cy="3517900"/>
            <wp:effectExtent b="0" l="0" r="0" t="0"/>
            <wp:docPr id="6" name="image7.jpg"/>
            <a:graphic>
              <a:graphicData uri="http://schemas.openxmlformats.org/drawingml/2006/picture">
                <pic:pic>
                  <pic:nvPicPr>
                    <pic:cNvPr id="0" name="image7.jpg"/>
                    <pic:cNvPicPr preferRelativeResize="0"/>
                  </pic:nvPicPr>
                  <pic:blipFill>
                    <a:blip r:embed="rId32"/>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2018 (Incremental ECI Sensitivity)</w:t>
      </w:r>
    </w:p>
    <w:p w:rsidR="00000000" w:rsidDel="00000000" w:rsidP="00000000" w:rsidRDefault="00000000" w:rsidRPr="00000000" w14:paraId="000001E4">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E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32" name="image19.jpg"/>
            <a:graphic>
              <a:graphicData uri="http://schemas.openxmlformats.org/drawingml/2006/picture">
                <pic:pic>
                  <pic:nvPicPr>
                    <pic:cNvPr id="0" name="image19.jp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240" w:lineRule="auto"/>
        <w:jc w:val="center"/>
        <w:rPr>
          <w:ins w:author="Ryo Shibata" w:id="118" w:date="2023-04-17T22:10:04Z"/>
          <w:rFonts w:ascii="Times New Roman" w:cs="Times New Roman" w:eastAsia="Times New Roman" w:hAnsi="Times New Roman"/>
          <w:sz w:val="24"/>
          <w:szCs w:val="24"/>
          <w:rPrChange w:author="Ryo Shibata" w:id="119" w:date="2023-04-17T22:10:04Z">
            <w:rPr>
              <w:rFonts w:ascii="Times New Roman" w:cs="Times New Roman" w:eastAsia="Times New Roman" w:hAnsi="Times New Roman"/>
              <w:b w:val="1"/>
              <w:bCs w:val="1"/>
              <w:sz w:val="24"/>
              <w:szCs w:val="24"/>
            </w:rPr>
          </w:rPrChange>
        </w:rPr>
      </w:pPr>
      <w:ins w:author="Ryo Shibata" w:id="118" w:date="2023-04-17T22:10:04Z">
        <w:r w:rsidDel="00000000" w:rsidR="00000000" w:rsidRPr="00000000">
          <w:rPr>
            <w:rtl w:val="0"/>
          </w:rPr>
        </w:r>
      </w:ins>
    </w:p>
    <w:p w:rsidR="00000000" w:rsidDel="00000000" w:rsidP="00000000" w:rsidRDefault="00000000" w:rsidRPr="00000000" w14:paraId="000001E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2018 (Decremental ECI Sensitivity)</w:t>
      </w:r>
    </w:p>
    <w:p w:rsidR="00000000" w:rsidDel="00000000" w:rsidP="00000000" w:rsidRDefault="00000000" w:rsidRPr="00000000" w14:paraId="000001E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spacing w:line="240" w:lineRule="auto"/>
        <w:jc w:val="both"/>
        <w:rPr>
          <w:del w:author="Ryo Shibata" w:id="120" w:date="2023-04-17T22:10:18Z"/>
          <w:rFonts w:ascii="Times New Roman" w:cs="Times New Roman" w:eastAsia="Times New Roman" w:hAnsi="Times New Roman"/>
          <w:b w:val="1"/>
          <w:bCs w:val="1"/>
          <w:sz w:val="24"/>
          <w:szCs w:val="24"/>
        </w:rPr>
      </w:pPr>
      <w:del w:author="Ryo Shibata" w:id="120" w:date="2023-04-17T22:10:18Z">
        <w:r w:rsidDel="00000000" w:rsidR="00000000" w:rsidRPr="00000000">
          <w:rPr>
            <w:rtl w:val="0"/>
          </w:rPr>
        </w:r>
      </w:del>
    </w:p>
    <w:p w:rsidR="00000000" w:rsidDel="00000000" w:rsidP="00000000" w:rsidRDefault="00000000" w:rsidRPr="00000000" w14:paraId="000001E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w:t>
      </w:r>
      <w:ins w:author="Ryo Shibata" w:id="121" w:date="2023-04-17T23:44:23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we see the SDV sensitivity charts for Energy Drilling and Mining. We see that increasing the export of </w:t>
      </w:r>
      <w:r w:rsidDel="00000000" w:rsidR="00000000" w:rsidRPr="00000000">
        <w:rPr>
          <w:rFonts w:ascii="Times New Roman" w:cs="Times New Roman" w:eastAsia="Times New Roman" w:hAnsi="Times New Roman"/>
          <w:sz w:val="24"/>
          <w:szCs w:val="24"/>
          <w:rtl w:val="0"/>
        </w:rPr>
        <w:t xml:space="preserve">Energy Drilling and Mining opens up many positive opportunity gain industries for Kuwait to move into. </w:t>
      </w:r>
    </w:p>
    <w:p w:rsidR="00000000" w:rsidDel="00000000" w:rsidP="00000000" w:rsidRDefault="00000000" w:rsidRPr="00000000" w14:paraId="000001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negative </w:t>
      </w:r>
      <w:r w:rsidDel="00000000" w:rsidR="00000000" w:rsidRPr="00000000">
        <w:rPr>
          <w:rFonts w:ascii="Times New Roman" w:cs="Times New Roman" w:eastAsia="Times New Roman" w:hAnsi="Times New Roman"/>
          <w:sz w:val="24"/>
          <w:szCs w:val="24"/>
          <w:rtl w:val="0"/>
        </w:rPr>
        <w:t xml:space="preserve">Energy Drilling and Mining SDV chart, we see that as we decrease the export of Energy Drilling and Mining products, the exact opposite happens. The number of industries with positive opportunity gain shrink</w:t>
      </w:r>
      <w:ins w:author="Ryo Shibata" w:id="122" w:date="2023-04-17T23:44:28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suggesting that the opportunities available to Kuwait are highly dependent on its Energy Drilling and Mining footprint.</w:t>
      </w:r>
    </w:p>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Concerning </w:t>
      </w:r>
      <w:r w:rsidDel="00000000" w:rsidR="00000000" w:rsidRPr="00000000">
        <w:rPr>
          <w:rFonts w:ascii="Times New Roman" w:cs="Times New Roman" w:eastAsia="Times New Roman" w:hAnsi="Times New Roman"/>
          <w:sz w:val="24"/>
          <w:szCs w:val="24"/>
          <w:rtl w:val="0"/>
        </w:rPr>
        <w:t xml:space="preserve">Food and Preparations, Kuwait </w:t>
      </w:r>
      <w:r w:rsidDel="00000000" w:rsidR="00000000" w:rsidRPr="00000000">
        <w:rPr>
          <w:rFonts w:ascii="Times New Roman" w:cs="Times New Roman" w:eastAsia="Times New Roman" w:hAnsi="Times New Roman"/>
          <w:sz w:val="24"/>
          <w:szCs w:val="24"/>
          <w:rtl w:val="0"/>
        </w:rPr>
        <w:t xml:space="preserve">seems to be mostly insensitive to this industry</w:t>
      </w:r>
      <w:ins w:author="Ryo Shibata" w:id="123" w:date="2023-04-17T23:44:37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suggesting that this is not an important industry in terms of the stability of its SDV. </w:t>
      </w:r>
    </w:p>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71938" cy="3924025"/>
            <wp:effectExtent b="0" l="0" r="0" t="0"/>
            <wp:docPr id="16" name="image10.jpg"/>
            <a:graphic>
              <a:graphicData uri="http://schemas.openxmlformats.org/drawingml/2006/picture">
                <pic:pic>
                  <pic:nvPicPr>
                    <pic:cNvPr id="0" name="image10.jpg"/>
                    <pic:cNvPicPr preferRelativeResize="0"/>
                  </pic:nvPicPr>
                  <pic:blipFill>
                    <a:blip r:embed="rId34"/>
                    <a:srcRect b="0" l="0" r="0" t="0"/>
                    <a:stretch>
                      <a:fillRect/>
                    </a:stretch>
                  </pic:blipFill>
                  <pic:spPr>
                    <a:xfrm>
                      <a:off x="0" y="0"/>
                      <a:ext cx="4071938" cy="392402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High-complexity Products 2018 (Incremental SDV Sensitivity)</w:t>
      </w:r>
    </w:p>
    <w:p w:rsidR="00000000" w:rsidDel="00000000" w:rsidP="00000000" w:rsidRDefault="00000000" w:rsidRPr="00000000" w14:paraId="000001F4">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F5">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F6">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98800"/>
            <wp:effectExtent b="0" l="0" r="0" t="0"/>
            <wp:docPr id="8" name="image15.jpg"/>
            <a:graphic>
              <a:graphicData uri="http://schemas.openxmlformats.org/drawingml/2006/picture">
                <pic:pic>
                  <pic:nvPicPr>
                    <pic:cNvPr id="0" name="image15.jpg"/>
                    <pic:cNvPicPr preferRelativeResize="0"/>
                  </pic:nvPicPr>
                  <pic:blipFill>
                    <a:blip r:embed="rId35"/>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 High-complexity Products 2018 (Decremental SDV Sensitivity)</w:t>
      </w:r>
    </w:p>
    <w:p w:rsidR="00000000" w:rsidDel="00000000" w:rsidP="00000000" w:rsidRDefault="00000000" w:rsidRPr="00000000" w14:paraId="000001F8">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09938" cy="5552153"/>
            <wp:effectExtent b="0" l="0" r="0" t="0"/>
            <wp:docPr id="14" name="image17.jpg"/>
            <a:graphic>
              <a:graphicData uri="http://schemas.openxmlformats.org/drawingml/2006/picture">
                <pic:pic>
                  <pic:nvPicPr>
                    <pic:cNvPr id="0" name="image17.jpg"/>
                    <pic:cNvPicPr preferRelativeResize="0"/>
                  </pic:nvPicPr>
                  <pic:blipFill>
                    <a:blip r:embed="rId36"/>
                    <a:srcRect b="0" l="0" r="0" t="0"/>
                    <a:stretch>
                      <a:fillRect/>
                    </a:stretch>
                  </pic:blipFill>
                  <pic:spPr>
                    <a:xfrm>
                      <a:off x="0" y="0"/>
                      <a:ext cx="3309938" cy="5552153"/>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Kuwait Chemicals 2018 (Incremental SDV Sensitivity)</w:t>
      </w:r>
      <w:r w:rsidDel="00000000" w:rsidR="00000000" w:rsidRPr="00000000">
        <w:rPr>
          <w:rtl w:val="0"/>
        </w:rPr>
      </w:r>
    </w:p>
    <w:p w:rsidR="00000000" w:rsidDel="00000000" w:rsidP="00000000" w:rsidRDefault="00000000" w:rsidRPr="00000000" w14:paraId="00000204">
      <w:pPr>
        <w:spacing w:line="24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05">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5409" cy="5074485"/>
            <wp:effectExtent b="0" l="0" r="0" t="0"/>
            <wp:docPr id="33" name="image29.jpg"/>
            <a:graphic>
              <a:graphicData uri="http://schemas.openxmlformats.org/drawingml/2006/picture">
                <pic:pic>
                  <pic:nvPicPr>
                    <pic:cNvPr id="0" name="image29.jpg"/>
                    <pic:cNvPicPr preferRelativeResize="0"/>
                  </pic:nvPicPr>
                  <pic:blipFill>
                    <a:blip r:embed="rId37"/>
                    <a:srcRect b="0" l="0" r="0" t="0"/>
                    <a:stretch>
                      <a:fillRect/>
                    </a:stretch>
                  </pic:blipFill>
                  <pic:spPr>
                    <a:xfrm>
                      <a:off x="0" y="0"/>
                      <a:ext cx="5115409" cy="507448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Kuwait Chemicals</w:t>
      </w:r>
      <w:r w:rsidDel="00000000" w:rsidR="00000000" w:rsidRPr="00000000">
        <w:rPr>
          <w:rFonts w:ascii="Times New Roman" w:cs="Times New Roman" w:eastAsia="Times New Roman" w:hAnsi="Times New Roman"/>
          <w:sz w:val="24"/>
          <w:szCs w:val="24"/>
          <w:rtl w:val="0"/>
        </w:rPr>
        <w:t xml:space="preserve"> 2018 (Decremental SDV Sensitivity)</w:t>
      </w:r>
    </w:p>
    <w:p w:rsidR="00000000" w:rsidDel="00000000" w:rsidP="00000000" w:rsidRDefault="00000000" w:rsidRPr="00000000" w14:paraId="0000020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Contingency Strategy</w:t>
      </w:r>
    </w:p>
    <w:p w:rsidR="00000000" w:rsidDel="00000000" w:rsidP="00000000" w:rsidRDefault="00000000" w:rsidRPr="00000000" w14:paraId="00000208">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9">
      <w:pPr>
        <w:spacing w:line="240" w:lineRule="auto"/>
        <w:jc w:val="both"/>
        <w:rPr>
          <w:rFonts w:ascii="Times New Roman" w:cs="Times New Roman" w:eastAsia="Times New Roman" w:hAnsi="Times New Roman"/>
          <w:b w:val="1"/>
          <w:bCs w:val="1"/>
          <w:sz w:val="28"/>
          <w:szCs w:val="28"/>
        </w:rPr>
      </w:pPr>
      <w:ins w:author="Ryo Shibata" w:id="124" w:date="2023-04-17T23:44:45Z">
        <w:r w:rsidDel="00000000" w:rsidR="00000000" w:rsidRPr="00000000">
          <w:rPr>
            <w:rFonts w:ascii="Times New Roman" w:cs="Times New Roman" w:eastAsia="Times New Roman" w:hAnsi="Times New Roman"/>
            <w:sz w:val="24"/>
            <w:szCs w:val="24"/>
            <w:rtl w:val="0"/>
            <w:rPrChange w:author="Ryo Shibata" w:id="125" w:date="2023-04-17T23:44:45Z">
              <w:rPr>
                <w:rFonts w:ascii="Times New Roman" w:cs="Times New Roman" w:eastAsia="Times New Roman" w:hAnsi="Times New Roman"/>
                <w:b w:val="1"/>
                <w:bCs w:val="1"/>
                <w:sz w:val="28"/>
                <w:szCs w:val="28"/>
              </w:rPr>
            </w:rPrChange>
          </w:rPr>
          <w:t xml:space="preserve">By decreasing the </w:t>
        </w:r>
      </w:ins>
      <w:del w:author="Ryo Shibata" w:id="124" w:date="2023-04-17T23:44:45Z">
        <w:r w:rsidDel="00000000" w:rsidR="00000000" w:rsidRPr="00000000">
          <w:rPr>
            <w:rFonts w:ascii="Times New Roman" w:cs="Times New Roman" w:eastAsia="Times New Roman" w:hAnsi="Times New Roman"/>
            <w:sz w:val="24"/>
            <w:szCs w:val="24"/>
            <w:rtl w:val="0"/>
          </w:rPr>
          <w:delText xml:space="preserve">Decreasing </w:delText>
        </w:r>
      </w:del>
      <w:r w:rsidDel="00000000" w:rsidR="00000000" w:rsidRPr="00000000">
        <w:rPr>
          <w:rFonts w:ascii="Times New Roman" w:cs="Times New Roman" w:eastAsia="Times New Roman" w:hAnsi="Times New Roman"/>
          <w:sz w:val="24"/>
          <w:szCs w:val="24"/>
          <w:rtl w:val="0"/>
        </w:rPr>
        <w:t xml:space="preserve">export of each industry in Kuwait’s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20A">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B">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91125" cy="2724150"/>
            <wp:effectExtent b="0" l="0" r="0" t="0"/>
            <wp:docPr id="3" name="image6.jpg"/>
            <a:graphic>
              <a:graphicData uri="http://schemas.openxmlformats.org/drawingml/2006/picture">
                <pic:pic>
                  <pic:nvPicPr>
                    <pic:cNvPr id="0" name="image6.jpg"/>
                    <pic:cNvPicPr preferRelativeResize="0"/>
                  </pic:nvPicPr>
                  <pic:blipFill>
                    <a:blip r:embed="rId38"/>
                    <a:srcRect b="0" l="0" r="0" t="0"/>
                    <a:stretch>
                      <a:fillRect/>
                    </a:stretch>
                  </pic:blipFill>
                  <pic:spPr>
                    <a:xfrm>
                      <a:off x="0" y="0"/>
                      <a:ext cx="51911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Kuwait</w:t>
      </w:r>
      <w:r w:rsidDel="00000000" w:rsidR="00000000" w:rsidRPr="00000000">
        <w:rPr>
          <w:rFonts w:ascii="Times New Roman" w:cs="Times New Roman" w:eastAsia="Times New Roman" w:hAnsi="Times New Roman"/>
          <w:rtl w:val="0"/>
        </w:rPr>
        <w:t xml:space="preserve"> Contingency Strategy 2018</w:t>
      </w:r>
    </w:p>
    <w:p w:rsidR="00000000" w:rsidDel="00000000" w:rsidP="00000000" w:rsidRDefault="00000000" w:rsidRPr="00000000" w14:paraId="0000020E">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0">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21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2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w:t>
      </w:r>
      <w:ins w:author="Ryo Shibata" w:id="126" w:date="2023-04-17T23:45:04Z">
        <w:r w:rsidDel="00000000" w:rsidR="00000000" w:rsidRPr="00000000">
          <w:rPr>
            <w:rFonts w:ascii="Times New Roman" w:cs="Times New Roman" w:eastAsia="Times New Roman" w:hAnsi="Times New Roman"/>
            <w:sz w:val="24"/>
            <w:szCs w:val="24"/>
            <w:rtl w:val="0"/>
          </w:rPr>
          <w:t xml:space="preserve"> a</w:t>
        </w:r>
      </w:ins>
      <w:r w:rsidDel="00000000" w:rsidR="00000000" w:rsidRPr="00000000">
        <w:rPr>
          <w:rFonts w:ascii="Times New Roman" w:cs="Times New Roman" w:eastAsia="Times New Roman" w:hAnsi="Times New Roman"/>
          <w:sz w:val="24"/>
          <w:szCs w:val="24"/>
          <w:rtl w:val="0"/>
        </w:rPr>
        <w:t xml:space="preserve">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2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216">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21F">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1"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2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Regression of Five-year GDP Growth over SOI</w:t>
      </w:r>
    </w:p>
    <w:p w:rsidR="00000000" w:rsidDel="00000000" w:rsidP="00000000" w:rsidRDefault="00000000" w:rsidRPr="00000000" w14:paraId="0000022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Kuwait and Its Implications</w:t>
      </w:r>
    </w:p>
    <w:p w:rsidR="00000000" w:rsidDel="00000000" w:rsidP="00000000" w:rsidRDefault="00000000" w:rsidRPr="00000000" w14:paraId="000002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ins w:author="Ryo Shibata" w:id="127" w:date="2023-04-17T23:45:49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instance, has a </w:t>
      </w: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Fonts w:ascii="Times New Roman" w:cs="Times New Roman" w:eastAsia="Times New Roman" w:hAnsi="Times New Roman"/>
          <w:sz w:val="24"/>
          <w:szCs w:val="24"/>
          <w:rtl w:val="0"/>
        </w:rPr>
        <w:t xml:space="preserve"> level of structural optimality as compared with its developed peers. As the regression in Figure 7 suggests (the orange curve represents export increase and the blue curve stands for opportunity gain of the corresponding industry), Kuwait demonstrates a </w:t>
      </w:r>
      <w:r w:rsidDel="00000000" w:rsidR="00000000" w:rsidRPr="00000000">
        <w:rPr>
          <w:rFonts w:ascii="Times New Roman" w:cs="Times New Roman" w:eastAsia="Times New Roman" w:hAnsi="Times New Roman"/>
          <w:sz w:val="24"/>
          <w:szCs w:val="24"/>
          <w:rtl w:val="0"/>
        </w:rPr>
        <w:t xml:space="preserve">low level of correlation</w:t>
      </w:r>
      <w:r w:rsidDel="00000000" w:rsidR="00000000" w:rsidRPr="00000000">
        <w:rPr>
          <w:rFonts w:ascii="Times New Roman" w:cs="Times New Roman" w:eastAsia="Times New Roman" w:hAnsi="Times New Roman"/>
          <w:sz w:val="24"/>
          <w:szCs w:val="24"/>
          <w:rtl w:val="0"/>
        </w:rPr>
        <w:t xml:space="preserve"> with the suggested developmental path, having an adjusted R-square of around 5.38%. </w:t>
      </w:r>
      <w:r w:rsidDel="00000000" w:rsidR="00000000" w:rsidRPr="00000000">
        <w:rPr>
          <w:rFonts w:ascii="Times New Roman" w:cs="Times New Roman" w:eastAsia="Times New Roman" w:hAnsi="Times New Roman"/>
          <w:sz w:val="24"/>
          <w:szCs w:val="24"/>
          <w:rtl w:val="0"/>
        </w:rPr>
        <w:t xml:space="preserve">Kuwait ranks in the lower quartile</w:t>
      </w:r>
      <w:r w:rsidDel="00000000" w:rsidR="00000000" w:rsidRPr="00000000">
        <w:rPr>
          <w:rFonts w:ascii="Times New Roman" w:cs="Times New Roman" w:eastAsia="Times New Roman" w:hAnsi="Times New Roman"/>
          <w:sz w:val="24"/>
          <w:szCs w:val="24"/>
          <w:rtl w:val="0"/>
        </w:rPr>
        <w:t xml:space="preserve"> among all countries in terms of SOI and has made a low rate of economic progress below its developed peers from 2013 to 2018 with a 5-year GDP growth rate of 1.54%, which is consistent with the regression result in Figure 6. This is in direct contrast to other developed economies such as Japan, where there is </w:t>
      </w:r>
      <w:ins w:author="Ryo Shibata" w:id="128" w:date="2023-04-17T23:45:55Z">
        <w:r w:rsidDel="00000000" w:rsidR="00000000" w:rsidRPr="00000000">
          <w:rPr>
            <w:rFonts w:ascii="Times New Roman" w:cs="Times New Roman" w:eastAsia="Times New Roman" w:hAnsi="Times New Roman"/>
            <w:sz w:val="24"/>
            <w:szCs w:val="24"/>
            <w:rtl w:val="0"/>
          </w:rPr>
          <w:t xml:space="preserve">a </w:t>
        </w:r>
      </w:ins>
      <w:r w:rsidDel="00000000" w:rsidR="00000000" w:rsidRPr="00000000">
        <w:rPr>
          <w:rFonts w:ascii="Times New Roman" w:cs="Times New Roman" w:eastAsia="Times New Roman" w:hAnsi="Times New Roman"/>
          <w:sz w:val="24"/>
          <w:szCs w:val="24"/>
          <w:rtl w:val="0"/>
        </w:rPr>
        <w:t xml:space="preserve">low SOI of around -5.7% and a corresponding GDP growth of 9.05% from 2013 to 2018, making Kuwait a much slower developing economy during the period. In sum, Kuwait’s </w:t>
      </w:r>
      <w:r w:rsidDel="00000000" w:rsidR="00000000" w:rsidRPr="00000000">
        <w:rPr>
          <w:rFonts w:ascii="Times New Roman" w:cs="Times New Roman" w:eastAsia="Times New Roman" w:hAnsi="Times New Roman"/>
          <w:sz w:val="24"/>
          <w:szCs w:val="24"/>
          <w:rtl w:val="0"/>
        </w:rPr>
        <w:t xml:space="preserve">mixed economic progress</w:t>
      </w:r>
      <w:r w:rsidDel="00000000" w:rsidR="00000000" w:rsidRPr="00000000">
        <w:rPr>
          <w:rFonts w:ascii="Times New Roman" w:cs="Times New Roman" w:eastAsia="Times New Roman" w:hAnsi="Times New Roman"/>
          <w:sz w:val="24"/>
          <w:szCs w:val="24"/>
          <w:rtl w:val="0"/>
        </w:rPr>
        <w:t xml:space="preserve"> from 2013 to 2018 can be at least partially explained by a development strategy that demonstrates a </w:t>
      </w:r>
      <w:r w:rsidDel="00000000" w:rsidR="00000000" w:rsidRPr="00000000">
        <w:rPr>
          <w:rFonts w:ascii="Times New Roman" w:cs="Times New Roman" w:eastAsia="Times New Roman" w:hAnsi="Times New Roman"/>
          <w:sz w:val="24"/>
          <w:szCs w:val="24"/>
          <w:rtl w:val="0"/>
        </w:rPr>
        <w:t xml:space="preserve">suboptimal level of </w:t>
      </w:r>
      <w:ins w:author="Ryo Shibata" w:id="129" w:date="2023-04-17T23:46:06Z">
        <w:r w:rsidDel="00000000" w:rsidR="00000000" w:rsidRPr="00000000">
          <w:rPr>
            <w:rFonts w:ascii="Times New Roman" w:cs="Times New Roman" w:eastAsia="Times New Roman" w:hAnsi="Times New Roman"/>
            <w:sz w:val="24"/>
            <w:szCs w:val="24"/>
            <w:rtl w:val="0"/>
          </w:rPr>
          <w:t xml:space="preserve">alignment</w:t>
        </w:r>
      </w:ins>
      <w:del w:author="Ryo Shibata" w:id="129" w:date="2023-04-17T23:46:06Z">
        <w:r w:rsidDel="00000000" w:rsidR="00000000" w:rsidRPr="00000000">
          <w:rPr>
            <w:rFonts w:ascii="Times New Roman" w:cs="Times New Roman" w:eastAsia="Times New Roman" w:hAnsi="Times New Roman"/>
            <w:sz w:val="24"/>
            <w:szCs w:val="24"/>
            <w:rtl w:val="0"/>
          </w:rPr>
          <w:delText xml:space="preserve">matches</w:delText>
        </w:r>
      </w:del>
      <w:r w:rsidDel="00000000" w:rsidR="00000000" w:rsidRPr="00000000">
        <w:rPr>
          <w:rFonts w:ascii="Times New Roman" w:cs="Times New Roman" w:eastAsia="Times New Roman" w:hAnsi="Times New Roman"/>
          <w:sz w:val="24"/>
          <w:szCs w:val="24"/>
          <w:rtl w:val="0"/>
        </w:rPr>
        <w:t xml:space="preserve"> with our suggested developmental path. </w:t>
      </w:r>
      <w:ins w:author="Ryo Shibata" w:id="130" w:date="2023-04-17T23:46:19Z">
        <w:r w:rsidDel="00000000" w:rsidR="00000000" w:rsidRPr="00000000">
          <w:rPr>
            <w:rFonts w:ascii="Times New Roman" w:cs="Times New Roman" w:eastAsia="Times New Roman" w:hAnsi="Times New Roman"/>
            <w:sz w:val="24"/>
            <w:szCs w:val="24"/>
            <w:rtl w:val="0"/>
          </w:rPr>
          <w:t xml:space="preserve">Specifically</w:t>
        </w:r>
      </w:ins>
      <w:del w:author="Ryo Shibata" w:id="130" w:date="2023-04-17T23:46:19Z">
        <w:r w:rsidDel="00000000" w:rsidR="00000000" w:rsidRPr="00000000">
          <w:rPr>
            <w:rFonts w:ascii="Times New Roman" w:cs="Times New Roman" w:eastAsia="Times New Roman" w:hAnsi="Times New Roman"/>
            <w:sz w:val="24"/>
            <w:szCs w:val="24"/>
            <w:rtl w:val="0"/>
          </w:rPr>
          <w:delText xml:space="preserve">In specific</w:delText>
        </w:r>
      </w:del>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Kuwait invested heavily in the Chemicals and Raw Manufacturing industry, while it should have focused more on more complex industry groups such as Energy Drilling and Mining. That being said, it stayed fairly in line with our expectations in the Precious Stones industry.</w:t>
      </w:r>
    </w:p>
    <w:p w:rsidR="00000000" w:rsidDel="00000000" w:rsidP="00000000" w:rsidRDefault="00000000" w:rsidRPr="00000000" w14:paraId="000002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32000"/>
            <wp:effectExtent b="0" l="0" r="0" t="0"/>
            <wp:docPr id="13" name="image21.jpg"/>
            <a:graphic>
              <a:graphicData uri="http://schemas.openxmlformats.org/drawingml/2006/picture">
                <pic:pic>
                  <pic:nvPicPr>
                    <pic:cNvPr id="0" name="image21.jpg"/>
                    <pic:cNvPicPr preferRelativeResize="0"/>
                  </pic:nvPicPr>
                  <pic:blipFill>
                    <a:blip r:embed="rId4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Kuwait (2013-2018)</w:t>
      </w:r>
      <w:r w:rsidDel="00000000" w:rsidR="00000000" w:rsidRPr="00000000">
        <w:rPr>
          <w:rtl w:val="0"/>
        </w:rPr>
      </w:r>
    </w:p>
    <w:p w:rsidR="00000000" w:rsidDel="00000000" w:rsidP="00000000" w:rsidRDefault="00000000" w:rsidRPr="00000000" w14:paraId="0000022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Kuwait has demonstrated a moderately low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2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progress during the period, we believe, can be partially explained through analysis of the economic and product complexity structure of Kuwait</w:t>
      </w:r>
      <w:ins w:author="Ryo Shibata" w:id="131" w:date="2023-04-17T23:46:27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on the industry group level. The product classification system we adopt allows us to measure the realized industry development for various industry groups and to observe that Kuwait </w:t>
      </w:r>
      <w:r w:rsidDel="00000000" w:rsidR="00000000" w:rsidRPr="00000000">
        <w:rPr>
          <w:rFonts w:ascii="Times New Roman" w:cs="Times New Roman" w:eastAsia="Times New Roman" w:hAnsi="Times New Roman"/>
          <w:sz w:val="24"/>
          <w:szCs w:val="24"/>
          <w:rtl w:val="0"/>
        </w:rPr>
        <w:t xml:space="preserve">consistently relied on developing the Energy Drilling and Mining industry during the period</w:t>
      </w:r>
      <w:r w:rsidDel="00000000" w:rsidR="00000000" w:rsidRPr="00000000">
        <w:rPr>
          <w:rFonts w:ascii="Times New Roman" w:cs="Times New Roman" w:eastAsia="Times New Roman" w:hAnsi="Times New Roman"/>
          <w:sz w:val="24"/>
          <w:szCs w:val="24"/>
          <w:rtl w:val="0"/>
        </w:rPr>
        <w:t xml:space="preserve">, while its developed counterparts and emerging economies around the globe have adopted much more complex and progressive paths. </w:t>
      </w:r>
    </w:p>
    <w:p w:rsidR="00000000" w:rsidDel="00000000" w:rsidP="00000000" w:rsidRDefault="00000000" w:rsidRPr="00000000" w14:paraId="000002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w:t>
      </w:r>
      <w:r w:rsidDel="00000000" w:rsidR="00000000" w:rsidRPr="00000000">
        <w:rPr>
          <w:rFonts w:ascii="Times New Roman" w:cs="Times New Roman" w:eastAsia="Times New Roman" w:hAnsi="Times New Roman"/>
          <w:sz w:val="24"/>
          <w:szCs w:val="24"/>
          <w:rtl w:val="0"/>
        </w:rPr>
        <w:t xml:space="preserve">Kuwait can further its gains by prioritizing Chemical Manufacturing and Daily Instruments. </w:t>
      </w:r>
      <w:r w:rsidDel="00000000" w:rsidR="00000000" w:rsidRPr="00000000">
        <w:rPr>
          <w:rFonts w:ascii="Times New Roman" w:cs="Times New Roman" w:eastAsia="Times New Roman" w:hAnsi="Times New Roman"/>
          <w:sz w:val="24"/>
          <w:szCs w:val="24"/>
          <w:rtl w:val="0"/>
        </w:rPr>
        <w:t xml:space="preserve">We further note that Kuwait has a slightly mismatched development strategy that indicates a </w:t>
      </w:r>
      <w:r w:rsidDel="00000000" w:rsidR="00000000" w:rsidRPr="00000000">
        <w:rPr>
          <w:rFonts w:ascii="Times New Roman" w:cs="Times New Roman" w:eastAsia="Times New Roman" w:hAnsi="Times New Roman"/>
          <w:sz w:val="24"/>
          <w:szCs w:val="24"/>
          <w:rtl w:val="0"/>
        </w:rPr>
        <w:t xml:space="preserve">moderately low (compared to other developed countries) level of structural optimality on the complexity level, having an adjusted R-square of around </w:t>
      </w:r>
      <w:ins w:author="Ryo Shibata" w:id="132" w:date="2023-04-17T23:46:48Z">
        <w:r w:rsidDel="00000000" w:rsidR="00000000" w:rsidRPr="00000000">
          <w:rPr>
            <w:rFonts w:ascii="Times New Roman" w:cs="Times New Roman" w:eastAsia="Times New Roman" w:hAnsi="Times New Roman"/>
            <w:sz w:val="24"/>
            <w:szCs w:val="24"/>
            <w:rtl w:val="0"/>
          </w:rPr>
          <w:t xml:space="preserve">5.38</w:t>
        </w:r>
      </w:ins>
      <w:del w:author="Ryo Shibata" w:id="132" w:date="2023-04-17T23:46:48Z">
        <w:r w:rsidDel="00000000" w:rsidR="00000000" w:rsidRPr="00000000">
          <w:rPr>
            <w:rFonts w:ascii="Times New Roman" w:cs="Times New Roman" w:eastAsia="Times New Roman" w:hAnsi="Times New Roman"/>
            <w:sz w:val="24"/>
            <w:szCs w:val="24"/>
            <w:rtl w:val="0"/>
          </w:rPr>
          <w:delText xml:space="preserve">0.64</w:delText>
        </w:r>
      </w:del>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Since a significant positive correlation exists between five-year GDP growth and the structural optimality index of an economy as we define and calculate, Kuwait,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230">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1">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232">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3">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234">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5">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236">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7">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38">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9">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23A">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B">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23C">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D">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3E">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F">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40">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41">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4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sectPr>
      <w:footerReference r:id="rId41" w:type="default"/>
      <w:pgSz w:h="15840" w:w="12240" w:orient="portrait"/>
      <w:pgMar w:bottom="81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yo Shibata" w:id="0" w:date="2023-04-17T21:14:27Z">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 is wrong</w:t>
      </w:r>
    </w:p>
  </w:comment>
  <w:comment w:author="Ryo Shibata" w:id="1" w:date="2023-04-17T21:26:02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double 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jpg"/><Relationship Id="rId20" Type="http://schemas.openxmlformats.org/officeDocument/2006/relationships/image" Target="media/image12.png"/><Relationship Id="rId41" Type="http://schemas.openxmlformats.org/officeDocument/2006/relationships/footer" Target="footer1.xml"/><Relationship Id="rId22" Type="http://schemas.openxmlformats.org/officeDocument/2006/relationships/image" Target="media/image24.jpg"/><Relationship Id="rId21" Type="http://schemas.openxmlformats.org/officeDocument/2006/relationships/image" Target="media/image33.jpg"/><Relationship Id="rId24" Type="http://schemas.openxmlformats.org/officeDocument/2006/relationships/image" Target="media/image25.jpg"/><Relationship Id="rId23" Type="http://schemas.openxmlformats.org/officeDocument/2006/relationships/image" Target="media/image27.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jpg"/><Relationship Id="rId26" Type="http://schemas.openxmlformats.org/officeDocument/2006/relationships/image" Target="media/image32.jpg"/><Relationship Id="rId25" Type="http://schemas.openxmlformats.org/officeDocument/2006/relationships/image" Target="media/image26.jpg"/><Relationship Id="rId28" Type="http://schemas.openxmlformats.org/officeDocument/2006/relationships/image" Target="media/image4.jpg"/><Relationship Id="rId27" Type="http://schemas.openxmlformats.org/officeDocument/2006/relationships/image" Target="media/image8.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jpg"/><Relationship Id="rId7" Type="http://schemas.openxmlformats.org/officeDocument/2006/relationships/image" Target="media/image30.png"/><Relationship Id="rId8" Type="http://schemas.openxmlformats.org/officeDocument/2006/relationships/image" Target="media/image34.pn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28.jpg"/><Relationship Id="rId33" Type="http://schemas.openxmlformats.org/officeDocument/2006/relationships/image" Target="media/image19.jpg"/><Relationship Id="rId10" Type="http://schemas.openxmlformats.org/officeDocument/2006/relationships/image" Target="media/image3.png"/><Relationship Id="rId32" Type="http://schemas.openxmlformats.org/officeDocument/2006/relationships/image" Target="media/image7.jpg"/><Relationship Id="rId13" Type="http://schemas.openxmlformats.org/officeDocument/2006/relationships/image" Target="media/image9.jpg"/><Relationship Id="rId35" Type="http://schemas.openxmlformats.org/officeDocument/2006/relationships/image" Target="media/image15.jpg"/><Relationship Id="rId12" Type="http://schemas.openxmlformats.org/officeDocument/2006/relationships/image" Target="media/image22.png"/><Relationship Id="rId34" Type="http://schemas.openxmlformats.org/officeDocument/2006/relationships/image" Target="media/image10.jpg"/><Relationship Id="rId15" Type="http://schemas.openxmlformats.org/officeDocument/2006/relationships/image" Target="media/image20.jpg"/><Relationship Id="rId37" Type="http://schemas.openxmlformats.org/officeDocument/2006/relationships/image" Target="media/image29.jpg"/><Relationship Id="rId14" Type="http://schemas.openxmlformats.org/officeDocument/2006/relationships/image" Target="media/image18.png"/><Relationship Id="rId36" Type="http://schemas.openxmlformats.org/officeDocument/2006/relationships/image" Target="media/image17.jpg"/><Relationship Id="rId17" Type="http://schemas.openxmlformats.org/officeDocument/2006/relationships/image" Target="media/image31.jpg"/><Relationship Id="rId39" Type="http://schemas.openxmlformats.org/officeDocument/2006/relationships/image" Target="media/image2.png"/><Relationship Id="rId16" Type="http://schemas.openxmlformats.org/officeDocument/2006/relationships/image" Target="media/image23.jpg"/><Relationship Id="rId38" Type="http://schemas.openxmlformats.org/officeDocument/2006/relationships/image" Target="media/image6.jpg"/><Relationship Id="rId19" Type="http://schemas.openxmlformats.org/officeDocument/2006/relationships/image" Target="media/image1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