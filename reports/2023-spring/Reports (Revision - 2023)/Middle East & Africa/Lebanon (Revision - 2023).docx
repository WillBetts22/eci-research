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6" name="image24.png"/>
            <a:graphic>
              <a:graphicData uri="http://schemas.openxmlformats.org/drawingml/2006/picture">
                <pic:pic>
                  <pic:nvPicPr>
                    <pic:cNvPr descr="horizontal line" id="0" name="image24.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4" name="image29.png"/>
            <a:graphic>
              <a:graphicData uri="http://schemas.openxmlformats.org/drawingml/2006/picture">
                <pic:pic>
                  <pic:nvPicPr>
                    <pic:cNvPr id="0" name="image29.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Lebanon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Lebanon</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Lebanon went through during the period from 2013 to 2018. Specifically, we </w:t>
      </w:r>
      <w:ins w:author="Ryo Shibata" w:id="0" w:date="2023-04-18T02:54:49Z">
        <w:r w:rsidDel="00000000" w:rsidR="00000000" w:rsidRPr="00000000">
          <w:rPr>
            <w:rtl w:val="0"/>
          </w:rPr>
          <w:t xml:space="preserve">delve</w:t>
        </w:r>
      </w:ins>
      <w:del w:author="Ryo Shibata" w:id="0" w:date="2023-04-18T02:54:49Z">
        <w:r w:rsidDel="00000000" w:rsidR="00000000" w:rsidRPr="00000000">
          <w:rPr>
            <w:rtl w:val="0"/>
          </w:rPr>
          <w:delText xml:space="preserve">dive</w:delText>
        </w:r>
      </w:del>
      <w:r w:rsidDel="00000000" w:rsidR="00000000" w:rsidRPr="00000000">
        <w:rPr>
          <w:rtl w:val="0"/>
        </w:rPr>
        <w:t xml:space="preserve"> into the topic through a macroeconomic overview of Lebanon from the perspective of Gross Domestic Product (GDP) and Economic Complexity Index (ECI), which reflect countries’ production capability and production structure, respectively. We find that during the period of our interest, Lebanon demonstrated a low level of economic growth with an average annual GDP growth rate of 2.19%, concurrent with a decrease in economic complexity </w:t>
      </w:r>
      <w:del w:author="Ryo Shibata" w:id="1" w:date="2023-04-18T02:54:56Z">
        <w:r w:rsidDel="00000000" w:rsidR="00000000" w:rsidRPr="00000000">
          <w:rPr>
            <w:rtl w:val="0"/>
          </w:rPr>
          <w:delText xml:space="preserve">as </w:delText>
        </w:r>
      </w:del>
      <w:r w:rsidDel="00000000" w:rsidR="00000000" w:rsidRPr="00000000">
        <w:rPr>
          <w:rtl w:val="0"/>
        </w:rPr>
        <w:t xml:space="preserve">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Lebanon on the industry group level. The product classification system we adopt allows us to measure the realized industry development for various industry groups and to observe that Lebanon consistently relied on developing the Chemicals and Daily Instruments</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Lebanon can further its gains by prioritizing High-Complexity Products, Transportation, Machinery, and Daily Instruments. We further note that Lebanon has a heavily mismatched development strategy that indicates a low level (compared to emerging countries) of structural optimality on the complexity level, having an adjusted R-square of around -3.45%. Since a significant positive correlation exists between five-year GDP growth and the structural optimality index of an economy as we define and calculate, Lebanon indeed has a suboptimal growth experience </w:t>
      </w:r>
      <w:del w:author="Ryo Shibata" w:id="2" w:date="2023-04-18T02:55:06Z">
        <w:r w:rsidDel="00000000" w:rsidR="00000000" w:rsidRPr="00000000">
          <w:rPr>
            <w:rtl w:val="0"/>
          </w:rPr>
          <w:delText xml:space="preserve">as </w:delText>
        </w:r>
      </w:del>
      <w:r w:rsidDel="00000000" w:rsidR="00000000" w:rsidRPr="00000000">
        <w:rPr>
          <w:rtl w:val="0"/>
        </w:rPr>
        <w:t xml:space="preserve">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Lebanon went through during the period from 2013 to 2018. Specifically, we </w:t>
      </w:r>
      <w:ins w:author="Ryo Shibata" w:id="3" w:date="2023-04-18T02:55:12Z">
        <w:r w:rsidDel="00000000" w:rsidR="00000000" w:rsidRPr="00000000">
          <w:rPr>
            <w:rtl w:val="0"/>
          </w:rPr>
          <w:t xml:space="preserve">delve</w:t>
        </w:r>
      </w:ins>
      <w:del w:author="Ryo Shibata" w:id="3" w:date="2023-04-18T02:55:12Z">
        <w:r w:rsidDel="00000000" w:rsidR="00000000" w:rsidRPr="00000000">
          <w:rPr>
            <w:rtl w:val="0"/>
          </w:rPr>
          <w:delText xml:space="preserve">dive</w:delText>
        </w:r>
      </w:del>
      <w:r w:rsidDel="00000000" w:rsidR="00000000" w:rsidRPr="00000000">
        <w:rPr>
          <w:rtl w:val="0"/>
        </w:rPr>
        <w:t xml:space="preserve"> into the topic through a macroeconomic overview of Lebanon from the perspective of Gross Domestic Product (GDP) and Economic Complexity Index (ECI), which reflect countries’ production capability and production structure, respectively. We then analyze the industrial framework and changes of Lebanon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Lebanon,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Lebanon and two of its peer countries (Jordan and Bahrain) from 2013-2018. Similar to the other countries, Lebanon displayed consistent, upward growth over the period</w:t>
      </w:r>
      <w:ins w:author="Ryo Shibata" w:id="4" w:date="2023-04-18T02:55:40Z">
        <w:r w:rsidDel="00000000" w:rsidR="00000000" w:rsidRPr="00000000">
          <w:rPr>
            <w:rtl w:val="0"/>
          </w:rPr>
          <w:t xml:space="preserve">.</w:t>
        </w:r>
      </w:ins>
      <w:del w:author="Ryo Shibata" w:id="4" w:date="2023-04-18T02:55:40Z">
        <w:r w:rsidDel="00000000" w:rsidR="00000000" w:rsidRPr="00000000">
          <w:rPr>
            <w:rtl w:val="0"/>
          </w:rPr>
          <w:delText xml:space="preserve">,</w:delText>
        </w:r>
      </w:del>
      <w:r w:rsidDel="00000000" w:rsidR="00000000" w:rsidRPr="00000000">
        <w:rPr>
          <w:rtl w:val="0"/>
        </w:rPr>
        <w:t xml:space="preserve"> However, Lebanon’s growth is weaker than its peers, as its average annual growth rate of 2.19% over the five-year period is lower than those of Jordan (3.36%) and Bahrain (4.15%).</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3981450" cy="2457450"/>
            <wp:effectExtent b="0" l="0" r="0" t="0"/>
            <wp:docPr id="2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9814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w:t>
      </w:r>
      <w:ins w:author="Ryo Shibata" w:id="5" w:date="2023-04-18T02:55:49Z">
        <w:r w:rsidDel="00000000" w:rsidR="00000000" w:rsidRPr="00000000">
          <w:rPr>
            <w:rtl w:val="0"/>
          </w:rPr>
          <w:t xml:space="preserve">,</w:t>
        </w:r>
      </w:ins>
      <w:r w:rsidDel="00000000" w:rsidR="00000000" w:rsidRPr="00000000">
        <w:rPr>
          <w:rtl w:val="0"/>
        </w:rPr>
        <w:t xml:space="preserve"> is illustrated in Figure 2. As shown, Lebanon exhibits only a slight decrease (-41.11% change) in production capability from 2013 to 2018, which is lower than both of its peers Bahrain (-53.97%) and Jordan (</w:t>
      </w:r>
      <w:commentRangeStart w:id="0"/>
      <w:r w:rsidDel="00000000" w:rsidR="00000000" w:rsidRPr="00000000">
        <w:rPr>
          <w:rtl w:val="0"/>
        </w:rPr>
        <w:t xml:space="preserve">-4332.35%</w:t>
      </w:r>
      <w:commentRangeEnd w:id="0"/>
      <w:r w:rsidDel="00000000" w:rsidR="00000000" w:rsidRPr="00000000">
        <w:commentReference w:id="0"/>
      </w:r>
      <w:r w:rsidDel="00000000" w:rsidR="00000000" w:rsidRPr="00000000">
        <w:rPr>
          <w:rtl w:val="0"/>
        </w:rPr>
        <w:t xml:space="preserve">). Thus, the GDP-ECI relationship for Lebanon is contradictory, as it had the highest ECI change of the peer group, but the lowest GDP growth rate.</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t xml:space="preserve">     </w:t>
      </w:r>
    </w:p>
    <w:p w:rsidR="00000000" w:rsidDel="00000000" w:rsidP="00000000" w:rsidRDefault="00000000" w:rsidRPr="00000000" w14:paraId="00000027">
      <w:pPr>
        <w:pageBreakBefore w:val="0"/>
        <w:jc w:val="center"/>
        <w:rPr/>
      </w:pPr>
      <w:r w:rsidDel="00000000" w:rsidR="00000000" w:rsidRPr="00000000">
        <w:rPr/>
        <w:drawing>
          <wp:inline distB="114300" distT="114300" distL="114300" distR="114300">
            <wp:extent cx="3867150" cy="2619375"/>
            <wp:effectExtent b="0" l="0" r="0" t="0"/>
            <wp:docPr id="28"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8671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drawing>
          <wp:inline distB="114300" distT="114300" distL="114300" distR="114300">
            <wp:extent cx="4095750" cy="2571750"/>
            <wp:effectExtent b="0" l="0" r="0" t="0"/>
            <wp:docPr id="2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095750" cy="25717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B">
      <w:pPr>
        <w:pageBreakBefore w:val="0"/>
        <w:jc w:val="center"/>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     Figure 3: GDP Growth and ECI (</w:t>
      </w:r>
      <w:ins w:author="Ryo Shibata" w:id="6" w:date="2023-04-18T02:50:19Z">
        <w:r w:rsidDel="00000000" w:rsidR="00000000" w:rsidRPr="00000000">
          <w:rPr>
            <w:rtl w:val="0"/>
          </w:rPr>
          <w:t xml:space="preserve">Lebanon</w:t>
        </w:r>
      </w:ins>
      <w:del w:author="Ryo Shibata" w:id="6" w:date="2023-04-18T02:50:19Z">
        <w:r w:rsidDel="00000000" w:rsidR="00000000" w:rsidRPr="00000000">
          <w:rPr>
            <w:rtl w:val="0"/>
          </w:rPr>
          <w:delText xml:space="preserve">U.S.</w:delText>
        </w:r>
      </w:del>
      <w:r w:rsidDel="00000000" w:rsidR="00000000" w:rsidRPr="00000000">
        <w:rPr>
          <w:rtl w:val="0"/>
        </w:rPr>
        <w:t xml:space="preserve">)</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 3 offers a further comparison of GDP Growth and ECI over the time span from 2013 to 2018 for Lebanon</w:t>
      </w:r>
      <w:del w:author="Ryo Shibata" w:id="7" w:date="2023-04-18T02:56:41Z">
        <w:r w:rsidDel="00000000" w:rsidR="00000000" w:rsidRPr="00000000">
          <w:rPr>
            <w:rtl w:val="0"/>
          </w:rPr>
          <w:delText xml:space="preserve">.</w:delText>
        </w:r>
      </w:del>
      <w:r w:rsidDel="00000000" w:rsidR="00000000" w:rsidRPr="00000000">
        <w:rPr>
          <w:rtl w:val="0"/>
        </w:rPr>
        <w:t xml:space="preserve">. The steady increase in GDP growth during the period from 2013 to 2018 is accompanied by an overall decrease in ECI. The results show that the economic growth experienced by Lebanon during the period from 2013 to 2018 is not very consistent with the predictions by ECI and that Lebanon had not made strides </w:t>
      </w:r>
      <w:ins w:author="Ryo Shibata" w:id="8" w:date="2023-04-18T02:57:00Z">
        <w:r w:rsidDel="00000000" w:rsidR="00000000" w:rsidRPr="00000000">
          <w:rPr>
            <w:rtl w:val="0"/>
          </w:rPr>
          <w:t xml:space="preserve">in</w:t>
        </w:r>
      </w:ins>
      <w:del w:author="Ryo Shibata" w:id="8" w:date="2023-04-18T02:57:00Z">
        <w:r w:rsidDel="00000000" w:rsidR="00000000" w:rsidRPr="00000000">
          <w:rPr>
            <w:rtl w:val="0"/>
          </w:rPr>
          <w:delText xml:space="preserve">on</w:delText>
        </w:r>
      </w:del>
      <w:r w:rsidDel="00000000" w:rsidR="00000000" w:rsidRPr="00000000">
        <w:rPr>
          <w:rtl w:val="0"/>
        </w:rPr>
        <w:t xml:space="preserve"> effectively developing a competitive product space that helps to accumulate </w:t>
      </w:r>
      <w:ins w:author="Ryo Shibata" w:id="9" w:date="2023-04-18T02:57:10Z">
        <w:r w:rsidDel="00000000" w:rsidR="00000000" w:rsidRPr="00000000">
          <w:rPr>
            <w:rtl w:val="0"/>
          </w:rPr>
          <w:t xml:space="preserve">complex</w:t>
        </w:r>
      </w:ins>
      <w:del w:author="Ryo Shibata" w:id="9" w:date="2023-04-18T02:57:10Z">
        <w:r w:rsidDel="00000000" w:rsidR="00000000" w:rsidRPr="00000000">
          <w:rPr>
            <w:rtl w:val="0"/>
          </w:rPr>
          <w:delText xml:space="preserve">complicated</w:delText>
        </w:r>
      </w:del>
      <w:r w:rsidDel="00000000" w:rsidR="00000000" w:rsidRPr="00000000">
        <w:rPr>
          <w:rtl w:val="0"/>
        </w:rPr>
        <w:t xml:space="preserve"> knowledge and technology. In order to provide a more concrete answer to why this has happened, we will dive into an analysis of Lebanon’s production structure and its product space designs in the next few chapters. </w:t>
      </w:r>
    </w:p>
    <w:p w:rsidR="00000000" w:rsidDel="00000000" w:rsidP="00000000" w:rsidRDefault="00000000" w:rsidRPr="00000000" w14:paraId="00000030">
      <w:pPr>
        <w:pageBreakBefore w:val="0"/>
        <w:jc w:val="both"/>
        <w:rPr>
          <w:b w:val="1"/>
          <w:bCs w:val="1"/>
        </w:rPr>
      </w:pPr>
      <w:r w:rsidDel="00000000" w:rsidR="00000000" w:rsidRPr="00000000">
        <w:rPr>
          <w:rtl w:val="0"/>
        </w:rPr>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4">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10" w:date="2023-04-18T03:01:33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w:t>
      </w:r>
      <w:del w:author="Ryo Shibata" w:id="11" w:date="2023-04-18T03:01:30Z">
        <w:r w:rsidDel="00000000" w:rsidR="00000000" w:rsidRPr="00000000">
          <w:rPr>
            <w:rtl w:val="0"/>
          </w:rPr>
          <w:delText xml:space="preserve">l</w:delText>
        </w:r>
      </w:del>
      <w:r w:rsidDel="00000000" w:rsidR="00000000" w:rsidRPr="00000000">
        <w:rPr>
          <w:rtl w:val="0"/>
        </w:rPr>
        <w:t xml:space="preserv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7">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9">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8">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4">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w:t>
      </w:r>
      <w:ins w:author="Ryo Shibata" w:id="12" w:date="2023-04-18T03:02:14Z">
        <w:r w:rsidDel="00000000" w:rsidR="00000000" w:rsidRPr="00000000">
          <w:rPr>
            <w:rtl w:val="0"/>
          </w:rPr>
          <w:t xml:space="preserve">e</w:t>
        </w:r>
      </w:ins>
      <w:del w:author="Ryo Shibata" w:id="12" w:date="2023-04-18T03:02:14Z">
        <w:r w:rsidDel="00000000" w:rsidR="00000000" w:rsidRPr="00000000">
          <w:rPr>
            <w:rtl w:val="0"/>
          </w:rPr>
          <w:delText xml:space="preserve">c</w:delText>
        </w:r>
      </w:del>
      <w:r w:rsidDel="00000000" w:rsidR="00000000" w:rsidRPr="00000000">
        <w:rPr>
          <w:rtl w:val="0"/>
        </w:rPr>
        <w:t xml:space="preserve">s, as measured by GDP, tend to be those that are capable of producing and exporting High-complexity Products as we define them. </w:t>
      </w:r>
      <w:del w:author="Ryo Shibata" w:id="13" w:date="2023-04-18T03:02:17Z">
        <w:r w:rsidDel="00000000" w:rsidR="00000000" w:rsidRPr="00000000">
          <w:rPr>
            <w:rtl w:val="0"/>
          </w:rPr>
          <w:delText xml:space="preserve">The </w:delText>
        </w:r>
      </w:del>
      <w:r w:rsidDel="00000000" w:rsidR="00000000" w:rsidRPr="00000000">
        <w:rPr>
          <w:rtl w:val="0"/>
        </w:rPr>
        <w:t xml:space="preserve">Figure</w:t>
      </w:r>
      <w:ins w:author="Ryo Shibata" w:id="14" w:date="2023-04-18T03:02:19Z">
        <w:r w:rsidDel="00000000" w:rsidR="00000000" w:rsidRPr="00000000">
          <w:rPr>
            <w:rtl w:val="0"/>
          </w:rPr>
          <w:t xml:space="preserve">s</w:t>
        </w:r>
      </w:ins>
      <w:r w:rsidDel="00000000" w:rsidR="00000000" w:rsidRPr="00000000">
        <w:rPr>
          <w:rtl w:val="0"/>
        </w:rPr>
        <w:t xml:space="preserve"> 3 and 4 show the OLS results in a universe of 107 and 21 typical countries</w:t>
      </w:r>
      <w:ins w:author="Ryo Shibata" w:id="15" w:date="2023-04-18T03:02:28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4">
            <w:pPr>
              <w:pageBreakBefore w:val="0"/>
              <w:jc w:val="center"/>
              <w:rPr/>
            </w:pPr>
            <w:r w:rsidDel="00000000" w:rsidR="00000000" w:rsidRPr="00000000">
              <w:rPr>
                <w:rtl w:val="0"/>
              </w:rPr>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D">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E">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3">
            <w:pPr>
              <w:pageBreakBefore w:val="0"/>
              <w:jc w:val="center"/>
              <w:rPr/>
            </w:pPr>
            <w:r w:rsidDel="00000000" w:rsidR="00000000" w:rsidRPr="00000000">
              <w:rPr>
                <w:rtl w:val="0"/>
              </w:rPr>
              <w:t xml:space="preserve">107</w:t>
            </w:r>
          </w:p>
        </w:tc>
      </w:tr>
    </w:tbl>
    <w:p w:rsidR="00000000" w:rsidDel="00000000" w:rsidP="00000000" w:rsidRDefault="00000000" w:rsidRPr="00000000" w14:paraId="00000074">
      <w:pPr>
        <w:pageBreakBefore w:val="0"/>
        <w:jc w:val="center"/>
        <w:rPr/>
      </w:pPr>
      <w:r w:rsidDel="00000000" w:rsidR="00000000" w:rsidRPr="00000000">
        <w:rPr>
          <w:rtl w:val="0"/>
        </w:rPr>
      </w:r>
    </w:p>
    <w:p w:rsidR="00000000" w:rsidDel="00000000" w:rsidP="00000000" w:rsidRDefault="00000000" w:rsidRPr="00000000" w14:paraId="00000075">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6">
      <w:pPr>
        <w:pageBreakBefore w:val="0"/>
        <w:jc w:val="both"/>
        <w:rPr/>
      </w:pP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pageBreakBefore w:val="0"/>
              <w:jc w:val="center"/>
              <w:rPr/>
            </w:pPr>
            <w:r w:rsidDel="00000000" w:rsidR="00000000" w:rsidRPr="00000000">
              <w:rPr>
                <w:rtl w:val="0"/>
              </w:rPr>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2">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7">
            <w:pPr>
              <w:pageBreakBefore w:val="0"/>
              <w:jc w:val="center"/>
              <w:rPr/>
            </w:pPr>
            <w:r w:rsidDel="00000000" w:rsidR="00000000" w:rsidRPr="00000000">
              <w:rPr>
                <w:rtl w:val="0"/>
              </w:rPr>
              <w:t xml:space="preserve">21</w:t>
            </w:r>
          </w:p>
        </w:tc>
      </w:tr>
    </w:tbl>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A">
      <w:pPr>
        <w:pageBreakBefore w:val="0"/>
        <w:jc w:val="center"/>
        <w:rPr>
          <w:sz w:val="20"/>
          <w:szCs w:val="20"/>
        </w:rPr>
      </w:pPr>
      <w:r w:rsidDel="00000000" w:rsidR="00000000" w:rsidRPr="00000000">
        <w:rPr>
          <w:rtl w:val="0"/>
        </w:rPr>
      </w:r>
    </w:p>
    <w:p w:rsidR="00000000" w:rsidDel="00000000" w:rsidP="00000000" w:rsidRDefault="00000000" w:rsidRPr="00000000" w14:paraId="0000008B">
      <w:pPr>
        <w:pageBreakBefore w:val="0"/>
        <w:jc w:val="center"/>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rtl w:val="0"/>
        </w:rPr>
      </w:r>
    </w:p>
    <w:p w:rsidR="00000000" w:rsidDel="00000000" w:rsidP="00000000" w:rsidRDefault="00000000" w:rsidRPr="00000000" w14:paraId="0000008D">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E">
      <w:pPr>
        <w:pageBreakBefore w:val="0"/>
        <w:jc w:val="both"/>
        <w:rPr/>
      </w:pPr>
      <w:r w:rsidDel="00000000" w:rsidR="00000000" w:rsidRPr="00000000">
        <w:rPr>
          <w:rtl w:val="0"/>
        </w:rPr>
        <w:t xml:space="preserve">Based on the product categorization aforementioned, we aim to capture Lebanon’s realized industry production strategy between 2013 and 2018 on a complexity level. In Hausmann and Hidalgo (2009), distance is defined </w:t>
      </w:r>
      <w:ins w:author="Ryo Shibata" w:id="16" w:date="2023-04-18T03:02:36Z">
        <w:r w:rsidDel="00000000" w:rsidR="00000000" w:rsidRPr="00000000">
          <w:rPr>
            <w:rtl w:val="0"/>
          </w:rPr>
          <w:t xml:space="preserve">as</w:t>
        </w:r>
      </w:ins>
      <w:del w:author="Ryo Shibata" w:id="16" w:date="2023-04-18T03:02:36Z">
        <w:r w:rsidDel="00000000" w:rsidR="00000000" w:rsidRPr="00000000">
          <w:rPr>
            <w:rtl w:val="0"/>
          </w:rPr>
          <w:delText xml:space="preserve">to be</w:delText>
        </w:r>
      </w:del>
      <w:r w:rsidDel="00000000" w:rsidR="00000000" w:rsidRPr="00000000">
        <w:rPr>
          <w:rtl w:val="0"/>
        </w:rPr>
        <w:t xml:space="preserv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w:t>
      </w:r>
      <w:ins w:author="Ryo Shibata" w:id="17" w:date="2023-04-18T03:03:03Z">
        <w:r w:rsidDel="00000000" w:rsidR="00000000" w:rsidRPr="00000000">
          <w:rPr>
            <w:rtl w:val="0"/>
          </w:rPr>
          <w:t xml:space="preserve">Lebanon</w:t>
        </w:r>
      </w:ins>
      <w:del w:author="Ryo Shibata" w:id="17" w:date="2023-04-18T03:03:03Z">
        <w:r w:rsidDel="00000000" w:rsidR="00000000" w:rsidRPr="00000000">
          <w:rPr>
            <w:rtl w:val="0"/>
          </w:rPr>
          <w:delText xml:space="preserve">US</w:delText>
        </w:r>
      </w:del>
      <w:r w:rsidDel="00000000" w:rsidR="00000000" w:rsidRPr="00000000">
        <w:rPr>
          <w:rtl w:val="0"/>
        </w:rPr>
        <w:t xml:space="preserve">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F">
      <w:pPr>
        <w:pageBreakBefore w:val="0"/>
        <w:jc w:val="both"/>
        <w:rPr/>
      </w:pPr>
      <w:r w:rsidDel="00000000" w:rsidR="00000000" w:rsidRPr="00000000">
        <w:rPr>
          <w:rtl w:val="0"/>
        </w:rPr>
      </w:r>
    </w:p>
    <w:p w:rsidR="00000000" w:rsidDel="00000000" w:rsidP="00000000" w:rsidRDefault="00000000" w:rsidRPr="00000000" w14:paraId="00000090">
      <w:pPr>
        <w:pageBreakBefore w:val="0"/>
        <w:jc w:val="center"/>
        <w:rPr/>
      </w:pPr>
      <w:r w:rsidDel="00000000" w:rsidR="00000000" w:rsidRPr="00000000">
        <w:rPr/>
        <w:drawing>
          <wp:inline distB="114300" distT="114300" distL="114300" distR="114300">
            <wp:extent cx="2136897" cy="4386263"/>
            <wp:effectExtent b="0" l="0" r="0" t="0"/>
            <wp:docPr id="13"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2136897"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ageBreakBefore w:val="0"/>
        <w:jc w:val="center"/>
        <w:rPr/>
      </w:pPr>
      <w:r w:rsidDel="00000000" w:rsidR="00000000" w:rsidRPr="00000000">
        <w:rPr>
          <w:rtl w:val="0"/>
        </w:rPr>
        <w:t xml:space="preserve">Table 2: Realized Industry Development (RID) of Lebanon</w:t>
      </w:r>
    </w:p>
    <w:p w:rsidR="00000000" w:rsidDel="00000000" w:rsidP="00000000" w:rsidRDefault="00000000" w:rsidRPr="00000000" w14:paraId="00000092">
      <w:pPr>
        <w:pageBreakBefore w:val="0"/>
        <w:jc w:val="both"/>
        <w:rPr>
          <w:b w:val="1"/>
          <w:bCs w:val="1"/>
        </w:rPr>
      </w:pPr>
      <w:r w:rsidDel="00000000" w:rsidR="00000000" w:rsidRPr="00000000">
        <w:rPr>
          <w:rtl w:val="0"/>
        </w:rPr>
      </w:r>
    </w:p>
    <w:p w:rsidR="00000000" w:rsidDel="00000000" w:rsidP="00000000" w:rsidRDefault="00000000" w:rsidRPr="00000000" w14:paraId="00000093">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4">
      <w:pPr>
        <w:pageBreakBefore w:val="0"/>
        <w:jc w:val="both"/>
        <w:rPr/>
      </w:pPr>
      <w:r w:rsidDel="00000000" w:rsidR="00000000" w:rsidRPr="00000000">
        <w:rPr>
          <w:rtl w:val="0"/>
        </w:rPr>
        <w:t xml:space="preserve">Table</w:t>
      </w:r>
      <w:ins w:author="Ryo Shibata" w:id="18" w:date="2023-04-18T03:03:08Z">
        <w:r w:rsidDel="00000000" w:rsidR="00000000" w:rsidRPr="00000000">
          <w:rPr>
            <w:rtl w:val="0"/>
          </w:rPr>
          <w:t xml:space="preserve">s</w:t>
        </w:r>
      </w:ins>
      <w:r w:rsidDel="00000000" w:rsidR="00000000" w:rsidRPr="00000000">
        <w:rPr>
          <w:rtl w:val="0"/>
        </w:rPr>
        <w:t xml:space="preserve"> 3 and 4 below summarize how the production strategy adopted by Lebanon compares with leading economies and a selected group of emerging economies in the world, as measured in RID.</w:t>
      </w:r>
    </w:p>
    <w:p w:rsidR="00000000" w:rsidDel="00000000" w:rsidP="00000000" w:rsidRDefault="00000000" w:rsidRPr="00000000" w14:paraId="00000095">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6">
            <w:pPr>
              <w:pageBreakBefore w:val="0"/>
              <w:jc w:val="both"/>
              <w:rPr/>
            </w:pPr>
            <w:r w:rsidDel="00000000" w:rsidR="00000000" w:rsidRPr="00000000">
              <w:rPr>
                <w:rtl w:val="0"/>
              </w:rPr>
              <w:t xml:space="preserve">Ranking</w:t>
            </w:r>
          </w:p>
        </w:tc>
        <w:tc>
          <w:tcPr/>
          <w:p w:rsidR="00000000" w:rsidDel="00000000" w:rsidP="00000000" w:rsidRDefault="00000000" w:rsidRPr="00000000" w14:paraId="00000097">
            <w:pPr>
              <w:pageBreakBefore w:val="0"/>
              <w:jc w:val="both"/>
              <w:rPr/>
            </w:pPr>
            <w:r w:rsidDel="00000000" w:rsidR="00000000" w:rsidRPr="00000000">
              <w:rPr>
                <w:rtl w:val="0"/>
              </w:rPr>
              <w:t xml:space="preserve">France</w:t>
            </w:r>
          </w:p>
        </w:tc>
        <w:tc>
          <w:tcPr/>
          <w:p w:rsidR="00000000" w:rsidDel="00000000" w:rsidP="00000000" w:rsidRDefault="00000000" w:rsidRPr="00000000" w14:paraId="00000098">
            <w:pPr>
              <w:pageBreakBefore w:val="0"/>
              <w:jc w:val="both"/>
              <w:rPr/>
            </w:pPr>
            <w:r w:rsidDel="00000000" w:rsidR="00000000" w:rsidRPr="00000000">
              <w:rPr>
                <w:rtl w:val="0"/>
              </w:rPr>
              <w:t xml:space="preserve">US</w:t>
            </w:r>
          </w:p>
        </w:tc>
        <w:tc>
          <w:tcPr/>
          <w:p w:rsidR="00000000" w:rsidDel="00000000" w:rsidP="00000000" w:rsidRDefault="00000000" w:rsidRPr="00000000" w14:paraId="00000099">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A">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C">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D">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E">
      <w:pPr>
        <w:pageBreakBefore w:val="0"/>
        <w:jc w:val="center"/>
        <w:rPr/>
      </w:pPr>
      <w:r w:rsidDel="00000000" w:rsidR="00000000" w:rsidRPr="00000000">
        <w:rPr>
          <w:rtl w:val="0"/>
        </w:rPr>
      </w:r>
    </w:p>
    <w:p w:rsidR="00000000" w:rsidDel="00000000" w:rsidP="00000000" w:rsidRDefault="00000000" w:rsidRPr="00000000" w14:paraId="000000AF">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B0">
      <w:pPr>
        <w:pageBreakBefore w:val="0"/>
        <w:jc w:val="center"/>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2">
            <w:pPr>
              <w:pageBreakBefore w:val="0"/>
              <w:jc w:val="both"/>
              <w:rPr/>
            </w:pPr>
            <w:r w:rsidDel="00000000" w:rsidR="00000000" w:rsidRPr="00000000">
              <w:rPr>
                <w:rtl w:val="0"/>
              </w:rPr>
              <w:t xml:space="preserve">Ranking</w:t>
            </w:r>
          </w:p>
        </w:tc>
        <w:tc>
          <w:tcPr/>
          <w:p w:rsidR="00000000" w:rsidDel="00000000" w:rsidP="00000000" w:rsidRDefault="00000000" w:rsidRPr="00000000" w14:paraId="000000B3">
            <w:pPr>
              <w:pageBreakBefore w:val="0"/>
              <w:jc w:val="both"/>
              <w:rPr/>
            </w:pPr>
            <w:r w:rsidDel="00000000" w:rsidR="00000000" w:rsidRPr="00000000">
              <w:rPr>
                <w:rtl w:val="0"/>
              </w:rPr>
              <w:t xml:space="preserve">China</w:t>
            </w:r>
          </w:p>
        </w:tc>
        <w:tc>
          <w:tcPr/>
          <w:p w:rsidR="00000000" w:rsidDel="00000000" w:rsidP="00000000" w:rsidRDefault="00000000" w:rsidRPr="00000000" w14:paraId="000000B4">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5">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8">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9">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t xml:space="preserve">Table 4 further examines Lebanon’s development strategy against those of emerging economies on a global scale. Reasonably, emerging economies such as China, South Korea, Singapore</w:t>
      </w:r>
      <w:ins w:author="Ryo Shibata" w:id="19" w:date="2023-04-18T03:03:13Z">
        <w:r w:rsidDel="00000000" w:rsidR="00000000" w:rsidRPr="00000000">
          <w:rPr>
            <w:rtl w:val="0"/>
          </w:rPr>
          <w:t xml:space="preserve">,</w:t>
        </w:r>
      </w:ins>
      <w:r w:rsidDel="00000000" w:rsidR="00000000" w:rsidRPr="00000000">
        <w:rPr>
          <w:rtl w:val="0"/>
        </w:rPr>
        <w:t xml:space="preserve"> and India have devoted the majority of their efforts into intermediate industry groups. </w:t>
      </w: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rtl w:val="0"/>
        </w:rPr>
      </w:r>
    </w:p>
    <w:p w:rsidR="00000000" w:rsidDel="00000000" w:rsidP="00000000" w:rsidRDefault="00000000" w:rsidRPr="00000000" w14:paraId="000000C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D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D1">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2">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w:t>
      </w:r>
      <w:ins w:author="Ryo Shibata" w:id="20" w:date="2023-04-18T03:03:26Z">
        <w:r w:rsidDel="00000000" w:rsidR="00000000" w:rsidRPr="00000000">
          <w:rPr>
            <w:rtl w:val="0"/>
          </w:rPr>
          <w:t xml:space="preserve"> </w:t>
        </w:r>
      </w:ins>
      <w:r w:rsidDel="00000000" w:rsidR="00000000" w:rsidRPr="00000000">
        <w:rPr>
          <w:rtl w:val="0"/>
        </w:rPr>
        <w:t xml:space="preserve">=</w:t>
      </w:r>
      <w:ins w:author="Ryo Shibata" w:id="21" w:date="2023-04-18T03:03:27Z">
        <w:r w:rsidDel="00000000" w:rsidR="00000000" w:rsidRPr="00000000">
          <w:rPr>
            <w:rtl w:val="0"/>
          </w:rPr>
          <w:t xml:space="preserve"> </w:t>
        </w:r>
      </w:ins>
      <w:r w:rsidDel="00000000" w:rsidR="00000000" w:rsidRPr="00000000">
        <w:rPr>
          <w:rtl w:val="0"/>
        </w:rPr>
        <w:t xml:space="preserve">0.” </w:t>
      </w:r>
      <w:del w:author="Ryo Shibata" w:id="22" w:date="2023-04-18T03:03:24Z">
        <w:r w:rsidDel="00000000" w:rsidR="00000000" w:rsidRPr="00000000">
          <w:rPr>
            <w:rtl w:val="0"/>
          </w:rPr>
          <w:delText xml:space="preserve"> </w:delText>
        </w:r>
      </w:del>
      <w:r w:rsidDel="00000000" w:rsidR="00000000" w:rsidRPr="00000000">
        <w:rPr>
          <w:rtl w:val="0"/>
        </w:rPr>
        <w:t xml:space="preserve">Based on this definition, the distance between a country and any product that the country is currently exporting (i.e., the country is a significant exporter in the product as compared to</w:t>
      </w:r>
      <w:ins w:author="Ryo Shibata" w:id="23" w:date="2023-04-18T03:03:48Z">
        <w:r w:rsidDel="00000000" w:rsidR="00000000" w:rsidRPr="00000000">
          <w:rPr>
            <w:rtl w:val="0"/>
          </w:rPr>
          <w:t xml:space="preserve"> the</w:t>
        </w:r>
      </w:ins>
      <w:r w:rsidDel="00000000" w:rsidR="00000000" w:rsidRPr="00000000">
        <w:rPr>
          <w:rtl w:val="0"/>
        </w:rPr>
        <w:t xml:space="preserve"> global average) is zero. Similarly, opportunity gain quantifies the contribution of a new product in terms of opening up the doors to more and more complex products. Intuitively, a product that a country is currently exporting (i.e., MCP</w:t>
      </w:r>
      <w:ins w:author="Ryo Shibata" w:id="24" w:date="2023-04-18T03:03:28Z">
        <w:r w:rsidDel="00000000" w:rsidR="00000000" w:rsidRPr="00000000">
          <w:rPr>
            <w:rtl w:val="0"/>
          </w:rPr>
          <w:t xml:space="preserve"> </w:t>
        </w:r>
      </w:ins>
      <w:r w:rsidDel="00000000" w:rsidR="00000000" w:rsidRPr="00000000">
        <w:rPr>
          <w:rtl w:val="0"/>
        </w:rPr>
        <w:t xml:space="preserve">=</w:t>
      </w:r>
      <w:ins w:author="Ryo Shibata" w:id="25" w:date="2023-04-18T03:03:28Z">
        <w:r w:rsidDel="00000000" w:rsidR="00000000" w:rsidRPr="00000000">
          <w:rPr>
            <w:rtl w:val="0"/>
          </w:rPr>
          <w:t xml:space="preserve"> </w:t>
        </w:r>
      </w:ins>
      <w:r w:rsidDel="00000000" w:rsidR="00000000" w:rsidRPr="00000000">
        <w:rPr>
          <w:rtl w:val="0"/>
        </w:rPr>
        <w:t xml:space="preserve">1) has an opportunity gain of zero. An</w:t>
      </w:r>
      <w:del w:author="Ryo Shibata" w:id="26" w:date="2023-04-18T03:03:53Z">
        <w:r w:rsidDel="00000000" w:rsidR="00000000" w:rsidRPr="00000000">
          <w:rPr>
            <w:rtl w:val="0"/>
          </w:rPr>
          <w:delText xml:space="preserve">d</w:delText>
        </w:r>
      </w:del>
      <w:r w:rsidDel="00000000" w:rsidR="00000000" w:rsidRPr="00000000">
        <w:rPr>
          <w:rtl w:val="0"/>
        </w:rPr>
        <w:t xml:space="preserve"> unreasonable investment </w:t>
      </w:r>
      <w:ins w:author="Ryo Shibata" w:id="27" w:date="2023-04-18T03:04:26Z">
        <w:r w:rsidDel="00000000" w:rsidR="00000000" w:rsidRPr="00000000">
          <w:rPr>
            <w:rtl w:val="0"/>
          </w:rPr>
          <w:t xml:space="preserve">in a </w:t>
        </w:r>
      </w:ins>
      <w:del w:author="Ryo Shibata" w:id="27" w:date="2023-04-18T03:04:26Z">
        <w:r w:rsidDel="00000000" w:rsidR="00000000" w:rsidRPr="00000000">
          <w:rPr>
            <w:rtl w:val="0"/>
          </w:rPr>
          <w:delText xml:space="preserve">on</w:delText>
        </w:r>
      </w:del>
      <w:r w:rsidDel="00000000" w:rsidR="00000000" w:rsidRPr="00000000">
        <w:rPr>
          <w:rtl w:val="0"/>
        </w:rPr>
        <w:t xml:space="preserve"> certain product p would lead to a relative decrement in </w:t>
      </w:r>
      <w:ins w:author="Ryo Shibata" w:id="28" w:date="2023-04-18T03:04:32Z">
        <w:r w:rsidDel="00000000" w:rsidR="00000000" w:rsidRPr="00000000">
          <w:rPr>
            <w:rtl w:val="0"/>
          </w:rPr>
          <w:t xml:space="preserve">the </w:t>
        </w:r>
      </w:ins>
      <w:r w:rsidDel="00000000" w:rsidR="00000000" w:rsidRPr="00000000">
        <w:rPr>
          <w:rtl w:val="0"/>
        </w:rPr>
        <w:t xml:space="preserve">export of more profitable products, and therefore lead to a negative opportunity gain of product p.  The opportunity gain is not the only estimator of a country’s level of economic development. However, among countries with comparable economic</w:t>
      </w:r>
      <w:del w:author="Ryo Shibata" w:id="29" w:date="2023-04-18T03:04:41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economics structures</w:t>
      </w:r>
      <w:ins w:author="Ryo Shibata" w:id="30" w:date="2023-04-18T03:04:45Z">
        <w:r w:rsidDel="00000000" w:rsidR="00000000" w:rsidRPr="00000000">
          <w:rPr>
            <w:rtl w:val="0"/>
          </w:rPr>
          <w:t xml:space="preserve">,</w:t>
        </w:r>
      </w:ins>
      <w:r w:rsidDel="00000000" w:rsidR="00000000" w:rsidRPr="00000000">
        <w:rPr>
          <w:rtl w:val="0"/>
        </w:rPr>
        <w:t xml:space="preserve"> are often in better shape.</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drawing>
          <wp:inline distB="114300" distT="114300" distL="114300" distR="114300">
            <wp:extent cx="5731200" cy="3111500"/>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drawing>
          <wp:inline distB="114300" distT="114300" distL="114300" distR="114300">
            <wp:extent cx="5731200" cy="3098800"/>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3098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t xml:space="preserve">Table 5: Opportunity Gain Ranking on a Comparable Scale for 2013</w:t>
      </w:r>
      <w:ins w:author="Ryo Shibata" w:id="31" w:date="2023-04-18T03:04:50Z">
        <w:r w:rsidDel="00000000" w:rsidR="00000000" w:rsidRPr="00000000">
          <w:rPr>
            <w:rtl w:val="0"/>
          </w:rPr>
          <w:t xml:space="preserve"> </w:t>
        </w:r>
      </w:ins>
      <w:r w:rsidDel="00000000" w:rsidR="00000000" w:rsidRPr="00000000">
        <w:rPr>
          <w:rtl w:val="0"/>
        </w:rPr>
        <w:t xml:space="preserve">(up) and 2018</w:t>
      </w:r>
      <w:ins w:author="Ryo Shibata" w:id="32" w:date="2023-04-18T03:04:51Z">
        <w:r w:rsidDel="00000000" w:rsidR="00000000" w:rsidRPr="00000000">
          <w:rPr>
            <w:rtl w:val="0"/>
          </w:rPr>
          <w:t xml:space="preserve"> </w:t>
        </w:r>
      </w:ins>
      <w:r w:rsidDel="00000000" w:rsidR="00000000" w:rsidRPr="00000000">
        <w:rPr>
          <w:rtl w:val="0"/>
        </w:rPr>
        <w:t xml:space="preserve">(down)</w:t>
      </w: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r>
    </w:p>
    <w:p w:rsidR="00000000" w:rsidDel="00000000" w:rsidP="00000000" w:rsidRDefault="00000000" w:rsidRPr="00000000" w14:paraId="000000DA">
      <w:pPr>
        <w:pageBreakBefore w:val="0"/>
        <w:shd w:fill="ffffff" w:val="clear"/>
        <w:spacing w:after="240" w:before="240" w:lineRule="auto"/>
        <w:jc w:val="both"/>
        <w:rPr/>
      </w:pPr>
      <w:r w:rsidDel="00000000" w:rsidR="00000000" w:rsidRPr="00000000">
        <w:rPr>
          <w:rtl w:val="0"/>
        </w:rPr>
        <w:t xml:space="preserve">We define the ranking of opportunity gain for a country c</w:t>
      </w:r>
      <w:del w:author="Ryo Shibata" w:id="33" w:date="2023-04-18T03:12:23Z">
        <w:r w:rsidDel="00000000" w:rsidR="00000000" w:rsidRPr="00000000">
          <w:rPr>
            <w:rtl w:val="0"/>
          </w:rPr>
          <w:delText xml:space="preserve">,</w:delText>
        </w:r>
      </w:del>
      <w:r w:rsidDel="00000000" w:rsidR="00000000" w:rsidRPr="00000000">
        <w:rPr>
          <w:rtl w:val="0"/>
        </w:rPr>
        <w:t xml:space="preserve"> as the Suggested Development Vector (SDV) of c. Table</w:t>
      </w:r>
      <w:ins w:author="Ryo Shibata" w:id="34" w:date="2023-04-18T03:12:28Z">
        <w:r w:rsidDel="00000000" w:rsidR="00000000" w:rsidRPr="00000000">
          <w:rPr>
            <w:rtl w:val="0"/>
          </w:rPr>
          <w:t xml:space="preserve">s</w:t>
        </w:r>
      </w:ins>
      <w:r w:rsidDel="00000000" w:rsidR="00000000" w:rsidRPr="00000000">
        <w:rPr>
          <w:rtl w:val="0"/>
        </w:rPr>
        <w:t xml:space="preserve"> 5 and 6 summarize how the SDV of Lebanon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w:t>
      </w:r>
      <w:del w:author="Ryo Shibata" w:id="35" w:date="2023-04-18T03:12:36Z">
        <w:r w:rsidDel="00000000" w:rsidR="00000000" w:rsidRPr="00000000">
          <w:rPr>
            <w:rtl w:val="0"/>
          </w:rPr>
          <w:delText xml:space="preserve">a</w:delText>
        </w:r>
      </w:del>
      <w:r w:rsidDel="00000000" w:rsidR="00000000" w:rsidRPr="00000000">
        <w:rPr>
          <w:rtl w:val="0"/>
        </w:rPr>
        <w:t xml:space="preserve"> steady and balanced economic development. In contrast, developing countries have nearly half of </w:t>
      </w:r>
      <w:ins w:author="Ryo Shibata" w:id="36" w:date="2023-04-18T03:12:41Z">
        <w:r w:rsidDel="00000000" w:rsidR="00000000" w:rsidRPr="00000000">
          <w:rPr>
            <w:rtl w:val="0"/>
          </w:rPr>
          <w:t xml:space="preserve">the </w:t>
        </w:r>
      </w:ins>
      <w:r w:rsidDel="00000000" w:rsidR="00000000" w:rsidRPr="00000000">
        <w:rPr>
          <w:rtl w:val="0"/>
        </w:rPr>
        <w:t xml:space="preserve">industries with positive opportunity gain</w:t>
      </w:r>
      <w:del w:author="Ryo Shibata" w:id="37" w:date="2023-04-18T03:12:44Z">
        <w:r w:rsidDel="00000000" w:rsidR="00000000" w:rsidRPr="00000000">
          <w:rPr>
            <w:rtl w:val="0"/>
          </w:rPr>
          <w:delText xml:space="preserve">,</w:delText>
        </w:r>
      </w:del>
      <w:r w:rsidDel="00000000" w:rsidR="00000000" w:rsidRPr="00000000">
        <w:rPr>
          <w:rtl w:val="0"/>
        </w:rPr>
        <w:t xml:space="preserve"> and share common interests in industrial manufacturing and High-complexity Products industries. It can be concluded that Lebanon shares the characteristics of developing countries, with a premature economic</w:t>
      </w:r>
      <w:del w:author="Ryo Shibata" w:id="38" w:date="2023-04-18T03:12:55Z">
        <w:r w:rsidDel="00000000" w:rsidR="00000000" w:rsidRPr="00000000">
          <w:rPr>
            <w:rtl w:val="0"/>
          </w:rPr>
          <w:delText xml:space="preserve">s</w:delText>
        </w:r>
      </w:del>
      <w:r w:rsidDel="00000000" w:rsidR="00000000" w:rsidRPr="00000000">
        <w:rPr>
          <w:rtl w:val="0"/>
        </w:rPr>
        <w:t xml:space="preserve"> structure that leans towards intermediate-level industries.</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drawing>
          <wp:inline distB="114300" distT="114300" distL="114300" distR="114300">
            <wp:extent cx="5731200" cy="2400300"/>
            <wp:effectExtent b="0" l="0" r="0" t="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r>
    </w:p>
    <w:p w:rsidR="00000000" w:rsidDel="00000000" w:rsidP="00000000" w:rsidRDefault="00000000" w:rsidRPr="00000000" w14:paraId="000000DE">
      <w:pPr>
        <w:pageBreakBefore w:val="0"/>
        <w:jc w:val="center"/>
        <w:rPr/>
      </w:pPr>
      <w:r w:rsidDel="00000000" w:rsidR="00000000" w:rsidRPr="00000000">
        <w:rPr>
          <w:rtl w:val="0"/>
        </w:rPr>
        <w:t xml:space="preserve">Table 6: Opportunity Gain Ranking on a Global Scale</w:t>
      </w:r>
    </w:p>
    <w:p w:rsidR="00000000" w:rsidDel="00000000" w:rsidP="00000000" w:rsidRDefault="00000000" w:rsidRPr="00000000" w14:paraId="000000DF">
      <w:pPr>
        <w:pageBreakBefore w:val="0"/>
        <w:jc w:val="center"/>
        <w:rPr/>
      </w:pPr>
      <w:r w:rsidDel="00000000" w:rsidR="00000000" w:rsidRPr="00000000">
        <w:rPr>
          <w:rtl w:val="0"/>
        </w:rPr>
      </w:r>
    </w:p>
    <w:p w:rsidR="00000000" w:rsidDel="00000000" w:rsidP="00000000" w:rsidRDefault="00000000" w:rsidRPr="00000000" w14:paraId="000000E0">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The optimal budgeted industry development strategy aims to solve the most efficient allocations under the budget</w:t>
      </w:r>
      <w:del w:author="Ryo Shibata" w:id="39" w:date="2023-04-18T03:13:04Z">
        <w:r w:rsidDel="00000000" w:rsidR="00000000" w:rsidRPr="00000000">
          <w:rPr>
            <w:rtl w:val="0"/>
          </w:rPr>
          <w:delText xml:space="preserve">ed</w:delText>
        </w:r>
      </w:del>
      <w:r w:rsidDel="00000000" w:rsidR="00000000" w:rsidRPr="00000000">
        <w:rPr>
          <w:rtl w:val="0"/>
        </w:rPr>
        <w:t xml:space="preserve"> constraint of different situations of heuristic total export growth. In order to obtain such an allocation portfolio, we formulate an optimization problem as the </w:t>
      </w:r>
      <w:ins w:author="Ryo Shibata" w:id="40" w:date="2023-04-18T03:13:13Z">
        <w:r w:rsidDel="00000000" w:rsidR="00000000" w:rsidRPr="00000000">
          <w:rPr>
            <w:rtl w:val="0"/>
          </w:rPr>
          <w:t xml:space="preserve">follows</w:t>
        </w:r>
      </w:ins>
      <w:del w:author="Ryo Shibata" w:id="40" w:date="2023-04-18T03:13:13Z">
        <w:r w:rsidDel="00000000" w:rsidR="00000000" w:rsidRPr="00000000">
          <w:rPr>
            <w:rtl w:val="0"/>
          </w:rPr>
          <w:delText xml:space="preserve">following</w:delText>
        </w:r>
      </w:del>
      <w:r w:rsidDel="00000000" w:rsidR="00000000" w:rsidRPr="00000000">
        <w:rPr>
          <w:rtl w:val="0"/>
        </w:rPr>
        <w:t xml:space="preserve">:</w:t>
      </w:r>
    </w:p>
    <w:p w:rsidR="00000000" w:rsidDel="00000000" w:rsidP="00000000" w:rsidRDefault="00000000" w:rsidRPr="00000000" w14:paraId="000000E3">
      <w:pPr>
        <w:pageBreakBefore w:val="0"/>
        <w:jc w:val="both"/>
        <w:rPr/>
      </w:pP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drawing>
          <wp:inline distB="114300" distT="114300" distL="114300" distR="114300">
            <wp:extent cx="2528888" cy="1141284"/>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jc w:val="center"/>
        <w:rPr/>
      </w:pP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w:t>
      </w:r>
      <w:ins w:author="Ryo Shibata" w:id="41" w:date="2023-04-18T03:13:28Z">
        <w:r w:rsidDel="00000000" w:rsidR="00000000" w:rsidRPr="00000000">
          <w:rPr>
            <w:rtl w:val="0"/>
          </w:rPr>
          <w:t xml:space="preserve">and </w:t>
        </w:r>
      </w:ins>
      <w:r w:rsidDel="00000000" w:rsidR="00000000" w:rsidRPr="00000000">
        <w:rPr>
          <w:rtl w:val="0"/>
        </w:rPr>
        <w:t xml:space="preserve">B is the heuristic budget. </w:t>
      </w:r>
    </w:p>
    <w:p w:rsidR="00000000" w:rsidDel="00000000" w:rsidP="00000000" w:rsidRDefault="00000000" w:rsidRPr="00000000" w14:paraId="000000E7">
      <w:pPr>
        <w:pageBreakBefore w:val="0"/>
        <w:jc w:val="both"/>
        <w:rPr/>
      </w:pPr>
      <w:r w:rsidDel="00000000" w:rsidR="00000000" w:rsidRPr="00000000">
        <w:rPr>
          <w:rtl w:val="0"/>
        </w:rPr>
        <w:t xml:space="preserve"> </w:t>
      </w:r>
    </w:p>
    <w:p w:rsidR="00000000" w:rsidDel="00000000" w:rsidP="00000000" w:rsidRDefault="00000000" w:rsidRPr="00000000" w14:paraId="000000E8">
      <w:pPr>
        <w:pageBreakBefore w:val="0"/>
        <w:jc w:val="both"/>
        <w:rPr/>
      </w:pPr>
      <w:r w:rsidDel="00000000" w:rsidR="00000000" w:rsidRPr="00000000">
        <w:rPr>
          <w:rtl w:val="0"/>
        </w:rPr>
        <w:t xml:space="preserve">If we can solve this problem, then we can know </w:t>
      </w:r>
      <w:del w:author="Ryo Shibata" w:id="42" w:date="2023-04-18T03:13:46Z">
        <w:r w:rsidDel="00000000" w:rsidR="00000000" w:rsidRPr="00000000">
          <w:rPr>
            <w:rtl w:val="0"/>
          </w:rPr>
          <w:delText xml:space="preserve">what </w:delText>
        </w:r>
      </w:del>
      <w:r w:rsidDel="00000000" w:rsidR="00000000" w:rsidRPr="00000000">
        <w:rPr>
          <w:rtl w:val="0"/>
        </w:rPr>
        <w:t xml:space="preserve">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w:t>
      </w:r>
      <w:ins w:author="Ryo Shibata" w:id="43" w:date="2023-04-18T03:14:05Z">
        <w:r w:rsidDel="00000000" w:rsidR="00000000" w:rsidRPr="00000000">
          <w:rPr>
            <w:rtl w:val="0"/>
          </w:rPr>
          <w:t xml:space="preserve">to</w:t>
        </w:r>
      </w:ins>
      <w:del w:author="Ryo Shibata" w:id="43" w:date="2023-04-18T03:14:05Z">
        <w:r w:rsidDel="00000000" w:rsidR="00000000" w:rsidRPr="00000000">
          <w:rPr>
            <w:rtl w:val="0"/>
          </w:rPr>
          <w:delText xml:space="preserve">on</w:delText>
        </w:r>
      </w:del>
      <w:r w:rsidDel="00000000" w:rsidR="00000000" w:rsidRPr="00000000">
        <w:rPr>
          <w:rtl w:val="0"/>
        </w:rPr>
        <w:t xml:space="preserve"> this problem. In order to solve this problem, our idea is to use </w:t>
      </w:r>
      <w:ins w:author="Ryo Shibata" w:id="44" w:date="2023-04-18T03:14:08Z">
        <w:r w:rsidDel="00000000" w:rsidR="00000000" w:rsidRPr="00000000">
          <w:rPr>
            <w:rtl w:val="0"/>
          </w:rPr>
          <w:t xml:space="preserve">a </w:t>
        </w:r>
      </w:ins>
      <w:r w:rsidDel="00000000" w:rsidR="00000000" w:rsidRPr="00000000">
        <w:rPr>
          <w:rtl w:val="0"/>
        </w:rPr>
        <w:t xml:space="preserve">greedy algorithm. The way that we apply </w:t>
      </w:r>
      <w:ins w:author="Ryo Shibata" w:id="45" w:date="2023-04-18T03:14:13Z">
        <w:r w:rsidDel="00000000" w:rsidR="00000000" w:rsidRPr="00000000">
          <w:rPr>
            <w:rtl w:val="0"/>
          </w:rPr>
          <w:t xml:space="preserve">the </w:t>
        </w:r>
      </w:ins>
      <w:r w:rsidDel="00000000" w:rsidR="00000000" w:rsidRPr="00000000">
        <w:rPr>
          <w:rtl w:val="0"/>
        </w:rPr>
        <w:t xml:space="preserve">greedy algorithm is that firstly we separate the total budget into k equal parts, and then for the first equal part</w:t>
      </w:r>
      <w:ins w:author="Ryo Shibata" w:id="46" w:date="2023-04-18T03:14:19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w:t>
      </w:r>
      <w:ins w:author="Ryo Shibata" w:id="47" w:date="2023-04-18T03:14:24Z">
        <w:r w:rsidDel="00000000" w:rsidR="00000000" w:rsidRPr="00000000">
          <w:rPr>
            <w:rtl w:val="0"/>
          </w:rPr>
          <w:t xml:space="preserve">through </w:t>
        </w:r>
      </w:ins>
      <w:r w:rsidDel="00000000" w:rsidR="00000000" w:rsidRPr="00000000">
        <w:rPr>
          <w:rtl w:val="0"/>
        </w:rPr>
        <w:t xml:space="preserve">all the products, then we can add up one more equal part to invest. Until we find there is an ECI increment, we add the amount now to that product. The rest</w:t>
      </w:r>
      <w:ins w:author="Ryo Shibata" w:id="48" w:date="2023-04-18T03:14:30Z">
        <w:r w:rsidDel="00000000" w:rsidR="00000000" w:rsidRPr="00000000">
          <w:rPr>
            <w:rtl w:val="0"/>
          </w:rPr>
          <w:t xml:space="preserve"> of the</w:t>
        </w:r>
      </w:ins>
      <w:r w:rsidDel="00000000" w:rsidR="00000000" w:rsidRPr="00000000">
        <w:rPr>
          <w:rtl w:val="0"/>
        </w:rPr>
        <w:t xml:space="preserve"> equal parts can be done in the same way. </w:t>
      </w:r>
    </w:p>
    <w:p w:rsidR="00000000" w:rsidDel="00000000" w:rsidP="00000000" w:rsidRDefault="00000000" w:rsidRPr="00000000" w14:paraId="000000E9">
      <w:pPr>
        <w:pageBreakBefore w:val="0"/>
        <w:jc w:val="both"/>
        <w:rPr/>
      </w:pPr>
      <w:r w:rsidDel="00000000" w:rsidR="00000000" w:rsidRPr="00000000">
        <w:rPr>
          <w:rtl w:val="0"/>
        </w:rPr>
        <w:t xml:space="preserve"> </w:t>
      </w:r>
    </w:p>
    <w:p w:rsidR="00000000" w:rsidDel="00000000" w:rsidP="00000000" w:rsidRDefault="00000000" w:rsidRPr="00000000" w14:paraId="000000EA">
      <w:pPr>
        <w:pageBreakBefore w:val="0"/>
        <w:jc w:val="both"/>
        <w:rPr/>
      </w:pPr>
      <w:r w:rsidDel="00000000" w:rsidR="00000000" w:rsidRPr="00000000">
        <w:rPr>
          <w:rtl w:val="0"/>
        </w:rPr>
        <w:t xml:space="preserve">However, as is known to all, </w:t>
      </w:r>
      <w:ins w:author="Ryo Shibata" w:id="49" w:date="2023-04-18T03:14:37Z">
        <w:r w:rsidDel="00000000" w:rsidR="00000000" w:rsidRPr="00000000">
          <w:rPr>
            <w:rtl w:val="0"/>
          </w:rPr>
          <w:t xml:space="preserve">the </w:t>
        </w:r>
      </w:ins>
      <w:r w:rsidDel="00000000" w:rsidR="00000000" w:rsidRPr="00000000">
        <w:rPr>
          <w:rtl w:val="0"/>
        </w:rPr>
        <w:t xml:space="preserve">greedy algorithm is a kind of local search algorithm, which is </w:t>
      </w:r>
      <w:ins w:author="Ryo Shibata" w:id="50" w:date="2023-04-18T03:14:42Z">
        <w:r w:rsidDel="00000000" w:rsidR="00000000" w:rsidRPr="00000000">
          <w:rPr>
            <w:rtl w:val="0"/>
          </w:rPr>
          <w:t xml:space="preserve">quite</w:t>
        </w:r>
      </w:ins>
      <w:del w:author="Ryo Shibata" w:id="50" w:date="2023-04-18T03:14:42Z">
        <w:r w:rsidDel="00000000" w:rsidR="00000000" w:rsidRPr="00000000">
          <w:rPr>
            <w:rtl w:val="0"/>
          </w:rPr>
          <w:delText xml:space="preserve">pretty</w:delText>
        </w:r>
      </w:del>
      <w:r w:rsidDel="00000000" w:rsidR="00000000" w:rsidRPr="00000000">
        <w:rPr>
          <w:rtl w:val="0"/>
        </w:rPr>
        <w:t xml:space="preserve"> possible to run into a local minimum. Therefore, for local search algorithms, one typical way </w:t>
      </w:r>
      <w:del w:author="Ryo Shibata" w:id="51" w:date="2023-04-18T03:14:49Z">
        <w:r w:rsidDel="00000000" w:rsidR="00000000" w:rsidRPr="00000000">
          <w:rPr>
            <w:rtl w:val="0"/>
          </w:rPr>
          <w:delText xml:space="preserve">is </w:delText>
        </w:r>
      </w:del>
      <w:r w:rsidDel="00000000" w:rsidR="00000000" w:rsidRPr="00000000">
        <w:rPr>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52" w:date="2023-04-18T03:14:56Z">
        <w:r w:rsidDel="00000000" w:rsidR="00000000" w:rsidRPr="00000000">
          <w:rPr>
            <w:rtl w:val="0"/>
          </w:rPr>
          <w:t xml:space="preserve">,</w:t>
        </w:r>
      </w:ins>
      <w:r w:rsidDel="00000000" w:rsidR="00000000" w:rsidRPr="00000000">
        <w:rPr>
          <w:rtl w:val="0"/>
        </w:rPr>
        <w:t xml:space="preserve"> and pick the largest one. The ratio is defined as </w:t>
      </w:r>
      <w:ins w:author="Ryo Shibata" w:id="53" w:date="2023-04-18T03:15:01Z">
        <w:r w:rsidDel="00000000" w:rsidR="00000000" w:rsidRPr="00000000">
          <w:rPr>
            <w:rtl w:val="0"/>
          </w:rPr>
          <w:t xml:space="preserve">follows</w:t>
        </w:r>
      </w:ins>
      <w:del w:author="Ryo Shibata" w:id="53" w:date="2023-04-18T03:15:01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jc w:val="center"/>
        <w:rPr/>
      </w:pPr>
      <w:r w:rsidDel="00000000" w:rsidR="00000000" w:rsidRPr="00000000">
        <w:rPr/>
        <w:drawing>
          <wp:inline distB="114300" distT="114300" distL="114300" distR="114300">
            <wp:extent cx="2138363" cy="71863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w:t>
      </w:r>
      <w:ins w:author="Ryo Shibata" w:id="54" w:date="2023-04-18T03:15:13Z">
        <w:r w:rsidDel="00000000" w:rsidR="00000000" w:rsidRPr="00000000">
          <w:rPr>
            <w:rtl w:val="0"/>
          </w:rPr>
          <w:t xml:space="preserve">the </w:t>
        </w:r>
      </w:ins>
      <w:r w:rsidDel="00000000" w:rsidR="00000000" w:rsidRPr="00000000">
        <w:rPr>
          <w:rtl w:val="0"/>
        </w:rPr>
        <w:t xml:space="preserve">most complex economic structure. </w:t>
      </w:r>
    </w:p>
    <w:p w:rsidR="00000000" w:rsidDel="00000000" w:rsidP="00000000" w:rsidRDefault="00000000" w:rsidRPr="00000000" w14:paraId="000000F0">
      <w:pPr>
        <w:pageBreakBefore w:val="0"/>
        <w:rPr/>
      </w:pPr>
      <w:r w:rsidDel="00000000" w:rsidR="00000000" w:rsidRPr="00000000">
        <w:rPr>
          <w:rtl w:val="0"/>
        </w:rPr>
        <w:t xml:space="preserve"> </w:t>
      </w:r>
    </w:p>
    <w:p w:rsidR="00000000" w:rsidDel="00000000" w:rsidP="00000000" w:rsidRDefault="00000000" w:rsidRPr="00000000" w14:paraId="000000F1">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w:t>
      </w:r>
      <w:del w:author="Ryo Shibata" w:id="55" w:date="2023-04-18T03:15:21Z">
        <w:r w:rsidDel="00000000" w:rsidR="00000000" w:rsidRPr="00000000">
          <w:rPr>
            <w:rtl w:val="0"/>
          </w:rPr>
          <w:delText xml:space="preserve">,</w:delText>
        </w:r>
      </w:del>
      <w:r w:rsidDel="00000000" w:rsidR="00000000" w:rsidRPr="00000000">
        <w:rPr>
          <w:rtl w:val="0"/>
        </w:rPr>
        <w:t xml:space="preserve"> (i.e., the smallest amount of required export increase).</w:t>
      </w: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rtl w:val="0"/>
        </w:rPr>
      </w:r>
    </w:p>
    <w:p w:rsidR="00000000" w:rsidDel="00000000" w:rsidP="00000000" w:rsidRDefault="00000000" w:rsidRPr="00000000" w14:paraId="000000F3">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4">
      <w:pPr>
        <w:pageBreakBefore w:val="0"/>
        <w:jc w:val="both"/>
        <w:rPr>
          <w:b w:val="1"/>
          <w:bCs w:val="1"/>
        </w:rPr>
      </w:pPr>
      <w:r w:rsidDel="00000000" w:rsidR="00000000" w:rsidRPr="00000000">
        <w:rPr>
          <w:rtl w:val="0"/>
        </w:rPr>
      </w:r>
    </w:p>
    <w:p w:rsidR="00000000" w:rsidDel="00000000" w:rsidP="00000000" w:rsidRDefault="00000000" w:rsidRPr="00000000" w14:paraId="000000F5">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6">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D">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E">
      <w:pPr>
        <w:pageBreakBefore w:val="0"/>
        <w:jc w:val="center"/>
        <w:rPr>
          <w:b w:val="1"/>
          <w:bCs w:val="1"/>
        </w:rPr>
      </w:pPr>
      <w:r w:rsidDel="00000000" w:rsidR="00000000" w:rsidRPr="00000000">
        <w:rPr>
          <w:rtl w:val="0"/>
        </w:rPr>
        <w:t xml:space="preserve">Table 7: Products Labeling</w:t>
      </w:r>
      <w:r w:rsidDel="00000000" w:rsidR="00000000" w:rsidRPr="00000000">
        <w:rPr>
          <w:rtl w:val="0"/>
        </w:rPr>
      </w:r>
    </w:p>
    <w:p w:rsidR="00000000" w:rsidDel="00000000" w:rsidP="00000000" w:rsidRDefault="00000000" w:rsidRPr="00000000" w14:paraId="0000011F">
      <w:pPr>
        <w:pageBreakBefore w:val="0"/>
        <w:jc w:val="both"/>
        <w:rPr>
          <w:b w:val="1"/>
          <w:bCs w:val="1"/>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Below is the economic panel for Lebanon in 2013. We can see that for different percentages of heuristic total export growth, the ECIs of Lebanon actually have different amounts of increments. Overall, 5 percent export growth results in a</w:t>
      </w:r>
      <w:ins w:author="Ryo Shibata" w:id="56" w:date="2023-04-18T03:15:37Z">
        <w:r w:rsidDel="00000000" w:rsidR="00000000" w:rsidRPr="00000000">
          <w:rPr>
            <w:rtl w:val="0"/>
          </w:rPr>
          <w:t xml:space="preserve">n</w:t>
        </w:r>
      </w:ins>
      <w:r w:rsidDel="00000000" w:rsidR="00000000" w:rsidRPr="00000000">
        <w:rPr>
          <w:rtl w:val="0"/>
        </w:rPr>
        <w:t xml:space="preserve"> ECI improvement pattern starting from around -0.28 and ends at around 0.17. As the budget is increased to 10 percent export growth, the ECI of Lebanon can achieve a slightly higher level, which is around 0.56. With much more growth budget, including 15 and 20 percent growth, Lebanon is able to achieve an even much higher stage, which is around 0.63. </w:t>
      </w:r>
    </w:p>
    <w:p w:rsidR="00000000" w:rsidDel="00000000" w:rsidP="00000000" w:rsidRDefault="00000000" w:rsidRPr="00000000" w14:paraId="00000121">
      <w:pPr>
        <w:pageBreakBefore w:val="0"/>
        <w:jc w:val="both"/>
        <w:rPr/>
      </w:pPr>
      <w:r w:rsidDel="00000000" w:rsidR="00000000" w:rsidRPr="00000000">
        <w:rPr>
          <w:rtl w:val="0"/>
        </w:rPr>
        <w:t xml:space="preserve"> </w:t>
      </w:r>
    </w:p>
    <w:p w:rsidR="00000000" w:rsidDel="00000000" w:rsidP="00000000" w:rsidRDefault="00000000" w:rsidRPr="00000000" w14:paraId="00000122">
      <w:pPr>
        <w:pageBreakBefore w:val="0"/>
        <w:jc w:val="both"/>
        <w:rPr/>
      </w:pPr>
      <w:r w:rsidDel="00000000" w:rsidR="00000000" w:rsidRPr="00000000">
        <w:rPr>
          <w:rtl w:val="0"/>
        </w:rPr>
        <w:t xml:space="preserve">For the case of 5 percent export growth, services and utilities, and daily instruments account for most of the portfolio. For 10 percent export growth, the portfolio becomes more diverse. In addition to the products mentioned before, machinery and construction are added as one of the main components as well. For the cases of 15 and 20 percent growth budgets, the solved portfolios are even more comprehensive. Not only do they follow similar ECI improvement trajectories but also they share a pretty close investment portfolio, which </w:t>
      </w:r>
      <w:ins w:author="Ryo Shibata" w:id="57" w:date="2023-04-18T03:15:50Z">
        <w:r w:rsidDel="00000000" w:rsidR="00000000" w:rsidRPr="00000000">
          <w:rPr>
            <w:rtl w:val="0"/>
          </w:rPr>
          <w:t xml:space="preserve">is</w:t>
        </w:r>
      </w:ins>
      <w:del w:author="Ryo Shibata" w:id="57" w:date="2023-04-18T03:15:50Z">
        <w:r w:rsidDel="00000000" w:rsidR="00000000" w:rsidRPr="00000000">
          <w:rPr>
            <w:rtl w:val="0"/>
          </w:rPr>
          <w:delText xml:space="preserve">are</w:delText>
        </w:r>
      </w:del>
      <w:r w:rsidDel="00000000" w:rsidR="00000000" w:rsidRPr="00000000">
        <w:rPr>
          <w:rtl w:val="0"/>
        </w:rPr>
        <w:t xml:space="preserve"> mainly made up of machinery and construction, services and utilities, chemicals animals and by-products, and daily instruments</w:t>
      </w:r>
      <w:ins w:author="Ryo Shibata" w:id="58" w:date="2023-04-18T03:15:55Z">
        <w:r w:rsidDel="00000000" w:rsidR="00000000" w:rsidRPr="00000000">
          <w:rPr>
            <w:rtl w:val="0"/>
          </w:rPr>
          <w:t xml:space="preserve">,</w:t>
        </w:r>
      </w:ins>
      <w:r w:rsidDel="00000000" w:rsidR="00000000" w:rsidRPr="00000000">
        <w:rPr>
          <w:rtl w:val="0"/>
        </w:rPr>
        <w:t xml:space="preserve"> etc. In these four ECI improvement trajectories, we also notice that the largest improvement comes from textile and daily instruments, suggesting that with </w:t>
      </w:r>
      <w:del w:author="Ryo Shibata" w:id="59" w:date="2023-04-18T03:16:00Z">
        <w:r w:rsidDel="00000000" w:rsidR="00000000" w:rsidRPr="00000000">
          <w:rPr>
            <w:rtl w:val="0"/>
          </w:rPr>
          <w:delText xml:space="preserve">a</w:delText>
        </w:r>
      </w:del>
      <w:r w:rsidDel="00000000" w:rsidR="00000000" w:rsidRPr="00000000">
        <w:rPr>
          <w:rtl w:val="0"/>
        </w:rPr>
        <w:t xml:space="preserve"> low economic improvement anticipation, Lebanon should focus more on developing these products. A more detailed numerical representation of the portfolio is shown in Table 8.</w:t>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drawing>
          <wp:inline distB="114300" distT="114300" distL="114300" distR="114300">
            <wp:extent cx="5881688" cy="1952625"/>
            <wp:effectExtent b="0" l="0" r="0" t="0"/>
            <wp:docPr id="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881688" cy="1952625"/>
                    </a:xfrm>
                    <a:prstGeom prst="rect"/>
                    <a:ln/>
                  </pic:spPr>
                </pic:pic>
              </a:graphicData>
            </a:graphic>
          </wp:inline>
        </w:drawing>
      </w:r>
      <w:r w:rsidDel="00000000" w:rsidR="00000000" w:rsidRPr="00000000">
        <w:rPr/>
        <w:drawing>
          <wp:inline distB="114300" distT="114300" distL="114300" distR="114300">
            <wp:extent cx="5681663" cy="1846540"/>
            <wp:effectExtent b="0" l="0" r="0" t="0"/>
            <wp:docPr id="18" name="image20.png"/>
            <a:graphic>
              <a:graphicData uri="http://schemas.openxmlformats.org/drawingml/2006/picture">
                <pic:pic>
                  <pic:nvPicPr>
                    <pic:cNvPr id="0" name="image20.png"/>
                    <pic:cNvPicPr preferRelativeResize="0"/>
                  </pic:nvPicPr>
                  <pic:blipFill>
                    <a:blip r:embed="rId19"/>
                    <a:srcRect b="7317" l="2658" r="0" t="0"/>
                    <a:stretch>
                      <a:fillRect/>
                    </a:stretch>
                  </pic:blipFill>
                  <pic:spPr>
                    <a:xfrm>
                      <a:off x="0" y="0"/>
                      <a:ext cx="5681663" cy="184654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jc w:val="center"/>
        <w:rPr/>
      </w:pPr>
      <w:r w:rsidDel="00000000" w:rsidR="00000000" w:rsidRPr="00000000">
        <w:rPr>
          <w:rtl w:val="0"/>
        </w:rPr>
        <w:t xml:space="preserve">Figure 5: Greedy Based ECI Improvement Results of Lebanon in 2013 with Different Budgets</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1270000"/>
            <wp:effectExtent b="0" l="0" r="0" t="0"/>
            <wp:docPr id="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center"/>
        <w:rPr/>
      </w:pPr>
      <w:r w:rsidDel="00000000" w:rsidR="00000000" w:rsidRPr="00000000">
        <w:rPr>
          <w:rtl w:val="0"/>
        </w:rPr>
        <w:t xml:space="preserve">Table 8: Portfolio of Lebanon in 2013</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t xml:space="preserve">For further suggestions on Lebanon’s development in the future</w:t>
      </w:r>
      <w:ins w:author="Ryo Shibata" w:id="60" w:date="2023-04-18T03:16:07Z">
        <w:r w:rsidDel="00000000" w:rsidR="00000000" w:rsidRPr="00000000">
          <w:rPr>
            <w:rtl w:val="0"/>
          </w:rPr>
          <w:t xml:space="preserve">,</w:t>
        </w:r>
      </w:ins>
      <w:del w:author="Ryo Shibata" w:id="60" w:date="2023-04-18T03:16:07Z">
        <w:r w:rsidDel="00000000" w:rsidR="00000000" w:rsidRPr="00000000">
          <w:rPr>
            <w:rtl w:val="0"/>
          </w:rPr>
          <w:delText xml:space="preserve">.</w:delText>
        </w:r>
      </w:del>
      <w:r w:rsidDel="00000000" w:rsidR="00000000" w:rsidRPr="00000000">
        <w:rPr>
          <w:rtl w:val="0"/>
        </w:rPr>
        <w:t xml:space="preserve"> </w:t>
      </w:r>
      <w:ins w:author="Ryo Shibata" w:id="61" w:date="2023-04-18T03:16:09Z">
        <w:r w:rsidDel="00000000" w:rsidR="00000000" w:rsidRPr="00000000">
          <w:rPr>
            <w:rtl w:val="0"/>
          </w:rPr>
          <w:t xml:space="preserve">w</w:t>
        </w:r>
      </w:ins>
      <w:del w:author="Ryo Shibata" w:id="61" w:date="2023-04-18T03:16:09Z">
        <w:r w:rsidDel="00000000" w:rsidR="00000000" w:rsidRPr="00000000">
          <w:rPr>
            <w:rtl w:val="0"/>
          </w:rPr>
          <w:delText xml:space="preserve">W</w:delText>
        </w:r>
      </w:del>
      <w:r w:rsidDel="00000000" w:rsidR="00000000" w:rsidRPr="00000000">
        <w:rPr>
          <w:rtl w:val="0"/>
        </w:rPr>
        <w:t xml:space="preserve">e also offer the optimization result based on its export data in 2018. Below is the economic panel for Lebanon in 2018. We can see that there are two patterns for the ECI improvement trajectories in four cases, which is that the improvements in 5 and 10 percent export growth share one pattern, and the improvements in 15 and 20 share another one. For 5 and 10 percent growth, the main components include machinery and construction and high complexity products. For situations with higher budgets of investment, like 15 or 20 percent growth, industries like transportation and high complexity products are the ones that contribute a lot in ECI increments. A more detailed numerical representation of the portfolio is shown in Table 9.</w:t>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drawing>
          <wp:inline distB="114300" distT="114300" distL="114300" distR="114300">
            <wp:extent cx="5873839" cy="2005013"/>
            <wp:effectExtent b="0" l="0" r="0" t="0"/>
            <wp:docPr id="25"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873839" cy="2005013"/>
                    </a:xfrm>
                    <a:prstGeom prst="rect"/>
                    <a:ln/>
                  </pic:spPr>
                </pic:pic>
              </a:graphicData>
            </a:graphic>
          </wp:inline>
        </w:drawing>
      </w:r>
      <w:r w:rsidDel="00000000" w:rsidR="00000000" w:rsidRPr="00000000">
        <w:rPr/>
        <w:drawing>
          <wp:inline distB="114300" distT="114300" distL="114300" distR="114300">
            <wp:extent cx="5691188" cy="1786768"/>
            <wp:effectExtent b="0" l="0" r="0" t="0"/>
            <wp:docPr id="24" name="image18.png"/>
            <a:graphic>
              <a:graphicData uri="http://schemas.openxmlformats.org/drawingml/2006/picture">
                <pic:pic>
                  <pic:nvPicPr>
                    <pic:cNvPr id="0" name="image18.png"/>
                    <pic:cNvPicPr preferRelativeResize="0"/>
                  </pic:nvPicPr>
                  <pic:blipFill>
                    <a:blip r:embed="rId22"/>
                    <a:srcRect b="11220" l="3156" r="0" t="0"/>
                    <a:stretch>
                      <a:fillRect/>
                    </a:stretch>
                  </pic:blipFill>
                  <pic:spPr>
                    <a:xfrm>
                      <a:off x="0" y="0"/>
                      <a:ext cx="5691188" cy="178676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rtl w:val="0"/>
        </w:rPr>
      </w:r>
    </w:p>
    <w:p w:rsidR="00000000" w:rsidDel="00000000" w:rsidP="00000000" w:rsidRDefault="00000000" w:rsidRPr="00000000" w14:paraId="0000012F">
      <w:pPr>
        <w:pageBreakBefore w:val="0"/>
        <w:jc w:val="center"/>
        <w:rPr/>
      </w:pPr>
      <w:r w:rsidDel="00000000" w:rsidR="00000000" w:rsidRPr="00000000">
        <w:rPr>
          <w:rtl w:val="0"/>
        </w:rPr>
        <w:t xml:space="preserve">Figure 6: Greedy Based ECI Improvement Results of Lebanon in 2018 with Different Budgets</w:t>
      </w:r>
    </w:p>
    <w:p w:rsidR="00000000" w:rsidDel="00000000" w:rsidP="00000000" w:rsidRDefault="00000000" w:rsidRPr="00000000" w14:paraId="00000130">
      <w:pPr>
        <w:pageBreakBefore w:val="0"/>
        <w:jc w:val="center"/>
        <w:rPr/>
      </w:pPr>
      <w:r w:rsidDel="00000000" w:rsidR="00000000" w:rsidRPr="00000000">
        <w:rPr/>
        <w:drawing>
          <wp:inline distB="114300" distT="114300" distL="114300" distR="114300">
            <wp:extent cx="5731200" cy="1117600"/>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t xml:space="preserve">Table 9: Portfolio of Lebanon in 2018</w:t>
      </w:r>
    </w:p>
    <w:p w:rsidR="00000000" w:rsidDel="00000000" w:rsidP="00000000" w:rsidRDefault="00000000" w:rsidRPr="00000000" w14:paraId="00000133">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w:t>
      </w:r>
      <w:del w:author="Ryo Shibata" w:id="62" w:date="2023-04-18T03:22:08Z">
        <w:r w:rsidDel="00000000" w:rsidR="00000000" w:rsidRPr="00000000">
          <w:rPr>
            <w:b w:val="1"/>
            <w:bCs w:val="1"/>
            <w:sz w:val="28"/>
            <w:szCs w:val="28"/>
            <w:rtl w:val="0"/>
          </w:rPr>
          <w:delText xml:space="preserve"> </w:delText>
        </w:r>
      </w:del>
      <w:r w:rsidDel="00000000" w:rsidR="00000000" w:rsidRPr="00000000">
        <w:rPr>
          <w:b w:val="1"/>
          <w:bCs w:val="1"/>
          <w:sz w:val="28"/>
          <w:szCs w:val="28"/>
          <w:rtl w:val="0"/>
        </w:rPr>
        <w:t xml:space="preserve">Sensitivity Analysis and Contingency Strategy</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In the following section</w:t>
      </w:r>
      <w:ins w:author="Ryo Shibata" w:id="63" w:date="2023-04-18T03:22:11Z">
        <w:r w:rsidDel="00000000" w:rsidR="00000000" w:rsidRPr="00000000">
          <w:rPr>
            <w:rtl w:val="0"/>
          </w:rPr>
          <w:t xml:space="preserve">,</w:t>
        </w:r>
      </w:ins>
      <w:r w:rsidDel="00000000" w:rsidR="00000000" w:rsidRPr="00000000">
        <w:rPr>
          <w:rtl w:val="0"/>
        </w:rPr>
        <w:t xml:space="preserve"> our broad aim is to understand how sensitive Lebanon is to changes in export in various industries. While the Economic Complexity Index has been shown to contain valuable information about the economic strength/capacity of a country, little has been said </w:t>
      </w:r>
      <w:ins w:author="Ryo Shibata" w:id="64" w:date="2023-04-18T03:22:40Z">
        <w:r w:rsidDel="00000000" w:rsidR="00000000" w:rsidRPr="00000000">
          <w:rPr>
            <w:rtl w:val="0"/>
          </w:rPr>
          <w:t xml:space="preserve">about </w:t>
        </w:r>
      </w:ins>
      <w:del w:author="Ryo Shibata" w:id="64" w:date="2023-04-18T03:22:40Z">
        <w:r w:rsidDel="00000000" w:rsidR="00000000" w:rsidRPr="00000000">
          <w:rPr>
            <w:rtl w:val="0"/>
          </w:rPr>
          <w:delText xml:space="preserve">as to</w:delText>
        </w:r>
      </w:del>
      <w:r w:rsidDel="00000000" w:rsidR="00000000" w:rsidRPr="00000000">
        <w:rPr>
          <w:rtl w:val="0"/>
        </w:rPr>
        <w:t xml:space="preserve">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65" w:date="2023-04-18T03:22:53Z">
        <w:r w:rsidDel="00000000" w:rsidR="00000000" w:rsidRPr="00000000">
          <w:rPr>
            <w:rtl w:val="0"/>
          </w:rPr>
          <w:t xml:space="preserve">-</w:t>
        </w:r>
      </w:ins>
      <w:del w:author="Ryo Shibata" w:id="65" w:date="2023-04-18T03:22:53Z">
        <w:r w:rsidDel="00000000" w:rsidR="00000000" w:rsidRPr="00000000">
          <w:rPr>
            <w:rtl w:val="0"/>
          </w:rPr>
          <w:delText xml:space="preserve"> </w:delText>
        </w:r>
      </w:del>
      <w:r w:rsidDel="00000000" w:rsidR="00000000" w:rsidRPr="00000000">
        <w:rPr>
          <w:rtl w:val="0"/>
        </w:rPr>
        <w:t xml:space="preserve">specific sensitivity. To this end, we have developed two categories of sensitivity analysis.</w:t>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w:t>
      </w:r>
      <w:ins w:author="Ryo Shibata" w:id="66" w:date="2023-04-18T03:22:59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t>
      </w:r>
      <w:del w:author="Ryo Shibata" w:id="67" w:date="2023-04-18T03:23:09Z">
        <w:r w:rsidDel="00000000" w:rsidR="00000000" w:rsidRPr="00000000">
          <w:rPr>
            <w:rtl w:val="0"/>
          </w:rPr>
          <w:delText xml:space="preserve">what </w:delText>
        </w:r>
      </w:del>
      <w:r w:rsidDel="00000000" w:rsidR="00000000" w:rsidRPr="00000000">
        <w:rPr>
          <w:rtl w:val="0"/>
        </w:rPr>
        <w:t xml:space="preserve">it does offer us </w:t>
      </w:r>
      <w:del w:author="Ryo Shibata" w:id="68" w:date="2023-04-18T03:23:14Z">
        <w:r w:rsidDel="00000000" w:rsidR="00000000" w:rsidRPr="00000000">
          <w:rPr>
            <w:rtl w:val="0"/>
          </w:rPr>
          <w:delText xml:space="preserve">is </w:delText>
        </w:r>
      </w:del>
      <w:r w:rsidDel="00000000" w:rsidR="00000000" w:rsidRPr="00000000">
        <w:rPr>
          <w:rtl w:val="0"/>
        </w:rPr>
        <w:t xml:space="preserve">an understanding of a country’s level of dependency on an industry in the context of ECI. The shocking is done in small percentage increments </w:t>
      </w:r>
      <w:del w:author="Ryo Shibata" w:id="69" w:date="2023-04-18T03:23:22Z">
        <w:r w:rsidDel="00000000" w:rsidR="00000000" w:rsidRPr="00000000">
          <w:rPr>
            <w:rtl w:val="0"/>
          </w:rPr>
          <w:delText xml:space="preserve">in order </w:delText>
        </w:r>
      </w:del>
      <w:r w:rsidDel="00000000" w:rsidR="00000000" w:rsidRPr="00000000">
        <w:rPr>
          <w:rtl w:val="0"/>
        </w:rPr>
        <w:t xml:space="preserve">to smooth out the resulting curve. Additionally, a recurring theme one will see is that</w:t>
      </w:r>
      <w:ins w:author="Ryo Shibata" w:id="70" w:date="2023-04-18T03:23:28Z">
        <w:r w:rsidDel="00000000" w:rsidR="00000000" w:rsidRPr="00000000">
          <w:rPr>
            <w:rtl w:val="0"/>
          </w:rPr>
          <w:t xml:space="preserve">,</w:t>
        </w:r>
      </w:ins>
      <w:r w:rsidDel="00000000" w:rsidR="00000000" w:rsidRPr="00000000">
        <w:rPr>
          <w:rtl w:val="0"/>
        </w:rPr>
        <w:t xml:space="preserve"> for most industries, a breaking point occurs where the ECI either jumps upwards or downwards, creating a hockey stick shape rather than a linear trend. While the inflection point may not be accurate in </w:t>
      </w:r>
      <w:ins w:author="Ryo Shibata" w:id="71" w:date="2023-04-18T03:23:34Z">
        <w:r w:rsidDel="00000000" w:rsidR="00000000" w:rsidRPr="00000000">
          <w:rPr>
            <w:rtl w:val="0"/>
          </w:rPr>
          <w:t xml:space="preserve">the </w:t>
        </w:r>
      </w:ins>
      <w:r w:rsidDel="00000000" w:rsidR="00000000" w:rsidRPr="00000000">
        <w:rPr>
          <w:rtl w:val="0"/>
        </w:rPr>
        <w:t xml:space="preserve">context of real life, comparing the various inflection points across industries can give us valuable insight.</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w:t>
      </w:r>
      <w:ins w:author="Ryo Shibata" w:id="72" w:date="2023-04-18T03:23:44Z">
        <w:r w:rsidDel="00000000" w:rsidR="00000000" w:rsidRPr="00000000">
          <w:rPr>
            <w:rtl w:val="0"/>
          </w:rPr>
          <w:t xml:space="preserve">,</w:t>
        </w:r>
      </w:ins>
      <w:r w:rsidDel="00000000" w:rsidR="00000000" w:rsidRPr="00000000">
        <w:rPr>
          <w:rtl w:val="0"/>
        </w:rPr>
        <w:t xml:space="preserve"> in which export numbers are shocked upwards per industry. The X-axis is in terms of percentage shock per current dollar value of export. The Y-axis is the recalculated ECI level post-shocking. The second chart follows the same format</w:t>
      </w:r>
      <w:ins w:author="Ryo Shibata" w:id="73" w:date="2023-04-18T03:23:58Z">
        <w:r w:rsidDel="00000000" w:rsidR="00000000" w:rsidRPr="00000000">
          <w:rPr>
            <w:rtl w:val="0"/>
          </w:rPr>
          <w:t xml:space="preserve">,</w:t>
        </w:r>
      </w:ins>
      <w:r w:rsidDel="00000000" w:rsidR="00000000" w:rsidRPr="00000000">
        <w:rPr>
          <w:rtl w:val="0"/>
        </w:rPr>
        <w:t xml:space="preserve"> except the X-axis represents negative shocking. In other words, exports for each industry are decremented</w:t>
      </w:r>
      <w:ins w:author="Ryo Shibata" w:id="74" w:date="2023-04-18T03:24:02Z">
        <w:r w:rsidDel="00000000" w:rsidR="00000000" w:rsidRPr="00000000">
          <w:rPr>
            <w:rtl w:val="0"/>
          </w:rPr>
          <w:t xml:space="preserve">,</w:t>
        </w:r>
      </w:ins>
      <w:r w:rsidDel="00000000" w:rsidR="00000000" w:rsidRPr="00000000">
        <w:rPr>
          <w:rtl w:val="0"/>
        </w:rPr>
        <w:t xml:space="preserve"> and the ECI is accordingly recomputed. The final two sensitivity graphs show the same results using 2013 data. Below is an example of an ECI sensitivity graph.</w:t>
      </w:r>
    </w:p>
    <w:p w:rsidR="00000000" w:rsidDel="00000000" w:rsidP="00000000" w:rsidRDefault="00000000" w:rsidRPr="00000000" w14:paraId="00000138">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3" name="image3.jpg"/>
            <a:graphic>
              <a:graphicData uri="http://schemas.openxmlformats.org/drawingml/2006/picture">
                <pic:pic>
                  <pic:nvPicPr>
                    <pic:cNvPr id="0" name="image3.jpg"/>
                    <pic:cNvPicPr preferRelativeResize="0"/>
                  </pic:nvPicPr>
                  <pic:blipFill>
                    <a:blip r:embed="rId24"/>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A">
      <w:pPr>
        <w:pageBreakBefore w:val="0"/>
        <w:jc w:val="both"/>
        <w:rPr>
          <w:b w:val="1"/>
          <w:bCs w:val="1"/>
        </w:rPr>
      </w:pPr>
      <w:r w:rsidDel="00000000" w:rsidR="00000000" w:rsidRPr="00000000">
        <w:rPr>
          <w:rtl w:val="0"/>
        </w:rPr>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b w:val="1"/>
          <w:bCs w:val="1"/>
          <w:rtl w:val="0"/>
        </w:rPr>
        <w:t xml:space="preserve">SDV </w:t>
      </w:r>
      <w:ins w:author="Ryo Shibata" w:id="75" w:date="2023-04-18T03:24:05Z">
        <w:r w:rsidDel="00000000" w:rsidR="00000000" w:rsidRPr="00000000">
          <w:rPr>
            <w:b w:val="1"/>
            <w:bCs w:val="1"/>
            <w:rtl w:val="0"/>
          </w:rPr>
          <w:t xml:space="preserve">S</w:t>
        </w:r>
      </w:ins>
      <w:del w:author="Ryo Shibata" w:id="75" w:date="2023-04-18T03:24:05Z">
        <w:r w:rsidDel="00000000" w:rsidR="00000000" w:rsidRPr="00000000">
          <w:rPr>
            <w:b w:val="1"/>
            <w:bCs w:val="1"/>
            <w:rtl w:val="0"/>
          </w:rPr>
          <w:delText xml:space="preserve">s</w:delText>
        </w:r>
      </w:del>
      <w:r w:rsidDel="00000000" w:rsidR="00000000" w:rsidRPr="00000000">
        <w:rPr>
          <w:b w:val="1"/>
          <w:bCs w:val="1"/>
          <w:rtl w:val="0"/>
        </w:rPr>
        <w:t xml:space="preserve">ensitivity</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w:t>
      </w:r>
      <w:del w:author="Ryo Shibata" w:id="76" w:date="2023-04-18T03:24:13Z">
        <w:r w:rsidDel="00000000" w:rsidR="00000000" w:rsidRPr="00000000">
          <w:rPr>
            <w:rtl w:val="0"/>
          </w:rPr>
          <w:delText xml:space="preserve"> </w:delText>
        </w:r>
      </w:del>
      <w:r w:rsidDel="00000000" w:rsidR="00000000" w:rsidRPr="00000000">
        <w:rPr>
          <w:rtl w:val="0"/>
        </w:rPr>
        <w:t xml:space="preserve">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E">
      <w:pPr>
        <w:pageBreakBefore w:val="0"/>
        <w:spacing w:line="276" w:lineRule="auto"/>
        <w:rPr/>
      </w:pPr>
      <w:r w:rsidDel="00000000" w:rsidR="00000000" w:rsidRPr="00000000">
        <w:rPr>
          <w:rtl w:val="0"/>
        </w:rPr>
        <w:t xml:space="preserve">Similar to the ECI sensitivity graphs above, we will be shocking</w:t>
      </w:r>
      <w:ins w:author="Ryo Shibata" w:id="77" w:date="2023-04-18T03:24:22Z">
        <w:r w:rsidDel="00000000" w:rsidR="00000000" w:rsidRPr="00000000">
          <w:rPr>
            <w:rtl w:val="0"/>
          </w:rPr>
          <w:t xml:space="preserve"> the</w:t>
        </w:r>
      </w:ins>
      <w:r w:rsidDel="00000000" w:rsidR="00000000" w:rsidRPr="00000000">
        <w:rPr>
          <w:rtl w:val="0"/>
        </w:rPr>
        <w:t xml:space="preserve"> export of High</w:t>
      </w:r>
      <w:ins w:author="Ryo Shibata" w:id="78" w:date="2023-04-18T03:24:32Z">
        <w:r w:rsidDel="00000000" w:rsidR="00000000" w:rsidRPr="00000000">
          <w:rPr>
            <w:rtl w:val="0"/>
          </w:rPr>
          <w:t xml:space="preserve">-</w:t>
        </w:r>
      </w:ins>
      <w:del w:author="Ryo Shibata" w:id="78" w:date="2023-04-18T03:24:32Z">
        <w:r w:rsidDel="00000000" w:rsidR="00000000" w:rsidRPr="00000000">
          <w:rPr>
            <w:rtl w:val="0"/>
          </w:rPr>
          <w:delText xml:space="preserve"> </w:delText>
        </w:r>
      </w:del>
      <w:ins w:author="Ryo Shibata" w:id="78" w:date="2023-04-18T03:24:32Z">
        <w:del w:author="Ryo Shibata" w:id="78" w:date="2023-04-18T03:24:32Z">
          <w:r w:rsidDel="00000000" w:rsidR="00000000" w:rsidRPr="00000000">
            <w:rPr>
              <w:rtl w:val="0"/>
            </w:rPr>
            <w:delText xml:space="preserve">c</w:delText>
          </w:r>
        </w:del>
      </w:ins>
      <w:del w:author="Ryo Shibata" w:id="78" w:date="2023-04-18T03:24:32Z">
        <w:r w:rsidDel="00000000" w:rsidR="00000000" w:rsidRPr="00000000">
          <w:rPr>
            <w:rtl w:val="0"/>
          </w:rPr>
          <w:delText xml:space="preserve">C</w:delText>
        </w:r>
      </w:del>
      <w:r w:rsidDel="00000000" w:rsidR="00000000" w:rsidRPr="00000000">
        <w:rPr>
          <w:rtl w:val="0"/>
        </w:rPr>
        <w:t xml:space="preserve">omplexity Products and Food and Preparations in small percentage increments. A new SDV, represented by a new column in the charts, is recorded only when a certain level of shock changes the structure of the SDV. In effect</w:t>
      </w:r>
      <w:ins w:author="Ryo Shibata" w:id="79" w:date="2023-04-18T03:24:51Z">
        <w:r w:rsidDel="00000000" w:rsidR="00000000" w:rsidRPr="00000000">
          <w:rPr>
            <w:rtl w:val="0"/>
          </w:rPr>
          <w:t xml:space="preserve">,</w:t>
        </w:r>
      </w:ins>
      <w:r w:rsidDel="00000000" w:rsidR="00000000" w:rsidRPr="00000000">
        <w:rPr>
          <w:rtl w:val="0"/>
        </w:rPr>
        <w:t xml:space="preserve"> we are incrementing or decrementing export levels of two industries until the marginal opportunity gain of any industry changes in category (positive, negative, or neutral). </w:t>
      </w:r>
      <w:del w:author="Ryo Shibata" w:id="80" w:date="2023-04-18T03:24:55Z">
        <w:r w:rsidDel="00000000" w:rsidR="00000000" w:rsidRPr="00000000">
          <w:rPr>
            <w:rtl w:val="0"/>
          </w:rPr>
          <w:delText xml:space="preserve"> </w:delText>
        </w:r>
      </w:del>
      <w:r w:rsidDel="00000000" w:rsidR="00000000" w:rsidRPr="00000000">
        <w:rPr>
          <w:rtl w:val="0"/>
        </w:rPr>
        <w:t xml:space="preserve">Below is an example of a</w:t>
      </w:r>
      <w:ins w:author="Ryo Shibata" w:id="81" w:date="2023-04-18T03:24:59Z">
        <w:r w:rsidDel="00000000" w:rsidR="00000000" w:rsidRPr="00000000">
          <w:rPr>
            <w:rtl w:val="0"/>
          </w:rPr>
          <w:t xml:space="preserve">n</w:t>
        </w:r>
      </w:ins>
      <w:r w:rsidDel="00000000" w:rsidR="00000000" w:rsidRPr="00000000">
        <w:rPr>
          <w:rtl w:val="0"/>
        </w:rPr>
        <w:t xml:space="preserve"> SDV Sensitivity chart with Positive Shocking. Industries with positive marginal opportunity gain are colored blue, neutral is colored white</w:t>
      </w:r>
      <w:ins w:author="Ryo Shibata" w:id="82" w:date="2023-04-18T03:25:04Z">
        <w:r w:rsidDel="00000000" w:rsidR="00000000" w:rsidRPr="00000000">
          <w:rPr>
            <w:rtl w:val="0"/>
          </w:rPr>
          <w:t xml:space="preserve">,</w:t>
        </w:r>
      </w:ins>
      <w:r w:rsidDel="00000000" w:rsidR="00000000" w:rsidRPr="00000000">
        <w:rPr>
          <w:rtl w:val="0"/>
        </w:rPr>
        <w:t xml:space="preserve"> and negative is colored red.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drawing>
          <wp:inline distB="114300" distT="114300" distL="114300" distR="114300">
            <wp:extent cx="5734050" cy="1739900"/>
            <wp:effectExtent b="0" l="0" r="0" t="0"/>
            <wp:docPr id="6"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2">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3">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4">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w:t>
      </w:r>
      <w:del w:author="Ryo Shibata" w:id="83" w:date="2023-04-18T03:25:19Z">
        <w:r w:rsidDel="00000000" w:rsidR="00000000" w:rsidRPr="00000000">
          <w:rPr>
            <w:rtl w:val="0"/>
          </w:rPr>
          <w:delText xml:space="preserve"> </w:delText>
        </w:r>
      </w:del>
      <w:r w:rsidDel="00000000" w:rsidR="00000000" w:rsidRPr="00000000">
        <w:rPr>
          <w:rtl w:val="0"/>
        </w:rPr>
        <w:t xml:space="preserve">In some cases, the SDV remains unchanged even when a zero-opportunity-gain industry declines to its 20% in terms of export. We can then conclude the industry is not indispensable to the country. As a clarification, the three consecutive N/As mean</w:t>
      </w:r>
      <w:del w:author="Ryo Shibata" w:id="84" w:date="2023-04-18T03:25:56Z">
        <w:r w:rsidDel="00000000" w:rsidR="00000000" w:rsidRPr="00000000">
          <w:rPr>
            <w:rtl w:val="0"/>
          </w:rPr>
          <w:delText xml:space="preserve">s</w:delText>
        </w:r>
      </w:del>
      <w:r w:rsidDel="00000000" w:rsidR="00000000" w:rsidRPr="00000000">
        <w:rPr>
          <w:rtl w:val="0"/>
        </w:rPr>
        <w:t xml:space="preserve"> that the country doesn’t even need to respond to a collapse in the industry. Countries tend to have distinct solutions to the up</w:t>
      </w:r>
      <w:ins w:author="Ryo Shibata" w:id="85" w:date="2023-04-18T03:26:01Z">
        <w:r w:rsidDel="00000000" w:rsidR="00000000" w:rsidRPr="00000000">
          <w:rPr>
            <w:rtl w:val="0"/>
          </w:rPr>
          <w:t xml:space="preserve">s</w:t>
        </w:r>
      </w:ins>
      <w:r w:rsidDel="00000000" w:rsidR="00000000" w:rsidRPr="00000000">
        <w:rPr>
          <w:rtl w:val="0"/>
        </w:rPr>
        <w:t xml:space="preserve"> and down</w:t>
      </w:r>
      <w:ins w:author="Ryo Shibata" w:id="86" w:date="2023-04-18T03:26:02Z">
        <w:r w:rsidDel="00000000" w:rsidR="00000000" w:rsidRPr="00000000">
          <w:rPr>
            <w:rtl w:val="0"/>
          </w:rPr>
          <w:t xml:space="preserve">s</w:t>
        </w:r>
      </w:ins>
      <w:r w:rsidDel="00000000" w:rsidR="00000000" w:rsidRPr="00000000">
        <w:rPr>
          <w:rtl w:val="0"/>
        </w:rPr>
        <w:t xml:space="preserve"> of the same industry. </w:t>
      </w:r>
      <w:del w:author="Ryo Shibata" w:id="87" w:date="2023-04-18T03:26:18Z">
        <w:r w:rsidDel="00000000" w:rsidR="00000000" w:rsidRPr="00000000">
          <w:rPr>
            <w:rtl w:val="0"/>
          </w:rPr>
          <w:delText xml:space="preserve"> </w:delText>
        </w:r>
      </w:del>
      <w:r w:rsidDel="00000000" w:rsidR="00000000" w:rsidRPr="00000000">
        <w:rPr>
          <w:rtl w:val="0"/>
        </w:rPr>
        <w:t xml:space="preserve">To create the contingency strategy table</w:t>
      </w:r>
      <w:ins w:author="Ryo Shibata" w:id="88" w:date="2023-04-18T03:26:26Z">
        <w:r w:rsidDel="00000000" w:rsidR="00000000" w:rsidRPr="00000000">
          <w:rPr>
            <w:rtl w:val="0"/>
          </w:rPr>
          <w:t xml:space="preserve">,</w:t>
        </w:r>
      </w:ins>
      <w:r w:rsidDel="00000000" w:rsidR="00000000" w:rsidRPr="00000000">
        <w:rPr>
          <w:rtl w:val="0"/>
        </w:rPr>
        <w:t xml:space="preserv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5">
      <w:pPr>
        <w:pageBreakBefore w:val="0"/>
        <w:spacing w:line="276" w:lineRule="auto"/>
        <w:rPr/>
      </w:pP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2"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Below </w:t>
      </w:r>
      <w:ins w:author="Ryo Shibata" w:id="89" w:date="2023-04-18T03:26:35Z">
        <w:r w:rsidDel="00000000" w:rsidR="00000000" w:rsidRPr="00000000">
          <w:rPr>
            <w:rtl w:val="0"/>
          </w:rPr>
          <w:t xml:space="preserve">are </w:t>
        </w:r>
      </w:ins>
      <w:del w:author="Ryo Shibata" w:id="89" w:date="2023-04-18T03:26:35Z">
        <w:r w:rsidDel="00000000" w:rsidR="00000000" w:rsidRPr="00000000">
          <w:rPr>
            <w:rtl w:val="0"/>
          </w:rPr>
          <w:delText xml:space="preserve">is</w:delText>
        </w:r>
      </w:del>
      <w:r w:rsidDel="00000000" w:rsidR="00000000" w:rsidRPr="00000000">
        <w:rPr>
          <w:rtl w:val="0"/>
        </w:rPr>
        <w:t xml:space="preserve"> Lebanon’s 2018 ECI Sensitivity Charts. Firstly</w:t>
      </w:r>
      <w:ins w:author="Ryo Shibata" w:id="90" w:date="2023-04-18T03:26:52Z">
        <w:r w:rsidDel="00000000" w:rsidR="00000000" w:rsidRPr="00000000">
          <w:rPr>
            <w:rtl w:val="0"/>
          </w:rPr>
          <w:t xml:space="preserve">,</w:t>
        </w:r>
      </w:ins>
      <w:r w:rsidDel="00000000" w:rsidR="00000000" w:rsidRPr="00000000">
        <w:rPr>
          <w:rtl w:val="0"/>
        </w:rPr>
        <w:t xml:space="preserve"> in the positive chart, we notice immediately that increases in High</w:t>
      </w:r>
      <w:ins w:author="Ryo Shibata" w:id="91" w:date="2023-04-18T03:26:39Z">
        <w:r w:rsidDel="00000000" w:rsidR="00000000" w:rsidRPr="00000000">
          <w:rPr>
            <w:rtl w:val="0"/>
          </w:rPr>
          <w:t xml:space="preserve">-</w:t>
        </w:r>
      </w:ins>
      <w:del w:author="Ryo Shibata" w:id="91" w:date="2023-04-18T03:26:39Z">
        <w:r w:rsidDel="00000000" w:rsidR="00000000" w:rsidRPr="00000000">
          <w:rPr>
            <w:rtl w:val="0"/>
          </w:rPr>
          <w:delText xml:space="preserve"> </w:delText>
        </w:r>
      </w:del>
      <w:ins w:author="Ryo Shibata" w:id="91" w:date="2023-04-18T03:26:39Z">
        <w:del w:author="Ryo Shibata" w:id="91" w:date="2023-04-18T03:26:39Z">
          <w:r w:rsidDel="00000000" w:rsidR="00000000" w:rsidRPr="00000000">
            <w:rPr>
              <w:rtl w:val="0"/>
            </w:rPr>
            <w:delText xml:space="preserve">c</w:delText>
          </w:r>
        </w:del>
      </w:ins>
      <w:del w:author="Ryo Shibata" w:id="91" w:date="2023-04-18T03:26:39Z">
        <w:r w:rsidDel="00000000" w:rsidR="00000000" w:rsidRPr="00000000">
          <w:rPr>
            <w:rtl w:val="0"/>
          </w:rPr>
          <w:delText xml:space="preserve">C</w:delText>
        </w:r>
      </w:del>
      <w:r w:rsidDel="00000000" w:rsidR="00000000" w:rsidRPr="00000000">
        <w:rPr>
          <w:rtl w:val="0"/>
        </w:rPr>
        <w:t xml:space="preserve">omplexity Products, Transportation, </w:t>
      </w:r>
      <w:del w:author="Ryo Shibata" w:id="92" w:date="2023-04-18T03:27:21Z">
        <w:r w:rsidDel="00000000" w:rsidR="00000000" w:rsidRPr="00000000">
          <w:rPr>
            <w:rtl w:val="0"/>
          </w:rPr>
          <w:delText xml:space="preserve">and </w:delText>
        </w:r>
      </w:del>
      <w:r w:rsidDel="00000000" w:rsidR="00000000" w:rsidRPr="00000000">
        <w:rPr>
          <w:rtl w:val="0"/>
        </w:rPr>
        <w:t xml:space="preserve">Machinery</w:t>
      </w:r>
      <w:ins w:author="Ryo Shibata" w:id="93" w:date="2023-04-18T03:27:23Z">
        <w:r w:rsidDel="00000000" w:rsidR="00000000" w:rsidRPr="00000000">
          <w:rPr>
            <w:rtl w:val="0"/>
          </w:rPr>
          <w:t xml:space="preserve"> and Construction</w:t>
        </w:r>
      </w:ins>
      <w:r w:rsidDel="00000000" w:rsidR="00000000" w:rsidRPr="00000000">
        <w:rPr>
          <w:rtl w:val="0"/>
        </w:rPr>
        <w:t xml:space="preserve">, and Daily Instruments lead to significant increases in ECI. Daily Instruments seem</w:t>
      </w:r>
      <w:del w:author="Ryo Shibata" w:id="94" w:date="2023-04-18T03:27:37Z">
        <w:r w:rsidDel="00000000" w:rsidR="00000000" w:rsidRPr="00000000">
          <w:rPr>
            <w:rtl w:val="0"/>
          </w:rPr>
          <w:delText xml:space="preserve">s</w:delText>
        </w:r>
      </w:del>
      <w:r w:rsidDel="00000000" w:rsidR="00000000" w:rsidRPr="00000000">
        <w:rPr>
          <w:rtl w:val="0"/>
        </w:rPr>
        <w:t xml:space="preserve"> to be the most realistic industry to expand in</w:t>
      </w:r>
      <w:ins w:author="Ryo Shibata" w:id="95" w:date="2023-04-18T03:27:43Z">
        <w:r w:rsidDel="00000000" w:rsidR="00000000" w:rsidRPr="00000000">
          <w:rPr>
            <w:rtl w:val="0"/>
          </w:rPr>
          <w:t xml:space="preserve">,</w:t>
        </w:r>
      </w:ins>
      <w:r w:rsidDel="00000000" w:rsidR="00000000" w:rsidRPr="00000000">
        <w:rPr>
          <w:rtl w:val="0"/>
        </w:rPr>
        <w:t xml:space="preserve"> given that a 50% increase in export in this space leads to almost a positive absolute level of ECI. The other industries listed above require more than</w:t>
      </w:r>
      <w:ins w:author="Ryo Shibata" w:id="96" w:date="2023-04-18T03:27:46Z">
        <w:r w:rsidDel="00000000" w:rsidR="00000000" w:rsidRPr="00000000">
          <w:rPr>
            <w:rtl w:val="0"/>
          </w:rPr>
          <w:t xml:space="preserve"> a</w:t>
        </w:r>
      </w:ins>
      <w:r w:rsidDel="00000000" w:rsidR="00000000" w:rsidRPr="00000000">
        <w:rPr>
          <w:rtl w:val="0"/>
        </w:rPr>
        <w:t xml:space="preserve"> 100% increase in export level to experience any benefit of ECI increase.  </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Next</w:t>
      </w:r>
      <w:ins w:author="Ryo Shibata" w:id="97" w:date="2023-04-18T03:27:49Z">
        <w:r w:rsidDel="00000000" w:rsidR="00000000" w:rsidRPr="00000000">
          <w:rPr>
            <w:rtl w:val="0"/>
          </w:rPr>
          <w:t xml:space="preserve">,</w:t>
        </w:r>
      </w:ins>
      <w:r w:rsidDel="00000000" w:rsidR="00000000" w:rsidRPr="00000000">
        <w:rPr>
          <w:rtl w:val="0"/>
        </w:rPr>
        <w:t xml:space="preserve"> we consider Lebanon’s 2018 Negative Shock chart. We see that Lebanon’s ECI is quite sensitive to drawdowns in Raw Manufacturing and Chemical Manufacturing. Very large decreases in export level for a handful of industries actually lead to an increase in ECI</w:t>
      </w:r>
      <w:ins w:author="Ryo Shibata" w:id="98" w:date="2023-04-18T03:27:55Z">
        <w:r w:rsidDel="00000000" w:rsidR="00000000" w:rsidRPr="00000000">
          <w:rPr>
            <w:rtl w:val="0"/>
          </w:rPr>
          <w:t xml:space="preserve">;</w:t>
        </w:r>
      </w:ins>
      <w:r w:rsidDel="00000000" w:rsidR="00000000" w:rsidRPr="00000000">
        <w:rPr>
          <w:rtl w:val="0"/>
        </w:rPr>
        <w:t xml:space="preserve"> however</w:t>
      </w:r>
      <w:ins w:author="Ryo Shibata" w:id="99" w:date="2023-04-18T03:27:57Z">
        <w:r w:rsidDel="00000000" w:rsidR="00000000" w:rsidRPr="00000000">
          <w:rPr>
            <w:rtl w:val="0"/>
          </w:rPr>
          <w:t xml:space="preserve">,</w:t>
        </w:r>
      </w:ins>
      <w:r w:rsidDel="00000000" w:rsidR="00000000" w:rsidRPr="00000000">
        <w:rPr>
          <w:rtl w:val="0"/>
        </w:rPr>
        <w:t xml:space="preserve"> a decrease of 70%+ is required for this effect. </w:t>
      </w:r>
    </w:p>
    <w:p w:rsidR="00000000" w:rsidDel="00000000" w:rsidP="00000000" w:rsidRDefault="00000000" w:rsidRPr="00000000" w14:paraId="00000150">
      <w:pPr>
        <w:pageBreakBefore w:val="0"/>
        <w:rPr/>
      </w:pPr>
      <w:r w:rsidDel="00000000" w:rsidR="00000000" w:rsidRPr="00000000">
        <w:rPr/>
        <w:drawing>
          <wp:inline distB="114300" distT="114300" distL="114300" distR="114300">
            <wp:extent cx="5731200" cy="3035300"/>
            <wp:effectExtent b="0" l="0" r="0" t="0"/>
            <wp:docPr id="9"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rtl w:val="0"/>
        </w:rPr>
        <w:t xml:space="preserve">Lebanon 2018 (Incremental ECI Sensitivity)</w:t>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b w:val="1"/>
          <w:bCs w:val="1"/>
        </w:rPr>
        <w:drawing>
          <wp:inline distB="114300" distT="114300" distL="114300" distR="114300">
            <wp:extent cx="5731200" cy="3022600"/>
            <wp:effectExtent b="0" l="0" r="0" t="0"/>
            <wp:docPr id="20"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Lebanon 2018 (Decremental </w:t>
      </w:r>
      <w:del w:author="Ryo Shibata" w:id="100" w:date="2023-04-18T03:28:04Z">
        <w:r w:rsidDel="00000000" w:rsidR="00000000" w:rsidRPr="00000000">
          <w:rPr>
            <w:rtl w:val="0"/>
          </w:rPr>
          <w:delText xml:space="preserve"> </w:delText>
        </w:r>
      </w:del>
      <w:r w:rsidDel="00000000" w:rsidR="00000000" w:rsidRPr="00000000">
        <w:rPr>
          <w:rtl w:val="0"/>
        </w:rPr>
        <w:t xml:space="preserve">ECI Sensitivity)</w:t>
      </w:r>
    </w:p>
    <w:p w:rsidR="00000000" w:rsidDel="00000000" w:rsidP="00000000" w:rsidRDefault="00000000" w:rsidRPr="00000000" w14:paraId="00000157">
      <w:pPr>
        <w:pageBreakBefore w:val="0"/>
        <w:jc w:val="center"/>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Next</w:t>
      </w:r>
      <w:ins w:author="Ryo Shibata" w:id="101" w:date="2023-04-18T03:28:06Z">
        <w:r w:rsidDel="00000000" w:rsidR="00000000" w:rsidRPr="00000000">
          <w:rPr>
            <w:rtl w:val="0"/>
          </w:rPr>
          <w:t xml:space="preserve">,</w:t>
        </w:r>
      </w:ins>
      <w:r w:rsidDel="00000000" w:rsidR="00000000" w:rsidRPr="00000000">
        <w:rPr>
          <w:rtl w:val="0"/>
        </w:rPr>
        <w:t xml:space="preserve"> we consider the 2013 ECI Sensitivity graphs. We see that in the positive shocking case, increases in High</w:t>
      </w:r>
      <w:ins w:author="Ryo Shibata" w:id="102" w:date="2023-04-18T03:34:37Z">
        <w:r w:rsidDel="00000000" w:rsidR="00000000" w:rsidRPr="00000000">
          <w:rPr>
            <w:rtl w:val="0"/>
          </w:rPr>
          <w:t xml:space="preserve">-</w:t>
        </w:r>
      </w:ins>
      <w:del w:author="Ryo Shibata" w:id="102" w:date="2023-04-18T03:34:37Z">
        <w:r w:rsidDel="00000000" w:rsidR="00000000" w:rsidRPr="00000000">
          <w:rPr>
            <w:rtl w:val="0"/>
          </w:rPr>
          <w:delText xml:space="preserve"> </w:delText>
        </w:r>
      </w:del>
      <w:ins w:author="Ryo Shibata" w:id="102" w:date="2023-04-18T03:34:37Z">
        <w:del w:author="Ryo Shibata" w:id="102" w:date="2023-04-18T03:34:37Z">
          <w:r w:rsidDel="00000000" w:rsidR="00000000" w:rsidRPr="00000000">
            <w:rPr>
              <w:rtl w:val="0"/>
            </w:rPr>
            <w:delText xml:space="preserve">c</w:delText>
          </w:r>
        </w:del>
      </w:ins>
      <w:del w:author="Ryo Shibata" w:id="102" w:date="2023-04-18T03:34:37Z">
        <w:r w:rsidDel="00000000" w:rsidR="00000000" w:rsidRPr="00000000">
          <w:rPr>
            <w:rtl w:val="0"/>
          </w:rPr>
          <w:delText xml:space="preserve">C</w:delText>
        </w:r>
      </w:del>
      <w:r w:rsidDel="00000000" w:rsidR="00000000" w:rsidRPr="00000000">
        <w:rPr>
          <w:rtl w:val="0"/>
        </w:rPr>
        <w:t xml:space="preserve">omplexity Products, Transportation, </w:t>
      </w:r>
      <w:del w:author="Ryo Shibata" w:id="103" w:date="2023-04-18T03:30:58Z">
        <w:r w:rsidDel="00000000" w:rsidR="00000000" w:rsidRPr="00000000">
          <w:rPr>
            <w:rtl w:val="0"/>
          </w:rPr>
          <w:delText xml:space="preserve">and </w:delText>
        </w:r>
      </w:del>
      <w:r w:rsidDel="00000000" w:rsidR="00000000" w:rsidRPr="00000000">
        <w:rPr>
          <w:rtl w:val="0"/>
        </w:rPr>
        <w:t xml:space="preserve">Machinery</w:t>
      </w:r>
      <w:ins w:author="Ryo Shibata" w:id="104" w:date="2023-04-18T03:31:22Z">
        <w:r w:rsidDel="00000000" w:rsidR="00000000" w:rsidRPr="00000000">
          <w:rPr>
            <w:rtl w:val="0"/>
          </w:rPr>
          <w:t xml:space="preserve"> and Construction</w:t>
        </w:r>
      </w:ins>
      <w:r w:rsidDel="00000000" w:rsidR="00000000" w:rsidRPr="00000000">
        <w:rPr>
          <w:rtl w:val="0"/>
        </w:rPr>
        <w:t xml:space="preserve">, and Daily Instruments lead to increases in ECI</w:t>
      </w:r>
      <w:ins w:author="Ryo Shibata" w:id="105" w:date="2023-04-18T03:34:47Z">
        <w:r w:rsidDel="00000000" w:rsidR="00000000" w:rsidRPr="00000000">
          <w:rPr>
            <w:rtl w:val="0"/>
          </w:rPr>
          <w:t xml:space="preserve">,</w:t>
        </w:r>
      </w:ins>
      <w:r w:rsidDel="00000000" w:rsidR="00000000" w:rsidRPr="00000000">
        <w:rPr>
          <w:rtl w:val="0"/>
        </w:rPr>
        <w:t xml:space="preserve"> as in 2018. Interestingly</w:t>
      </w:r>
      <w:ins w:author="Ryo Shibata" w:id="106" w:date="2023-04-18T03:34:51Z">
        <w:r w:rsidDel="00000000" w:rsidR="00000000" w:rsidRPr="00000000">
          <w:rPr>
            <w:rtl w:val="0"/>
          </w:rPr>
          <w:t xml:space="preserve">,</w:t>
        </w:r>
      </w:ins>
      <w:r w:rsidDel="00000000" w:rsidR="00000000" w:rsidRPr="00000000">
        <w:rPr>
          <w:rtl w:val="0"/>
        </w:rPr>
        <w:t xml:space="preserve"> we see </w:t>
      </w:r>
      <w:ins w:author="Ryo Shibata" w:id="107" w:date="2023-04-18T03:34:56Z">
        <w:r w:rsidDel="00000000" w:rsidR="00000000" w:rsidRPr="00000000">
          <w:rPr>
            <w:rtl w:val="0"/>
          </w:rPr>
          <w:t xml:space="preserve">that </w:t>
        </w:r>
      </w:ins>
      <w:r w:rsidDel="00000000" w:rsidR="00000000" w:rsidRPr="00000000">
        <w:rPr>
          <w:rtl w:val="0"/>
        </w:rPr>
        <w:t xml:space="preserve">even though Lebanon has a higher ECI in 2013</w:t>
      </w:r>
      <w:ins w:author="Ryo Shibata" w:id="108" w:date="2023-04-18T03:35:02Z">
        <w:r w:rsidDel="00000000" w:rsidR="00000000" w:rsidRPr="00000000">
          <w:rPr>
            <w:rtl w:val="0"/>
          </w:rPr>
          <w:t xml:space="preserve">,</w:t>
        </w:r>
      </w:ins>
      <w:r w:rsidDel="00000000" w:rsidR="00000000" w:rsidRPr="00000000">
        <w:rPr>
          <w:rtl w:val="0"/>
        </w:rPr>
        <w:t xml:space="preserve"> it seems to be more sensitive to positive shocks in the majority of the remaining industries, Energy, Drilling, and Mining especially so.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In the 2013 negative shocking case, we see that again Lebanon is fairly sensitive to drawdowns in Raw Manufacturing and Chemical Manufacturing. In fact</w:t>
      </w:r>
      <w:ins w:author="Ryo Shibata" w:id="109" w:date="2023-04-18T03:35:12Z">
        <w:r w:rsidDel="00000000" w:rsidR="00000000" w:rsidRPr="00000000">
          <w:rPr>
            <w:rtl w:val="0"/>
          </w:rPr>
          <w:t xml:space="preserve">,</w:t>
        </w:r>
      </w:ins>
      <w:r w:rsidDel="00000000" w:rsidR="00000000" w:rsidRPr="00000000">
        <w:rPr>
          <w:rtl w:val="0"/>
        </w:rPr>
        <w:t xml:space="preserve"> in 2013</w:t>
      </w:r>
      <w:ins w:author="Ryo Shibata" w:id="110" w:date="2023-04-18T03:35:14Z">
        <w:r w:rsidDel="00000000" w:rsidR="00000000" w:rsidRPr="00000000">
          <w:rPr>
            <w:rtl w:val="0"/>
          </w:rPr>
          <w:t xml:space="preserve">,</w:t>
        </w:r>
      </w:ins>
      <w:r w:rsidDel="00000000" w:rsidR="00000000" w:rsidRPr="00000000">
        <w:rPr>
          <w:rtl w:val="0"/>
        </w:rPr>
        <w:t xml:space="preserve"> Lebanon was extremely sensitive to even small drawdowns in Raw Manufacturing as compared to 2018. </w:t>
      </w:r>
    </w:p>
    <w:p w:rsidR="00000000" w:rsidDel="00000000" w:rsidP="00000000" w:rsidRDefault="00000000" w:rsidRPr="00000000" w14:paraId="0000015B">
      <w:pPr>
        <w:pageBreakBefore w:val="0"/>
        <w:rPr/>
      </w:pPr>
      <w:r w:rsidDel="00000000" w:rsidR="00000000" w:rsidRPr="00000000">
        <w:rPr>
          <w:rtl w:val="0"/>
        </w:rPr>
        <w:t xml:space="preserve"> </w:t>
      </w:r>
    </w:p>
    <w:p w:rsidR="00000000" w:rsidDel="00000000" w:rsidP="00000000" w:rsidRDefault="00000000" w:rsidRPr="00000000" w14:paraId="0000015C">
      <w:pPr>
        <w:pageBreakBefore w:val="0"/>
        <w:rPr/>
      </w:pPr>
      <w:r w:rsidDel="00000000" w:rsidR="00000000" w:rsidRPr="00000000">
        <w:rPr/>
        <w:drawing>
          <wp:inline distB="114300" distT="114300" distL="114300" distR="114300">
            <wp:extent cx="5731200" cy="2997200"/>
            <wp:effectExtent b="0" l="0" r="0" t="0"/>
            <wp:docPr id="10" name="image25.jpg"/>
            <a:graphic>
              <a:graphicData uri="http://schemas.openxmlformats.org/drawingml/2006/picture">
                <pic:pic>
                  <pic:nvPicPr>
                    <pic:cNvPr id="0" name="image25.jpg"/>
                    <pic:cNvPicPr preferRelativeResize="0"/>
                  </pic:nvPicPr>
                  <pic:blipFill>
                    <a:blip r:embed="rId2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jc w:val="both"/>
        <w:rPr>
          <w:b w:val="1"/>
          <w:bCs w:val="1"/>
        </w:rPr>
      </w:pPr>
      <w:r w:rsidDel="00000000" w:rsidR="00000000" w:rsidRPr="00000000">
        <w:rPr>
          <w:rtl w:val="0"/>
        </w:rPr>
      </w:r>
    </w:p>
    <w:p w:rsidR="00000000" w:rsidDel="00000000" w:rsidP="00000000" w:rsidRDefault="00000000" w:rsidRPr="00000000" w14:paraId="0000015E">
      <w:pPr>
        <w:pageBreakBefore w:val="0"/>
        <w:jc w:val="center"/>
        <w:rPr/>
      </w:pPr>
      <w:r w:rsidDel="00000000" w:rsidR="00000000" w:rsidRPr="00000000">
        <w:rPr>
          <w:rtl w:val="0"/>
        </w:rPr>
        <w:t xml:space="preserve">Lebanon 2013 (Incremental ECI Sensitivity)</w:t>
      </w:r>
    </w:p>
    <w:p w:rsidR="00000000" w:rsidDel="00000000" w:rsidP="00000000" w:rsidRDefault="00000000" w:rsidRPr="00000000" w14:paraId="0000015F">
      <w:pPr>
        <w:pageBreakBefore w:val="0"/>
        <w:jc w:val="both"/>
        <w:rPr>
          <w:b w:val="1"/>
          <w:bCs w:val="1"/>
        </w:rPr>
      </w:pPr>
      <w:r w:rsidDel="00000000" w:rsidR="00000000" w:rsidRPr="00000000">
        <w:rPr>
          <w:b w:val="1"/>
          <w:bCs w:val="1"/>
        </w:rPr>
        <w:drawing>
          <wp:inline distB="114300" distT="114300" distL="114300" distR="114300">
            <wp:extent cx="5731200" cy="2908300"/>
            <wp:effectExtent b="0" l="0" r="0" t="0"/>
            <wp:docPr id="31" name="image30.jpg"/>
            <a:graphic>
              <a:graphicData uri="http://schemas.openxmlformats.org/drawingml/2006/picture">
                <pic:pic>
                  <pic:nvPicPr>
                    <pic:cNvPr id="0" name="image30.jpg"/>
                    <pic:cNvPicPr preferRelativeResize="0"/>
                  </pic:nvPicPr>
                  <pic:blipFill>
                    <a:blip r:embed="rId3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rtl w:val="0"/>
        </w:rPr>
        <w:t xml:space="preserve">Lebanon 2013 (Decremental  ECI Sensitivity)</w:t>
      </w:r>
    </w:p>
    <w:p w:rsidR="00000000" w:rsidDel="00000000" w:rsidP="00000000" w:rsidRDefault="00000000" w:rsidRPr="00000000" w14:paraId="00000162">
      <w:pPr>
        <w:pageBreakBefore w:val="0"/>
        <w:jc w:val="both"/>
        <w:rPr>
          <w:del w:author="Ryo Shibata" w:id="111" w:date="2023-04-18T03:35:36Z"/>
          <w:b w:val="1"/>
          <w:bCs w:val="1"/>
        </w:rPr>
      </w:pPr>
      <w:del w:author="Ryo Shibata" w:id="111" w:date="2023-04-18T03:35:36Z">
        <w:r w:rsidDel="00000000" w:rsidR="00000000" w:rsidRPr="00000000">
          <w:rPr>
            <w:rtl w:val="0"/>
          </w:rPr>
        </w:r>
      </w:del>
    </w:p>
    <w:p w:rsidR="00000000" w:rsidDel="00000000" w:rsidP="00000000" w:rsidRDefault="00000000" w:rsidRPr="00000000" w14:paraId="00000163">
      <w:pPr>
        <w:pageBreakBefore w:val="0"/>
        <w:jc w:val="both"/>
        <w:rPr>
          <w:del w:author="Ryo Shibata" w:id="111" w:date="2023-04-18T03:35:36Z"/>
          <w:b w:val="1"/>
          <w:bCs w:val="1"/>
        </w:rPr>
      </w:pPr>
      <w:del w:author="Ryo Shibata" w:id="111" w:date="2023-04-18T03:35:36Z">
        <w:r w:rsidDel="00000000" w:rsidR="00000000" w:rsidRPr="00000000">
          <w:rPr>
            <w:rtl w:val="0"/>
          </w:rPr>
        </w:r>
      </w:del>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Below we see the SDV sensitivity charts for High Complexity Products. Lebanon’s SDV is quite insensitive to changes in High Complexity Products since this does not seem to be a key industry for the </w:t>
      </w:r>
      <w:ins w:author="Ryo Shibata" w:id="112" w:date="2023-04-18T03:42:42Z">
        <w:r w:rsidDel="00000000" w:rsidR="00000000" w:rsidRPr="00000000">
          <w:rPr>
            <w:rtl w:val="0"/>
          </w:rPr>
          <w:t xml:space="preserve">Lebanese</w:t>
        </w:r>
      </w:ins>
      <w:del w:author="Ryo Shibata" w:id="112" w:date="2023-04-18T03:42:42Z">
        <w:r w:rsidDel="00000000" w:rsidR="00000000" w:rsidRPr="00000000">
          <w:rPr>
            <w:rtl w:val="0"/>
          </w:rPr>
          <w:delText xml:space="preserve">Russian</w:delText>
        </w:r>
      </w:del>
      <w:r w:rsidDel="00000000" w:rsidR="00000000" w:rsidRPr="00000000">
        <w:rPr>
          <w:rtl w:val="0"/>
        </w:rPr>
        <w:t xml:space="preserve"> economy. In both the positive</w:t>
      </w:r>
      <w:ins w:author="Ryo Shibata" w:id="113" w:date="2023-04-18T03:42:51Z">
        <w:r w:rsidDel="00000000" w:rsidR="00000000" w:rsidRPr="00000000">
          <w:rPr>
            <w:rtl w:val="0"/>
          </w:rPr>
          <w:t xml:space="preserve"> and</w:t>
        </w:r>
      </w:ins>
      <w:r w:rsidDel="00000000" w:rsidR="00000000" w:rsidRPr="00000000">
        <w:rPr>
          <w:rtl w:val="0"/>
        </w:rPr>
        <w:t xml:space="preserve"> negative SDV sensitivity chart</w:t>
      </w:r>
      <w:ins w:author="Ryo Shibata" w:id="114" w:date="2023-04-18T03:42:58Z">
        <w:r w:rsidDel="00000000" w:rsidR="00000000" w:rsidRPr="00000000">
          <w:rPr>
            <w:rtl w:val="0"/>
          </w:rPr>
          <w:t xml:space="preserve">s,</w:t>
        </w:r>
      </w:ins>
      <w:r w:rsidDel="00000000" w:rsidR="00000000" w:rsidRPr="00000000">
        <w:rPr>
          <w:rtl w:val="0"/>
        </w:rPr>
        <w:t xml:space="preserve"> we see that the SDV barely changes for any level of shock to the export level of High</w:t>
      </w:r>
      <w:ins w:author="Ryo Shibata" w:id="115" w:date="2023-04-18T03:43:05Z">
        <w:r w:rsidDel="00000000" w:rsidR="00000000" w:rsidRPr="00000000">
          <w:rPr>
            <w:rtl w:val="0"/>
          </w:rPr>
          <w:t xml:space="preserve">-</w:t>
        </w:r>
      </w:ins>
      <w:del w:author="Ryo Shibata" w:id="115" w:date="2023-04-18T03:43:05Z">
        <w:r w:rsidDel="00000000" w:rsidR="00000000" w:rsidRPr="00000000">
          <w:rPr>
            <w:rtl w:val="0"/>
          </w:rPr>
          <w:delText xml:space="preserve"> </w:delText>
        </w:r>
      </w:del>
      <w:ins w:author="Ryo Shibata" w:id="115" w:date="2023-04-18T03:43:05Z">
        <w:del w:author="Ryo Shibata" w:id="115" w:date="2023-04-18T03:43:05Z">
          <w:r w:rsidDel="00000000" w:rsidR="00000000" w:rsidRPr="00000000">
            <w:rPr>
              <w:rtl w:val="0"/>
            </w:rPr>
            <w:delText xml:space="preserve">c</w:delText>
          </w:r>
        </w:del>
      </w:ins>
      <w:del w:author="Ryo Shibata" w:id="115" w:date="2023-04-18T03:43:05Z">
        <w:r w:rsidDel="00000000" w:rsidR="00000000" w:rsidRPr="00000000">
          <w:rPr>
            <w:rtl w:val="0"/>
          </w:rPr>
          <w:delText xml:space="preserve">C</w:delText>
        </w:r>
      </w:del>
      <w:r w:rsidDel="00000000" w:rsidR="00000000" w:rsidRPr="00000000">
        <w:rPr>
          <w:rtl w:val="0"/>
        </w:rPr>
        <w:t xml:space="preserve">omplexity Products. </w:t>
      </w:r>
    </w:p>
    <w:p w:rsidR="00000000" w:rsidDel="00000000" w:rsidP="00000000" w:rsidRDefault="00000000" w:rsidRPr="00000000" w14:paraId="00000166">
      <w:pPr>
        <w:pageBreakBefore w:val="0"/>
        <w:rPr/>
      </w:pPr>
      <w:r w:rsidDel="00000000" w:rsidR="00000000" w:rsidRPr="00000000">
        <w:rPr>
          <w:rtl w:val="0"/>
        </w:rPr>
        <w:t xml:space="preserve">Similarly</w:t>
      </w:r>
      <w:ins w:author="Ryo Shibata" w:id="116" w:date="2023-04-18T03:43:56Z">
        <w:r w:rsidDel="00000000" w:rsidR="00000000" w:rsidRPr="00000000">
          <w:rPr>
            <w:rtl w:val="0"/>
          </w:rPr>
          <w:t xml:space="preserve">,</w:t>
        </w:r>
      </w:ins>
      <w:r w:rsidDel="00000000" w:rsidR="00000000" w:rsidRPr="00000000">
        <w:rPr>
          <w:rtl w:val="0"/>
        </w:rPr>
        <w:t xml:space="preserve"> for the Food and Preparations SDV sensitivity chart</w:t>
      </w:r>
      <w:ins w:author="Ryo Shibata" w:id="117" w:date="2023-04-18T03:44:00Z">
        <w:r w:rsidDel="00000000" w:rsidR="00000000" w:rsidRPr="00000000">
          <w:rPr>
            <w:rtl w:val="0"/>
          </w:rPr>
          <w:t xml:space="preserve">,</w:t>
        </w:r>
      </w:ins>
      <w:r w:rsidDel="00000000" w:rsidR="00000000" w:rsidRPr="00000000">
        <w:rPr>
          <w:rtl w:val="0"/>
        </w:rPr>
        <w:t xml:space="preserve"> we see that Lebanon is fairly insensitive to the Food and Preparations Industry. The set of industries that offer positive opportunity gain</w:t>
      </w:r>
      <w:ins w:author="Ryo Shibata" w:id="118" w:date="2023-04-18T03:44:05Z">
        <w:r w:rsidDel="00000000" w:rsidR="00000000" w:rsidRPr="00000000">
          <w:rPr>
            <w:rtl w:val="0"/>
          </w:rPr>
          <w:t xml:space="preserve">s</w:t>
        </w:r>
      </w:ins>
      <w:r w:rsidDel="00000000" w:rsidR="00000000" w:rsidRPr="00000000">
        <w:rPr>
          <w:rtl w:val="0"/>
        </w:rPr>
        <w:t xml:space="preserve"> are quite stable in the face of changes in export level</w:t>
      </w:r>
      <w:ins w:author="Ryo Shibata" w:id="119" w:date="2023-04-18T03:44:11Z">
        <w:r w:rsidDel="00000000" w:rsidR="00000000" w:rsidRPr="00000000">
          <w:rPr>
            <w:rtl w:val="0"/>
          </w:rPr>
          <w:t xml:space="preserve">s</w:t>
        </w:r>
      </w:ins>
      <w:r w:rsidDel="00000000" w:rsidR="00000000" w:rsidRPr="00000000">
        <w:rPr>
          <w:rtl w:val="0"/>
        </w:rPr>
        <w:t xml:space="preserve"> of High Complexity Products and Food and Preparations. </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jc w:val="center"/>
        <w:rPr>
          <w:b w:val="1"/>
          <w:bCs w:val="1"/>
        </w:rPr>
      </w:pPr>
      <w:r w:rsidDel="00000000" w:rsidR="00000000" w:rsidRPr="00000000">
        <w:rPr>
          <w:b w:val="1"/>
          <w:bCs w:val="1"/>
        </w:rPr>
        <w:drawing>
          <wp:inline distB="114300" distT="114300" distL="114300" distR="114300">
            <wp:extent cx="2195513" cy="2181932"/>
            <wp:effectExtent b="0" l="0" r="0" t="0"/>
            <wp:docPr id="11" name="image26.jpg"/>
            <a:graphic>
              <a:graphicData uri="http://schemas.openxmlformats.org/drawingml/2006/picture">
                <pic:pic>
                  <pic:nvPicPr>
                    <pic:cNvPr id="0" name="image26.jpg"/>
                    <pic:cNvPicPr preferRelativeResize="0"/>
                  </pic:nvPicPr>
                  <pic:blipFill>
                    <a:blip r:embed="rId31"/>
                    <a:srcRect b="0" l="0" r="0" t="0"/>
                    <a:stretch>
                      <a:fillRect/>
                    </a:stretch>
                  </pic:blipFill>
                  <pic:spPr>
                    <a:xfrm>
                      <a:off x="0" y="0"/>
                      <a:ext cx="2195513" cy="2181932"/>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jc w:val="center"/>
        <w:rPr>
          <w:b w:val="1"/>
          <w:bCs w:val="1"/>
        </w:rPr>
      </w:pPr>
      <w:r w:rsidDel="00000000" w:rsidR="00000000" w:rsidRPr="00000000">
        <w:rPr>
          <w:rtl w:val="0"/>
        </w:rPr>
      </w:r>
    </w:p>
    <w:p w:rsidR="00000000" w:rsidDel="00000000" w:rsidP="00000000" w:rsidRDefault="00000000" w:rsidRPr="00000000" w14:paraId="0000016B">
      <w:pPr>
        <w:pageBreakBefore w:val="0"/>
        <w:ind w:left="720" w:firstLine="720"/>
        <w:jc w:val="center"/>
        <w:rPr/>
      </w:pPr>
      <w:r w:rsidDel="00000000" w:rsidR="00000000" w:rsidRPr="00000000">
        <w:rPr>
          <w:rtl w:val="0"/>
        </w:rPr>
        <w:t xml:space="preserve">Lebanon High-complexity Products 2018 (Incremental SDV Sensitivity)</w:t>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both"/>
        <w:rPr>
          <w:b w:val="1"/>
          <w:bCs w:val="1"/>
        </w:rPr>
      </w:pP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b w:val="1"/>
          <w:bCs w:val="1"/>
        </w:rPr>
        <w:drawing>
          <wp:inline distB="114300" distT="114300" distL="114300" distR="114300">
            <wp:extent cx="1173000" cy="2187486"/>
            <wp:effectExtent b="0" l="0" r="0" t="0"/>
            <wp:docPr id="19"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1173000" cy="2187486"/>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t xml:space="preserve">Lebanon</w:t>
      </w:r>
      <w:r w:rsidDel="00000000" w:rsidR="00000000" w:rsidRPr="00000000">
        <w:rPr>
          <w:rtl w:val="0"/>
        </w:rPr>
        <w:t xml:space="preserve"> High-complexity Products 2018 (Decremental SDV Sensitivity)</w:t>
      </w:r>
    </w:p>
    <w:p w:rsidR="00000000" w:rsidDel="00000000" w:rsidP="00000000" w:rsidRDefault="00000000" w:rsidRPr="00000000" w14:paraId="00000170">
      <w:pPr>
        <w:pageBreakBefore w:val="0"/>
        <w:ind w:left="720" w:firstLine="720"/>
        <w:jc w:val="center"/>
        <w:rPr/>
      </w:pPr>
      <w:r w:rsidDel="00000000" w:rsidR="00000000" w:rsidRPr="00000000">
        <w:rPr/>
        <w:drawing>
          <wp:inline distB="114300" distT="114300" distL="114300" distR="114300">
            <wp:extent cx="1277775" cy="2396450"/>
            <wp:effectExtent b="0" l="0" r="0" t="0"/>
            <wp:docPr id="29" name="image27.jpg"/>
            <a:graphic>
              <a:graphicData uri="http://schemas.openxmlformats.org/drawingml/2006/picture">
                <pic:pic>
                  <pic:nvPicPr>
                    <pic:cNvPr id="0" name="image27.jpg"/>
                    <pic:cNvPicPr preferRelativeResize="0"/>
                  </pic:nvPicPr>
                  <pic:blipFill>
                    <a:blip r:embed="rId33"/>
                    <a:srcRect b="0" l="0" r="0" t="0"/>
                    <a:stretch>
                      <a:fillRect/>
                    </a:stretch>
                  </pic:blipFill>
                  <pic:spPr>
                    <a:xfrm>
                      <a:off x="0" y="0"/>
                      <a:ext cx="1277775" cy="239645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t xml:space="preserve">Lebanon Food and Preparations 2018 (Incremental SDV Sensitivity)</w:t>
      </w:r>
    </w:p>
    <w:p w:rsidR="00000000" w:rsidDel="00000000" w:rsidP="00000000" w:rsidRDefault="00000000" w:rsidRPr="00000000" w14:paraId="00000172">
      <w:pPr>
        <w:pageBreakBefore w:val="0"/>
        <w:jc w:val="both"/>
        <w:rPr>
          <w:b w:val="1"/>
          <w:bCs w:val="1"/>
        </w:rPr>
      </w:pPr>
      <w:r w:rsidDel="00000000" w:rsidR="00000000" w:rsidRPr="00000000">
        <w:rPr>
          <w:rtl w:val="0"/>
        </w:rPr>
      </w:r>
    </w:p>
    <w:p w:rsidR="00000000" w:rsidDel="00000000" w:rsidP="00000000" w:rsidRDefault="00000000" w:rsidRPr="00000000" w14:paraId="00000173">
      <w:pPr>
        <w:pageBreakBefore w:val="0"/>
        <w:jc w:val="both"/>
        <w:rPr>
          <w:b w:val="1"/>
          <w:bCs w:val="1"/>
        </w:rPr>
      </w:pPr>
      <w:r w:rsidDel="00000000" w:rsidR="00000000" w:rsidRPr="00000000">
        <w:rPr>
          <w:rtl w:val="0"/>
        </w:rPr>
      </w:r>
    </w:p>
    <w:p w:rsidR="00000000" w:rsidDel="00000000" w:rsidP="00000000" w:rsidRDefault="00000000" w:rsidRPr="00000000" w14:paraId="00000174">
      <w:pPr>
        <w:pageBreakBefore w:val="0"/>
        <w:jc w:val="center"/>
        <w:rPr>
          <w:b w:val="1"/>
          <w:bCs w:val="1"/>
        </w:rPr>
      </w:pPr>
      <w:r w:rsidDel="00000000" w:rsidR="00000000" w:rsidRPr="00000000">
        <w:rPr>
          <w:b w:val="1"/>
          <w:bCs w:val="1"/>
        </w:rPr>
        <w:drawing>
          <wp:inline distB="114300" distT="114300" distL="114300" distR="114300">
            <wp:extent cx="2458875" cy="2453784"/>
            <wp:effectExtent b="0" l="0" r="0" t="0"/>
            <wp:docPr id="23" name="image19.jpg"/>
            <a:graphic>
              <a:graphicData uri="http://schemas.openxmlformats.org/drawingml/2006/picture">
                <pic:pic>
                  <pic:nvPicPr>
                    <pic:cNvPr id="0" name="image19.jpg"/>
                    <pic:cNvPicPr preferRelativeResize="0"/>
                  </pic:nvPicPr>
                  <pic:blipFill>
                    <a:blip r:embed="rId34"/>
                    <a:srcRect b="0" l="0" r="0" t="0"/>
                    <a:stretch>
                      <a:fillRect/>
                    </a:stretch>
                  </pic:blipFill>
                  <pic:spPr>
                    <a:xfrm>
                      <a:off x="0" y="0"/>
                      <a:ext cx="2458875" cy="245378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ageBreakBefore w:val="0"/>
        <w:ind w:left="720" w:firstLine="720"/>
        <w:jc w:val="center"/>
        <w:rPr/>
      </w:pPr>
      <w:r w:rsidDel="00000000" w:rsidR="00000000" w:rsidRPr="00000000">
        <w:rPr>
          <w:rtl w:val="0"/>
        </w:rPr>
        <w:t xml:space="preserve">Lebanon Food and Preparations 2018 (Decremental SDV Sensitivity)</w:t>
      </w:r>
    </w:p>
    <w:p w:rsidR="00000000" w:rsidDel="00000000" w:rsidP="00000000" w:rsidRDefault="00000000" w:rsidRPr="00000000" w14:paraId="00000176">
      <w:pPr>
        <w:pageBreakBefore w:val="0"/>
        <w:jc w:val="both"/>
        <w:rPr>
          <w:b w:val="1"/>
          <w:bCs w:val="1"/>
        </w:rPr>
      </w:pPr>
      <w:r w:rsidDel="00000000" w:rsidR="00000000" w:rsidRPr="00000000">
        <w:rPr>
          <w:rtl w:val="0"/>
        </w:rPr>
      </w:r>
    </w:p>
    <w:p w:rsidR="00000000" w:rsidDel="00000000" w:rsidP="00000000" w:rsidRDefault="00000000" w:rsidRPr="00000000" w14:paraId="0000017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t xml:space="preserve">Decreasing export of each industry in Lebanon’s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D">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3735225" cy="1965366"/>
            <wp:effectExtent b="0" l="0" r="0" t="0"/>
            <wp:docPr id="30" name="image28.jpg"/>
            <a:graphic>
              <a:graphicData uri="http://schemas.openxmlformats.org/drawingml/2006/picture">
                <pic:pic>
                  <pic:nvPicPr>
                    <pic:cNvPr id="0" name="image28.jpg"/>
                    <pic:cNvPicPr preferRelativeResize="0"/>
                  </pic:nvPicPr>
                  <pic:blipFill>
                    <a:blip r:embed="rId35"/>
                    <a:srcRect b="0" l="0" r="0" t="0"/>
                    <a:stretch>
                      <a:fillRect/>
                    </a:stretch>
                  </pic:blipFill>
                  <pic:spPr>
                    <a:xfrm>
                      <a:off x="0" y="0"/>
                      <a:ext cx="3735225" cy="1965366"/>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7F">
      <w:pPr>
        <w:pageBreakBefore w:val="0"/>
        <w:jc w:val="center"/>
        <w:rPr>
          <w:sz w:val="22"/>
          <w:szCs w:val="22"/>
        </w:rPr>
      </w:pPr>
      <w:r w:rsidDel="00000000" w:rsidR="00000000" w:rsidRPr="00000000">
        <w:rPr>
          <w:sz w:val="22"/>
          <w:szCs w:val="22"/>
          <w:rtl w:val="0"/>
        </w:rPr>
        <w:t xml:space="preserve">Lebanon Contingency Strategy 2018</w:t>
      </w:r>
    </w:p>
    <w:p w:rsidR="00000000" w:rsidDel="00000000" w:rsidP="00000000" w:rsidRDefault="00000000" w:rsidRPr="00000000" w14:paraId="00000180">
      <w:pPr>
        <w:pageBreakBefore w:val="0"/>
        <w:jc w:val="center"/>
        <w:rPr>
          <w:sz w:val="22"/>
          <w:szCs w:val="22"/>
        </w:rPr>
      </w:pPr>
      <w:r w:rsidDel="00000000" w:rsidR="00000000" w:rsidRPr="00000000">
        <w:rPr>
          <w:rtl w:val="0"/>
        </w:rPr>
      </w:r>
    </w:p>
    <w:p w:rsidR="00000000" w:rsidDel="00000000" w:rsidP="00000000" w:rsidRDefault="00000000" w:rsidRPr="00000000" w14:paraId="00000181">
      <w:pPr>
        <w:pageBreakBefore w:val="0"/>
        <w:jc w:val="center"/>
        <w:rPr>
          <w:sz w:val="28"/>
          <w:szCs w:val="28"/>
        </w:rPr>
      </w:pPr>
      <w:r w:rsidDel="00000000" w:rsidR="00000000" w:rsidRPr="00000000">
        <w:rPr>
          <w:rtl w:val="0"/>
        </w:rPr>
      </w:r>
    </w:p>
    <w:p w:rsidR="00000000" w:rsidDel="00000000" w:rsidP="00000000" w:rsidRDefault="00000000" w:rsidRPr="00000000" w14:paraId="00000182">
      <w:pPr>
        <w:pageBreakBefore w:val="0"/>
        <w:jc w:val="both"/>
        <w:rPr>
          <w:b w:val="1"/>
          <w:bCs w:val="1"/>
        </w:rPr>
      </w:pP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5">
      <w:pPr>
        <w:pageBreakBefore w:val="0"/>
        <w:jc w:val="both"/>
        <w:rPr>
          <w:b w:val="1"/>
          <w:bCs w:val="1"/>
        </w:rPr>
      </w:pPr>
      <w:r w:rsidDel="00000000" w:rsidR="00000000" w:rsidRPr="00000000">
        <w:rPr>
          <w:rtl w:val="0"/>
        </w:rPr>
      </w:r>
    </w:p>
    <w:p w:rsidR="00000000" w:rsidDel="00000000" w:rsidP="00000000" w:rsidRDefault="00000000" w:rsidRPr="00000000" w14:paraId="00000186">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7">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w:t>
      </w:r>
      <w:ins w:author="Ryo Shibata" w:id="120" w:date="2023-04-18T03:44:30Z">
        <w:r w:rsidDel="00000000" w:rsidR="00000000" w:rsidRPr="00000000">
          <w:rPr>
            <w:rtl w:val="0"/>
          </w:rPr>
          <w:t xml:space="preserve">s</w:t>
        </w:r>
      </w:ins>
      <w:r w:rsidDel="00000000" w:rsidR="00000000" w:rsidRPr="00000000">
        <w:rPr>
          <w:rtl w:val="0"/>
        </w:rPr>
        <w:t xml:space="preserv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A">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3">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7"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4">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b w:val="1"/>
          <w:bCs w:val="1"/>
          <w:rtl w:val="0"/>
        </w:rPr>
        <w:t xml:space="preserve">5.2 SOI of Lebanon and Its Implications</w:t>
      </w:r>
    </w:p>
    <w:p w:rsidR="00000000" w:rsidDel="00000000" w:rsidP="00000000" w:rsidRDefault="00000000" w:rsidRPr="00000000" w14:paraId="00000197">
      <w:pPr>
        <w:pageBreakBefore w:val="0"/>
        <w:jc w:val="both"/>
        <w:rPr/>
      </w:pPr>
      <w:r w:rsidDel="00000000" w:rsidR="00000000" w:rsidRPr="00000000">
        <w:rPr>
          <w:rtl w:val="0"/>
        </w:rPr>
        <w:t xml:space="preserve">Lebanon, for instance, has a low level of structural optimality as compared with its emerging peers. As the regression in Figure 7 suggests (the orange curve represents export increase and the blue curve stands for opportunity gain of the corresponding industry), Lebanon demonstrates a low level of correlation with the suggested developmental path, having an adjusted R-square of around -3.45%. Lebanon ranks in the third quartile among all countries in terms of SOI and made a low rate of economic progress among its emerging peers from 2013 to 2018 with a 5-year GDP growth rate of 13.8%, which is consistent with the regression result in Figure 6. This is in direct contrast to emerging economies such as Turkey, where there is</w:t>
      </w:r>
      <w:ins w:author="Ryo Shibata" w:id="121" w:date="2023-04-18T03:44:55Z">
        <w:r w:rsidDel="00000000" w:rsidR="00000000" w:rsidRPr="00000000">
          <w:rPr>
            <w:rtl w:val="0"/>
          </w:rPr>
          <w:t xml:space="preserve"> a</w:t>
        </w:r>
      </w:ins>
      <w:r w:rsidDel="00000000" w:rsidR="00000000" w:rsidRPr="00000000">
        <w:rPr>
          <w:rtl w:val="0"/>
        </w:rPr>
        <w:t xml:space="preserve"> high SOI of around 21.8% and a corresponding GDP growth of 36.7% from 2013 to 2018, making it one of the fastest developing economies during the period. In sum, Lebanon’s slow economic progress from 2013 to 2018 can be at least partially explained by a development strategy that demonstrates a low level of matches with our suggested developmental path. </w:t>
      </w:r>
      <w:ins w:author="Ryo Shibata" w:id="122" w:date="2023-04-18T03:45:02Z">
        <w:r w:rsidDel="00000000" w:rsidR="00000000" w:rsidRPr="00000000">
          <w:rPr>
            <w:rtl w:val="0"/>
          </w:rPr>
          <w:t xml:space="preserve">Specifically</w:t>
        </w:r>
      </w:ins>
      <w:del w:author="Ryo Shibata" w:id="122" w:date="2023-04-18T03:45:02Z">
        <w:r w:rsidDel="00000000" w:rsidR="00000000" w:rsidRPr="00000000">
          <w:rPr>
            <w:rtl w:val="0"/>
          </w:rPr>
          <w:delText xml:space="preserve">In specific</w:delText>
        </w:r>
      </w:del>
      <w:r w:rsidDel="00000000" w:rsidR="00000000" w:rsidRPr="00000000">
        <w:rPr>
          <w:rtl w:val="0"/>
        </w:rPr>
        <w:t xml:space="preserve">, Lebanon invested heavily in the Daily Instruments industry, while it should have focused more on less complex industry groups such as Clothing/Accessories and Precious Stones. </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drawing>
          <wp:inline distB="114300" distT="114300" distL="114300" distR="114300">
            <wp:extent cx="6086475" cy="2371725"/>
            <wp:effectExtent b="0" l="0" r="0" t="0"/>
            <wp:docPr id="14" name="image31.png"/>
            <a:graphic>
              <a:graphicData uri="http://schemas.openxmlformats.org/drawingml/2006/picture">
                <pic:pic>
                  <pic:nvPicPr>
                    <pic:cNvPr id="0" name="image31.png"/>
                    <pic:cNvPicPr preferRelativeResize="0"/>
                  </pic:nvPicPr>
                  <pic:blipFill>
                    <a:blip r:embed="rId37"/>
                    <a:srcRect b="0" l="-2341" r="-2834" t="-3320"/>
                    <a:stretch>
                      <a:fillRect/>
                    </a:stretch>
                  </pic:blipFill>
                  <pic:spPr>
                    <a:xfrm>
                      <a:off x="0" y="0"/>
                      <a:ext cx="60864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jc w:val="center"/>
        <w:rPr>
          <w:b w:val="1"/>
          <w:bCs w:val="1"/>
        </w:rPr>
      </w:pPr>
      <w:r w:rsidDel="00000000" w:rsidR="00000000" w:rsidRPr="00000000">
        <w:rPr>
          <w:rtl w:val="0"/>
        </w:rPr>
        <w:t xml:space="preserve">Figure 7: SOI of Lebanon (2013-2018)</w:t>
      </w:r>
      <w:r w:rsidDel="00000000" w:rsidR="00000000" w:rsidRPr="00000000">
        <w:rPr>
          <w:rtl w:val="0"/>
        </w:rPr>
      </w:r>
    </w:p>
    <w:p w:rsidR="00000000" w:rsidDel="00000000" w:rsidP="00000000" w:rsidRDefault="00000000" w:rsidRPr="00000000" w14:paraId="0000019B">
      <w:pPr>
        <w:pageBreakBefore w:val="0"/>
        <w:jc w:val="both"/>
        <w:rPr>
          <w:b w:val="1"/>
          <w:bCs w:val="1"/>
        </w:rPr>
      </w:pPr>
      <w:r w:rsidDel="00000000" w:rsidR="00000000" w:rsidRPr="00000000">
        <w:rPr>
          <w:rtl w:val="0"/>
        </w:rPr>
      </w:r>
    </w:p>
    <w:p w:rsidR="00000000" w:rsidDel="00000000" w:rsidP="00000000" w:rsidRDefault="00000000" w:rsidRPr="00000000" w14:paraId="0000019C">
      <w:pPr>
        <w:pageBreakBefore w:val="0"/>
        <w:jc w:val="both"/>
        <w:rPr>
          <w:b w:val="1"/>
          <w:bCs w:val="1"/>
        </w:rPr>
      </w:pPr>
      <w:r w:rsidDel="00000000" w:rsidR="00000000" w:rsidRPr="00000000">
        <w:rPr>
          <w:rtl w:val="0"/>
        </w:rPr>
      </w:r>
    </w:p>
    <w:p w:rsidR="00000000" w:rsidDel="00000000" w:rsidP="00000000" w:rsidRDefault="00000000" w:rsidRPr="00000000" w14:paraId="0000019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In conclusion, Lebanon has demonstrated a low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The lack of progress during the period, we believe, can be partially explained through</w:t>
      </w:r>
      <w:ins w:author="Ryo Shibata" w:id="123" w:date="2023-04-18T03:45:13Z">
        <w:r w:rsidDel="00000000" w:rsidR="00000000" w:rsidRPr="00000000">
          <w:rPr>
            <w:rtl w:val="0"/>
          </w:rPr>
          <w:t xml:space="preserve"> the</w:t>
        </w:r>
      </w:ins>
      <w:r w:rsidDel="00000000" w:rsidR="00000000" w:rsidRPr="00000000">
        <w:rPr>
          <w:rtl w:val="0"/>
        </w:rPr>
        <w:t xml:space="preserve"> analysis of the economic and product complexity structure of Lebanon on the industry group level. The product classification system we adopt allows us to measure the realized industry development for various industry groups and to observe that Lebanon consistently relied on developing the Chemicals and Daily Instruments</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Based on our analysis of the opportunity gain and a sensitivity analysis of major industry groups, Lebanon can further its gains by prioritizing High-Complexity Products, Transportation, Machinery, and Daily Instruments. We further note that Lebanon has a heavily mismatched development strategy that indicates a low level (compared to emerging countries) of structural optimality on the complexity level, having an adjusted R-square of around -3.45%. Since a significant positive correlation exists between five-year GDP growth and the structural optimality index of an economy as we define and calculate, Lebanon indeed has a suboptimal growth experience as compared with fast-growing economies both on a regional scale and on a global scale</w:t>
      </w:r>
      <w:del w:author="Ryo Shibata" w:id="124" w:date="2023-04-18T03:45:28Z">
        <w:r w:rsidDel="00000000" w:rsidR="00000000" w:rsidRPr="00000000">
          <w:rPr>
            <w:rtl w:val="0"/>
          </w:rPr>
          <w:delText xml:space="preserve">,</w:delText>
        </w:r>
      </w:del>
      <w:r w:rsidDel="00000000" w:rsidR="00000000" w:rsidRPr="00000000">
        <w:rPr>
          <w:rtl w:val="0"/>
        </w:rPr>
        <w:t xml:space="preserve"> and has the potential to further its economic gains through industrial structure optimization as suggested in the paper.</w:t>
      </w:r>
    </w:p>
    <w:p w:rsidR="00000000" w:rsidDel="00000000" w:rsidP="00000000" w:rsidRDefault="00000000" w:rsidRPr="00000000" w14:paraId="000001A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5">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1">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3">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5">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6">
      <w:pPr>
        <w:pageBreakBefore w:val="0"/>
        <w:jc w:val="both"/>
        <w:rPr/>
      </w:pPr>
      <w:r w:rsidDel="00000000" w:rsidR="00000000" w:rsidRPr="00000000">
        <w:rPr>
          <w:rtl w:val="0"/>
        </w:rPr>
      </w:r>
    </w:p>
    <w:sectPr>
      <w:headerReference r:id="rId38" w:type="default"/>
      <w:footerReference r:id="rId39" w:type="default"/>
      <w:footerReference r:id="rId40" w:type="first"/>
      <w:footerReference r:id="rId41"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yo Shibata" w:id="0" w:date="2023-04-18T02:56:34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wrong...?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9.png"/><Relationship Id="rId41" Type="http://schemas.openxmlformats.org/officeDocument/2006/relationships/footer" Target="footer1.xml"/><Relationship Id="rId22" Type="http://schemas.openxmlformats.org/officeDocument/2006/relationships/image" Target="media/image18.png"/><Relationship Id="rId21" Type="http://schemas.openxmlformats.org/officeDocument/2006/relationships/image" Target="media/image21.png"/><Relationship Id="rId24" Type="http://schemas.openxmlformats.org/officeDocument/2006/relationships/image" Target="media/image3.jp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2.jpg"/><Relationship Id="rId25" Type="http://schemas.openxmlformats.org/officeDocument/2006/relationships/image" Target="media/image5.jpg"/><Relationship Id="rId28" Type="http://schemas.openxmlformats.org/officeDocument/2006/relationships/image" Target="media/image14.jpg"/><Relationship Id="rId27" Type="http://schemas.openxmlformats.org/officeDocument/2006/relationships/image" Target="media/image8.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5.jpg"/><Relationship Id="rId7" Type="http://schemas.openxmlformats.org/officeDocument/2006/relationships/image" Target="media/image24.png"/><Relationship Id="rId8" Type="http://schemas.openxmlformats.org/officeDocument/2006/relationships/image" Target="media/image29.png"/><Relationship Id="rId31" Type="http://schemas.openxmlformats.org/officeDocument/2006/relationships/image" Target="media/image26.jpg"/><Relationship Id="rId30" Type="http://schemas.openxmlformats.org/officeDocument/2006/relationships/image" Target="media/image30.jpg"/><Relationship Id="rId11" Type="http://schemas.openxmlformats.org/officeDocument/2006/relationships/image" Target="media/image23.png"/><Relationship Id="rId33" Type="http://schemas.openxmlformats.org/officeDocument/2006/relationships/image" Target="media/image27.jpg"/><Relationship Id="rId10" Type="http://schemas.openxmlformats.org/officeDocument/2006/relationships/image" Target="media/image22.png"/><Relationship Id="rId32" Type="http://schemas.openxmlformats.org/officeDocument/2006/relationships/image" Target="media/image17.jpg"/><Relationship Id="rId13" Type="http://schemas.openxmlformats.org/officeDocument/2006/relationships/image" Target="media/image13.png"/><Relationship Id="rId35" Type="http://schemas.openxmlformats.org/officeDocument/2006/relationships/image" Target="media/image28.jpg"/><Relationship Id="rId12" Type="http://schemas.openxmlformats.org/officeDocument/2006/relationships/image" Target="media/image12.jpg"/><Relationship Id="rId34" Type="http://schemas.openxmlformats.org/officeDocument/2006/relationships/image" Target="media/image19.jpg"/><Relationship Id="rId15" Type="http://schemas.openxmlformats.org/officeDocument/2006/relationships/image" Target="media/image7.png"/><Relationship Id="rId37" Type="http://schemas.openxmlformats.org/officeDocument/2006/relationships/image" Target="media/image31.png"/><Relationship Id="rId14" Type="http://schemas.openxmlformats.org/officeDocument/2006/relationships/image" Target="media/image15.png"/><Relationship Id="rId36" Type="http://schemas.openxmlformats.org/officeDocument/2006/relationships/image" Target="media/image10.png"/><Relationship Id="rId17" Type="http://schemas.openxmlformats.org/officeDocument/2006/relationships/image" Target="media/image4.png"/><Relationship Id="rId39" Type="http://schemas.openxmlformats.org/officeDocument/2006/relationships/footer" Target="footer2.xml"/><Relationship Id="rId16" Type="http://schemas.openxmlformats.org/officeDocument/2006/relationships/image" Target="media/image1.png"/><Relationship Id="rId38" Type="http://schemas.openxmlformats.org/officeDocument/2006/relationships/header" Target="header1.xml"/><Relationship Id="rId19" Type="http://schemas.openxmlformats.org/officeDocument/2006/relationships/image" Target="media/image2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