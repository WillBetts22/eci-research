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rFonts w:ascii="Open Sans" w:cs="Open Sans" w:eastAsia="Open Sans" w:hAnsi="Open Sans"/>
          <w:color w:val="695d46"/>
          <w:sz w:val="22"/>
          <w:szCs w:val="22"/>
        </w:rPr>
      </w:pPr>
      <w:bookmarkStart w:colFirst="0" w:colLast="0" w:name="_z6ne0og04bp5" w:id="0"/>
      <w:bookmarkEnd w:id="0"/>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20" name="image21.png"/>
            <a:graphic>
              <a:graphicData uri="http://schemas.openxmlformats.org/drawingml/2006/picture">
                <pic:pic>
                  <pic:nvPicPr>
                    <pic:cNvPr descr="horizontal line" id="0" name="image21.png"/>
                    <pic:cNvPicPr preferRelativeResize="0"/>
                  </pic:nvPicPr>
                  <pic:blipFill>
                    <a:blip r:embed="rId7"/>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27" name="image27.png"/>
            <a:graphic>
              <a:graphicData uri="http://schemas.openxmlformats.org/drawingml/2006/picture">
                <pic:pic>
                  <pic:nvPicPr>
                    <pic:cNvPr id="0" name="image27.png"/>
                    <pic:cNvPicPr preferRelativeResize="0"/>
                  </pic:nvPicPr>
                  <pic:blipFill>
                    <a:blip r:embed="rId8"/>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Morocco</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pageBreakBefore w:val="0"/>
        <w:rPr>
          <w:sz w:val="40"/>
          <w:szCs w:val="40"/>
        </w:rPr>
      </w:pPr>
      <w:r w:rsidDel="00000000" w:rsidR="00000000" w:rsidRPr="00000000">
        <w:rPr>
          <w:rFonts w:ascii="PT Sans Narrow" w:cs="PT Sans Narrow" w:eastAsia="PT Sans Narrow" w:hAnsi="PT Sans Narrow"/>
          <w:sz w:val="28"/>
          <w:szCs w:val="28"/>
          <w:rtl w:val="0"/>
        </w:rPr>
        <w:t xml:space="preserve">Haoxian Chen, Davepriyan Gunaratnam, Rohan Macherla, Ajit Akole, Shomik Ghose, Alex Wei-Liang Ku, Sannidhya Modi, Xilin Wang, Alexandra Garcia</w:t>
      </w: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jc w:val="center"/>
        <w:rPr>
          <w:sz w:val="40"/>
          <w:szCs w:val="40"/>
        </w:rPr>
      </w:pPr>
      <w:r w:rsidDel="00000000" w:rsidR="00000000" w:rsidRPr="00000000">
        <w:rPr>
          <w:sz w:val="40"/>
          <w:szCs w:val="40"/>
          <w:rtl w:val="0"/>
        </w:rPr>
        <w:t xml:space="preserve">Optimal Industry Development Strategy for Morocco</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b w:val="0"/>
          <w:bCs w:val="0"/>
        </w:rPr>
      </w:pPr>
      <w:r w:rsidDel="00000000" w:rsidR="00000000" w:rsidRPr="00000000">
        <w:rPr>
          <w:rFonts w:ascii="Times" w:cs="Times" w:eastAsia="Times" w:hAnsi="Times"/>
          <w:b w:val="1"/>
          <w:bCs w:val="1"/>
          <w:sz w:val="28"/>
          <w:szCs w:val="28"/>
          <w:rtl w:val="0"/>
        </w:rPr>
        <w:t xml:space="preserve">0. Executive Summary</w:t>
      </w:r>
      <w:r w:rsidDel="00000000" w:rsidR="00000000" w:rsidRPr="00000000">
        <w:rPr>
          <w:rtl w:val="0"/>
        </w:rPr>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jc w:val="both"/>
        <w:rPr/>
      </w:pPr>
      <w:r w:rsidDel="00000000" w:rsidR="00000000" w:rsidRPr="00000000">
        <w:rPr>
          <w:rtl w:val="0"/>
        </w:rPr>
        <w:t xml:space="preserve">In this report, we aim to uncover the economic path Morocco went through during the period from 2013 to 2018. Specifically, we dive into the topic through a macroeconomic overview of Morocco from the perspective of Gross Domestic Product (GDP) and Economic Complexity Index (ECI), which reflect countries’ production capability and production structure, respectively. We find that during the period of our interest, Morocco demonstrated a low level of economic growth with an annual GDP growth rate of 3.2%, concurrent with a decrease in economic complexity as compared with other major economies in Africa. </w:t>
      </w:r>
    </w:p>
    <w:p w:rsidR="00000000" w:rsidDel="00000000" w:rsidP="00000000" w:rsidRDefault="00000000" w:rsidRPr="00000000" w14:paraId="0000000E">
      <w:pPr>
        <w:pageBreakBefore w:val="0"/>
        <w:jc w:val="both"/>
        <w:rPr/>
      </w:pPr>
      <w:r w:rsidDel="00000000" w:rsidR="00000000" w:rsidRPr="00000000">
        <w:rPr>
          <w:rtl w:val="0"/>
        </w:rPr>
      </w:r>
    </w:p>
    <w:p w:rsidR="00000000" w:rsidDel="00000000" w:rsidP="00000000" w:rsidRDefault="00000000" w:rsidRPr="00000000" w14:paraId="0000000F">
      <w:pPr>
        <w:pageBreakBefore w:val="0"/>
        <w:jc w:val="both"/>
        <w:rPr/>
      </w:pPr>
      <w:r w:rsidDel="00000000" w:rsidR="00000000" w:rsidRPr="00000000">
        <w:rPr>
          <w:rtl w:val="0"/>
        </w:rPr>
        <w:t xml:space="preserve">The level of economic progress during the period, we believe, can be partially explained through analysis of the economic and product complexity structure of Morocco on the industry group level. The product classification system we adopt allows us to measure the realized industry development for various industry groups and to observe that Morocco invested heavily in developing Animals and By-products, Clothing and Accessories</w:t>
      </w:r>
      <w:ins w:author="Ryo Shibata" w:id="0" w:date="2023-04-19T03:35:46Z">
        <w:r w:rsidDel="00000000" w:rsidR="00000000" w:rsidRPr="00000000">
          <w:rPr>
            <w:rtl w:val="0"/>
          </w:rPr>
          <w:t xml:space="preserve">,</w:t>
        </w:r>
      </w:ins>
      <w:r w:rsidDel="00000000" w:rsidR="00000000" w:rsidRPr="00000000">
        <w:rPr>
          <w:rtl w:val="0"/>
        </w:rPr>
        <w:t xml:space="preserve"> and Textiles during the period, while its emerging peers and developed economies around the globe have adopted much more complex and progressive paths.</w:t>
      </w:r>
    </w:p>
    <w:p w:rsidR="00000000" w:rsidDel="00000000" w:rsidP="00000000" w:rsidRDefault="00000000" w:rsidRPr="00000000" w14:paraId="00000010">
      <w:pPr>
        <w:pageBreakBefore w:val="0"/>
        <w:jc w:val="both"/>
        <w:rPr/>
      </w:pPr>
      <w:r w:rsidDel="00000000" w:rsidR="00000000" w:rsidRPr="00000000">
        <w:rPr>
          <w:rtl w:val="0"/>
        </w:rPr>
      </w:r>
    </w:p>
    <w:p w:rsidR="00000000" w:rsidDel="00000000" w:rsidP="00000000" w:rsidRDefault="00000000" w:rsidRPr="00000000" w14:paraId="00000011">
      <w:pPr>
        <w:pageBreakBefore w:val="0"/>
        <w:jc w:val="both"/>
        <w:rPr/>
      </w:pPr>
      <w:r w:rsidDel="00000000" w:rsidR="00000000" w:rsidRPr="00000000">
        <w:rPr>
          <w:rtl w:val="0"/>
        </w:rPr>
        <w:t xml:space="preserve">Based on our analysis of the opportunity gain and a sensitivity analysis of major industry groups, Morocco can further its gains by prioritizing High-complexity Products, Services and Utilities, and Food and Preparations. We further note that Morocco has a slightly mismatched development strategy that indicates a moderate level of structural optimality on the complexity level, having an adjusted R-square of around 4.5%. Since a significant positive correlation exists between five-year GDP growth and the structural optimality index of an economy as we define and calculate, Morocco indeed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012">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5">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6">
      <w:pPr>
        <w:pageBreakBefore w:val="0"/>
        <w:jc w:val="both"/>
        <w:rPr/>
      </w:pPr>
      <w:r w:rsidDel="00000000" w:rsidR="00000000" w:rsidRPr="00000000">
        <w:rPr>
          <w:rtl w:val="0"/>
        </w:rPr>
        <w:t xml:space="preserve">In this report, we aim to uncover the economic path Morocco went through during the period from 2013 to 2018. Specifically, we dive into the topic through a macroeconomic overview of Morocco from the perspective of Gross Domestic Product (GDP) and Economic Complexity Index (ECI), which reflect countries’ production capability and production structure, respectively. We then analyze the industrial framework and changes of Morocco during the period based on quantitative measures such as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Morocco, as deduced from regression models we have established on a global scale, which take into account countries’ stances in their product space.</w:t>
      </w:r>
    </w:p>
    <w:p w:rsidR="00000000" w:rsidDel="00000000" w:rsidP="00000000" w:rsidRDefault="00000000" w:rsidRPr="00000000" w14:paraId="00000017">
      <w:pPr>
        <w:pageBreakBefore w:val="0"/>
        <w:jc w:val="both"/>
        <w:rPr/>
      </w:pPr>
      <w:r w:rsidDel="00000000" w:rsidR="00000000" w:rsidRPr="00000000">
        <w:rPr>
          <w:rtl w:val="0"/>
        </w:rPr>
      </w:r>
    </w:p>
    <w:p w:rsidR="00000000" w:rsidDel="00000000" w:rsidP="00000000" w:rsidRDefault="00000000" w:rsidRPr="00000000" w14:paraId="00000018">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9">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A">
      <w:pPr>
        <w:pageBreakBefore w:val="0"/>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B">
      <w:pPr>
        <w:pageBreakBefore w:val="0"/>
        <w:jc w:val="both"/>
        <w:rPr/>
      </w:pPr>
      <w:r w:rsidDel="00000000" w:rsidR="00000000" w:rsidRPr="00000000">
        <w:rPr>
          <w:rtl w:val="0"/>
        </w:rPr>
        <w:t xml:space="preserve">As the 5</w:t>
      </w:r>
      <w:r w:rsidDel="00000000" w:rsidR="00000000" w:rsidRPr="00000000">
        <w:rPr>
          <w:vertAlign w:val="superscript"/>
          <w:rtl w:val="0"/>
        </w:rPr>
        <w:t xml:space="preserve">th</w:t>
      </w:r>
      <w:r w:rsidDel="00000000" w:rsidR="00000000" w:rsidRPr="00000000">
        <w:rPr>
          <w:rtl w:val="0"/>
        </w:rPr>
        <w:t xml:space="preserve"> largest economy in Africa by GDP, Morocco </w:t>
      </w:r>
      <w:ins w:author="Ryo Shibata" w:id="1" w:date="2023-04-19T03:36:10Z">
        <w:r w:rsidDel="00000000" w:rsidR="00000000" w:rsidRPr="00000000">
          <w:rPr>
            <w:rtl w:val="0"/>
          </w:rPr>
          <w:t xml:space="preserve">had</w:t>
        </w:r>
      </w:ins>
      <w:del w:author="Ryo Shibata" w:id="1" w:date="2023-04-19T03:36:10Z">
        <w:r w:rsidDel="00000000" w:rsidR="00000000" w:rsidRPr="00000000">
          <w:rPr>
            <w:rtl w:val="0"/>
          </w:rPr>
          <w:delText xml:space="preserve">has</w:delText>
        </w:r>
      </w:del>
      <w:r w:rsidDel="00000000" w:rsidR="00000000" w:rsidRPr="00000000">
        <w:rPr>
          <w:rtl w:val="0"/>
        </w:rPr>
        <w:t xml:space="preserve"> a GDP of 106 billion USD in 2013 and 117 billion USD in 2018, exhibiting a promising level of economic output. Figure 1 illustrates the time-series GDP results for top African countries from 1999-2018, and Morocco ranks among its counterparts as a major African economy. The period from 2013 to 2018 seems to be a stable period for Morocco in terms of GDP growth as compared with its emerging peers. During the six years, Morocco exhibited an annual GDP growth of 3.2%, slightly above the annual growth rates of the other five leading African economies, which have an arithmetic average growth rate of 0.8%. The mild economic growth during the period, we believe, can be reflected through changes in ECI and PCI, and can be further explained by mismatched production strategies adopted by Morocco during the period, which we will expand </w:t>
      </w:r>
      <w:ins w:author="Ryo Shibata" w:id="2" w:date="2023-04-19T03:36:19Z">
        <w:r w:rsidDel="00000000" w:rsidR="00000000" w:rsidRPr="00000000">
          <w:rPr>
            <w:rtl w:val="0"/>
          </w:rPr>
          <w:t xml:space="preserve">on at a </w:t>
        </w:r>
      </w:ins>
      <w:del w:author="Ryo Shibata" w:id="2" w:date="2023-04-19T03:36:19Z">
        <w:r w:rsidDel="00000000" w:rsidR="00000000" w:rsidRPr="00000000">
          <w:rPr>
            <w:rtl w:val="0"/>
          </w:rPr>
          <w:delText xml:space="preserve">at the</w:delText>
        </w:r>
      </w:del>
      <w:r w:rsidDel="00000000" w:rsidR="00000000" w:rsidRPr="00000000">
        <w:rPr>
          <w:rtl w:val="0"/>
        </w:rPr>
        <w:t xml:space="preserve"> later stage of the report.</w:t>
      </w:r>
    </w:p>
    <w:p w:rsidR="00000000" w:rsidDel="00000000" w:rsidP="00000000" w:rsidRDefault="00000000" w:rsidRPr="00000000" w14:paraId="0000001C">
      <w:pPr>
        <w:pageBreakBefore w:val="0"/>
        <w:jc w:val="both"/>
        <w:rPr/>
      </w:pPr>
      <w:r w:rsidDel="00000000" w:rsidR="00000000" w:rsidRPr="00000000">
        <w:rPr>
          <w:rtl w:val="0"/>
        </w:rPr>
      </w:r>
    </w:p>
    <w:p w:rsidR="00000000" w:rsidDel="00000000" w:rsidP="00000000" w:rsidRDefault="00000000" w:rsidRPr="00000000" w14:paraId="0000001D">
      <w:pPr>
        <w:pageBreakBefore w:val="0"/>
        <w:jc w:val="center"/>
        <w:rPr/>
      </w:pPr>
      <w:r w:rsidDel="00000000" w:rsidR="00000000" w:rsidRPr="00000000">
        <w:rPr/>
        <w:drawing>
          <wp:inline distB="114300" distT="114300" distL="114300" distR="114300">
            <wp:extent cx="3952875" cy="2842150"/>
            <wp:effectExtent b="12700" l="12700" r="12700" t="12700"/>
            <wp:docPr id="25" name="image26.png"/>
            <a:graphic>
              <a:graphicData uri="http://schemas.openxmlformats.org/drawingml/2006/picture">
                <pic:pic>
                  <pic:nvPicPr>
                    <pic:cNvPr id="0" name="image26.png"/>
                    <pic:cNvPicPr preferRelativeResize="0"/>
                  </pic:nvPicPr>
                  <pic:blipFill>
                    <a:blip r:embed="rId9"/>
                    <a:srcRect b="0" l="0" r="0" t="0"/>
                    <a:stretch>
                      <a:fillRect/>
                    </a:stretch>
                  </pic:blipFill>
                  <pic:spPr>
                    <a:xfrm>
                      <a:off x="0" y="0"/>
                      <a:ext cx="3952875" cy="28421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E">
      <w:pPr>
        <w:pageBreakBefore w:val="0"/>
        <w:jc w:val="both"/>
        <w:rPr/>
      </w:pPr>
      <w:r w:rsidDel="00000000" w:rsidR="00000000" w:rsidRPr="00000000">
        <w:rPr>
          <w:rtl w:val="0"/>
        </w:rPr>
      </w:r>
    </w:p>
    <w:p w:rsidR="00000000" w:rsidDel="00000000" w:rsidP="00000000" w:rsidRDefault="00000000" w:rsidRPr="00000000" w14:paraId="0000001F">
      <w:pPr>
        <w:pageBreakBefore w:val="0"/>
        <w:jc w:val="center"/>
        <w:rPr/>
      </w:pPr>
      <w:r w:rsidDel="00000000" w:rsidR="00000000" w:rsidRPr="00000000">
        <w:rPr>
          <w:rtl w:val="0"/>
        </w:rPr>
      </w:r>
    </w:p>
    <w:p w:rsidR="00000000" w:rsidDel="00000000" w:rsidP="00000000" w:rsidRDefault="00000000" w:rsidRPr="00000000" w14:paraId="00000020">
      <w:pPr>
        <w:pageBreakBefore w:val="0"/>
        <w:jc w:val="center"/>
        <w:rPr/>
      </w:pPr>
      <w:r w:rsidDel="00000000" w:rsidR="00000000" w:rsidRPr="00000000">
        <w:rPr>
          <w:rtl w:val="0"/>
        </w:rPr>
        <w:t xml:space="preserve">Figure 1: GDP Comparison Among Major African Economies</w:t>
      </w:r>
    </w:p>
    <w:p w:rsidR="00000000" w:rsidDel="00000000" w:rsidP="00000000" w:rsidRDefault="00000000" w:rsidRPr="00000000" w14:paraId="00000021">
      <w:pPr>
        <w:pageBreakBefore w:val="0"/>
        <w:jc w:val="both"/>
        <w:rPr/>
      </w:pPr>
      <w:r w:rsidDel="00000000" w:rsidR="00000000" w:rsidRPr="00000000">
        <w:rPr>
          <w:rtl w:val="0"/>
        </w:rPr>
      </w:r>
    </w:p>
    <w:p w:rsidR="00000000" w:rsidDel="00000000" w:rsidP="00000000" w:rsidRDefault="00000000" w:rsidRPr="00000000" w14:paraId="00000022">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3">
      <w:pPr>
        <w:pageBreakBefore w:val="0"/>
        <w:jc w:val="both"/>
        <w:rPr/>
      </w:pPr>
      <w:r w:rsidDel="00000000" w:rsidR="00000000" w:rsidRPr="00000000">
        <w:rPr>
          <w:rtl w:val="0"/>
        </w:rPr>
        <w:t xml:space="preserve">The Economic Complexity Index (ECI), as defined by Ricardo Hausmann and Cesar Hidalgo in 2009 to explain the knowledge accumulated in a country's population, exhibits a similar pattern for Morocco. As illustrated in Figure 2 below, Morocco exhibits a mild decrease in terms of its production capability from 2013 to 2018, as measured by ECI. This is in direct contrast to countries such as South Africa and Egypt, which demonstrate a disadvantage over Morocco in both the GDP and the ECI indicators. </w:t>
      </w:r>
    </w:p>
    <w:p w:rsidR="00000000" w:rsidDel="00000000" w:rsidP="00000000" w:rsidRDefault="00000000" w:rsidRPr="00000000" w14:paraId="00000024">
      <w:pPr>
        <w:pageBreakBefore w:val="0"/>
        <w:jc w:val="both"/>
        <w:rPr/>
      </w:pPr>
      <w:r w:rsidDel="00000000" w:rsidR="00000000" w:rsidRPr="00000000">
        <w:rPr>
          <w:rtl w:val="0"/>
        </w:rPr>
      </w:r>
    </w:p>
    <w:p w:rsidR="00000000" w:rsidDel="00000000" w:rsidP="00000000" w:rsidRDefault="00000000" w:rsidRPr="00000000" w14:paraId="00000025">
      <w:pPr>
        <w:pageBreakBefore w:val="0"/>
        <w:jc w:val="both"/>
        <w:rPr/>
      </w:pPr>
      <w:r w:rsidDel="00000000" w:rsidR="00000000" w:rsidRPr="00000000">
        <w:rPr/>
        <w:drawing>
          <wp:inline distB="114300" distT="114300" distL="114300" distR="114300">
            <wp:extent cx="2969759" cy="1643063"/>
            <wp:effectExtent b="12700" l="12700" r="12700" t="12700"/>
            <wp:docPr id="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969759" cy="1643063"/>
                    </a:xfrm>
                    <a:prstGeom prst="rect"/>
                    <a:ln w="12700">
                      <a:solidFill>
                        <a:srgbClr val="000000"/>
                      </a:solidFill>
                      <a:prstDash val="solid"/>
                    </a:ln>
                  </pic:spPr>
                </pic:pic>
              </a:graphicData>
            </a:graphic>
          </wp:inline>
        </w:drawing>
      </w:r>
      <w:r w:rsidDel="00000000" w:rsidR="00000000" w:rsidRPr="00000000">
        <w:rPr/>
        <w:drawing>
          <wp:inline distB="114300" distT="114300" distL="114300" distR="114300">
            <wp:extent cx="2528888" cy="1642266"/>
            <wp:effectExtent b="12700" l="12700" r="12700" t="12700"/>
            <wp:docPr id="5"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2528888" cy="164226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6">
      <w:pPr>
        <w:pageBreakBefore w:val="0"/>
        <w:jc w:val="center"/>
        <w:rPr/>
      </w:pPr>
      <w:r w:rsidDel="00000000" w:rsidR="00000000" w:rsidRPr="00000000">
        <w:rPr>
          <w:rtl w:val="0"/>
        </w:rPr>
      </w:r>
    </w:p>
    <w:p w:rsidR="00000000" w:rsidDel="00000000" w:rsidP="00000000" w:rsidRDefault="00000000" w:rsidRPr="00000000" w14:paraId="00000027">
      <w:pPr>
        <w:pageBreakBefore w:val="0"/>
        <w:jc w:val="center"/>
        <w:rPr/>
      </w:pPr>
      <w:r w:rsidDel="00000000" w:rsidR="00000000" w:rsidRPr="00000000">
        <w:rPr>
          <w:rtl w:val="0"/>
        </w:rPr>
        <w:t xml:space="preserve">Figure 2: ECI Comparison                            Figure 3: GDP and ECI (Morocco)</w:t>
      </w:r>
    </w:p>
    <w:p w:rsidR="00000000" w:rsidDel="00000000" w:rsidP="00000000" w:rsidRDefault="00000000" w:rsidRPr="00000000" w14:paraId="00000028">
      <w:pPr>
        <w:pageBreakBefore w:val="0"/>
        <w:jc w:val="both"/>
        <w:rPr/>
      </w:pPr>
      <w:r w:rsidDel="00000000" w:rsidR="00000000" w:rsidRPr="00000000">
        <w:rPr>
          <w:rtl w:val="0"/>
        </w:rPr>
      </w:r>
    </w:p>
    <w:p w:rsidR="00000000" w:rsidDel="00000000" w:rsidP="00000000" w:rsidRDefault="00000000" w:rsidRPr="00000000" w14:paraId="00000029">
      <w:pPr>
        <w:pageBreakBefore w:val="0"/>
        <w:jc w:val="both"/>
        <w:rPr/>
      </w:pPr>
      <w:r w:rsidDel="00000000" w:rsidR="00000000" w:rsidRPr="00000000">
        <w:rPr>
          <w:rtl w:val="0"/>
        </w:rPr>
        <w:t xml:space="preserve">Figure 3 offers a further comparison of GDP and ECI over the time span from 2013 to 2018 for Morocco. Based on statistical analysis, ECI is a significant covariate for GDP with an adjusted R-square of 11.8%. Over this time period, the mild economic growth is accompanied by a relatively stable ECI, showing that the mild economic growth experienced by Morocco during the period from 2013 to 2018 can be attributed to </w:t>
      </w:r>
      <w:ins w:author="Ryo Shibata" w:id="3" w:date="2023-04-19T03:37:08Z">
        <w:r w:rsidDel="00000000" w:rsidR="00000000" w:rsidRPr="00000000">
          <w:rPr>
            <w:rtl w:val="0"/>
          </w:rPr>
          <w:t xml:space="preserve">the</w:t>
        </w:r>
      </w:ins>
      <w:del w:author="Ryo Shibata" w:id="3" w:date="2023-04-19T03:37:08Z">
        <w:r w:rsidDel="00000000" w:rsidR="00000000" w:rsidRPr="00000000">
          <w:rPr>
            <w:rtl w:val="0"/>
          </w:rPr>
          <w:delText xml:space="preserve">its</w:delText>
        </w:r>
      </w:del>
      <w:r w:rsidDel="00000000" w:rsidR="00000000" w:rsidRPr="00000000">
        <w:rPr>
          <w:rtl w:val="0"/>
        </w:rPr>
        <w:t xml:space="preserve"> ineffectiveness of the country in developing a more competitive product space that helps to accumulate complicated knowledge and technology. In order to provide a more concrete answer to why this has happened, we will dive into an analysis of Morocco’s production structure and its product space designs in the next few chapters. </w:t>
      </w:r>
    </w:p>
    <w:p w:rsidR="00000000" w:rsidDel="00000000" w:rsidP="00000000" w:rsidRDefault="00000000" w:rsidRPr="00000000" w14:paraId="0000002A">
      <w:pPr>
        <w:pageBreakBefore w:val="0"/>
        <w:jc w:val="both"/>
        <w:rPr>
          <w:b w:val="1"/>
          <w:bCs w:val="1"/>
        </w:rPr>
      </w:pPr>
      <w:r w:rsidDel="00000000" w:rsidR="00000000" w:rsidRPr="00000000">
        <w:rPr>
          <w:rtl w:val="0"/>
        </w:rPr>
      </w:r>
    </w:p>
    <w:p w:rsidR="00000000" w:rsidDel="00000000" w:rsidP="00000000" w:rsidRDefault="00000000" w:rsidRPr="00000000" w14:paraId="0000002B">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2C">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2D">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2E">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w:t>
      </w:r>
      <w:ins w:author="Ryo Shibata" w:id="4" w:date="2023-04-19T03:37:15Z">
        <w:r w:rsidDel="00000000" w:rsidR="00000000" w:rsidRPr="00000000">
          <w:rPr>
            <w:rtl w:val="0"/>
          </w:rPr>
          <w:t xml:space="preserve">,</w:t>
        </w:r>
      </w:ins>
      <w:r w:rsidDel="00000000" w:rsidR="00000000" w:rsidRPr="00000000">
        <w:rPr>
          <w:rtl w:val="0"/>
        </w:rPr>
        <w:t xml:space="preserve">000 categories of products. In order to have a holistic vision of the product space of a country, however, a level of categorization is required. Products in our data source are label</w:t>
      </w:r>
      <w:del w:author="Ryo Shibata" w:id="5" w:date="2023-04-19T03:37:20Z">
        <w:r w:rsidDel="00000000" w:rsidR="00000000" w:rsidRPr="00000000">
          <w:rPr>
            <w:rtl w:val="0"/>
          </w:rPr>
          <w:delText xml:space="preserve">l</w:delText>
        </w:r>
      </w:del>
      <w:r w:rsidDel="00000000" w:rsidR="00000000" w:rsidRPr="00000000">
        <w:rPr>
          <w:rtl w:val="0"/>
        </w:rPr>
        <w:t xml:space="preserve">ed from 010000-999999, with the first two-digits representing a general category to which the product belongs. Based on the 99 categories as extracted from the label, we further group the products into 18 most widely-accepted industries, as summarized in Table 1.</w:t>
      </w:r>
    </w:p>
    <w:p w:rsidR="00000000" w:rsidDel="00000000" w:rsidP="00000000" w:rsidRDefault="00000000" w:rsidRPr="00000000" w14:paraId="0000002F">
      <w:pPr>
        <w:pageBreakBefore w:val="0"/>
        <w:jc w:val="both"/>
        <w:rPr/>
      </w:pPr>
      <w:r w:rsidDel="00000000" w:rsidR="00000000" w:rsidRPr="00000000">
        <w:rPr>
          <w:rtl w:val="0"/>
        </w:rPr>
      </w:r>
    </w:p>
    <w:p w:rsidR="00000000" w:rsidDel="00000000" w:rsidP="00000000" w:rsidRDefault="00000000" w:rsidRPr="00000000" w14:paraId="00000030">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31">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2">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33">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34">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35">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36">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37">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38">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39">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3A">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3B">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3C">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3D">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3E">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3F">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40">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41">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42">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43">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4">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45">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46">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47">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48">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49">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4A">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4B">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4C">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4D">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4E">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4F">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50">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51">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2">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53">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54">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55">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56">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57">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58">
      <w:pPr>
        <w:pageBreakBefore w:val="0"/>
        <w:jc w:val="both"/>
        <w:rPr/>
      </w:pPr>
      <w:r w:rsidDel="00000000" w:rsidR="00000000" w:rsidRPr="00000000">
        <w:rPr>
          <w:rtl w:val="0"/>
        </w:rPr>
      </w:r>
    </w:p>
    <w:p w:rsidR="00000000" w:rsidDel="00000000" w:rsidP="00000000" w:rsidRDefault="00000000" w:rsidRPr="00000000" w14:paraId="00000059">
      <w:pPr>
        <w:pageBreakBefore w:val="0"/>
        <w:jc w:val="center"/>
        <w:rPr/>
      </w:pPr>
      <w:r w:rsidDel="00000000" w:rsidR="00000000" w:rsidRPr="00000000">
        <w:rPr>
          <w:rtl w:val="0"/>
        </w:rPr>
        <w:t xml:space="preserve">Table 1: Categorization of Products</w:t>
      </w:r>
    </w:p>
    <w:p w:rsidR="00000000" w:rsidDel="00000000" w:rsidP="00000000" w:rsidRDefault="00000000" w:rsidRPr="00000000" w14:paraId="0000005A">
      <w:pPr>
        <w:pageBreakBefore w:val="0"/>
        <w:jc w:val="both"/>
        <w:rPr/>
      </w:pPr>
      <w:r w:rsidDel="00000000" w:rsidR="00000000" w:rsidRPr="00000000">
        <w:rPr>
          <w:rtl w:val="0"/>
        </w:rPr>
      </w:r>
    </w:p>
    <w:p w:rsidR="00000000" w:rsidDel="00000000" w:rsidP="00000000" w:rsidRDefault="00000000" w:rsidRPr="00000000" w14:paraId="0000005B">
      <w:pPr>
        <w:pageBreakBefore w:val="0"/>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w:t>
      </w:r>
      <w:ins w:author="Ryo Shibata" w:id="6" w:date="2023-04-19T03:37:45Z">
        <w:r w:rsidDel="00000000" w:rsidR="00000000" w:rsidRPr="00000000">
          <w:rPr>
            <w:rtl w:val="0"/>
          </w:rPr>
          <w:t xml:space="preserve">e</w:t>
        </w:r>
      </w:ins>
      <w:del w:author="Ryo Shibata" w:id="6" w:date="2023-04-19T03:37:45Z">
        <w:r w:rsidDel="00000000" w:rsidR="00000000" w:rsidRPr="00000000">
          <w:rPr>
            <w:rtl w:val="0"/>
          </w:rPr>
          <w:delText xml:space="preserve">c</w:delText>
        </w:r>
      </w:del>
      <w:r w:rsidDel="00000000" w:rsidR="00000000" w:rsidRPr="00000000">
        <w:rPr>
          <w:rtl w:val="0"/>
        </w:rPr>
        <w:t xml:space="preserve">s, as measured by GDP, tend to be those that are capable of producing and exporting High-complexity Products as we define them. </w:t>
      </w:r>
      <w:del w:author="Ryo Shibata" w:id="7" w:date="2023-04-19T03:37:39Z">
        <w:r w:rsidDel="00000000" w:rsidR="00000000" w:rsidRPr="00000000">
          <w:rPr>
            <w:rtl w:val="0"/>
          </w:rPr>
          <w:delText xml:space="preserve">The </w:delText>
        </w:r>
      </w:del>
      <w:r w:rsidDel="00000000" w:rsidR="00000000" w:rsidRPr="00000000">
        <w:rPr>
          <w:rtl w:val="0"/>
        </w:rPr>
        <w:t xml:space="preserve">Figure</w:t>
      </w:r>
      <w:ins w:author="Ryo Shibata" w:id="8" w:date="2023-04-19T03:37:40Z">
        <w:r w:rsidDel="00000000" w:rsidR="00000000" w:rsidRPr="00000000">
          <w:rPr>
            <w:rtl w:val="0"/>
          </w:rPr>
          <w:t xml:space="preserve">s</w:t>
        </w:r>
      </w:ins>
      <w:r w:rsidDel="00000000" w:rsidR="00000000" w:rsidRPr="00000000">
        <w:rPr>
          <w:rtl w:val="0"/>
        </w:rPr>
        <w:t xml:space="preserve"> 3 and 4 show the OLS results in a universe of 107 and 21 typical countries</w:t>
      </w:r>
      <w:ins w:author="Ryo Shibata" w:id="9" w:date="2023-04-19T03:37:35Z">
        <w:r w:rsidDel="00000000" w:rsidR="00000000" w:rsidRPr="00000000">
          <w:rPr>
            <w:rtl w:val="0"/>
          </w:rPr>
          <w:t xml:space="preserve">,</w:t>
        </w:r>
      </w:ins>
      <w:r w:rsidDel="00000000" w:rsidR="00000000" w:rsidRPr="00000000">
        <w:rPr>
          <w:rtl w:val="0"/>
        </w:rPr>
        <w:t xml:space="preserve"> respectively.</w:t>
      </w:r>
    </w:p>
    <w:p w:rsidR="00000000" w:rsidDel="00000000" w:rsidP="00000000" w:rsidRDefault="00000000" w:rsidRPr="00000000" w14:paraId="0000005C">
      <w:pPr>
        <w:pageBreakBefore w:val="0"/>
        <w:jc w:val="both"/>
        <w:rPr/>
      </w:pPr>
      <w:r w:rsidDel="00000000" w:rsidR="00000000" w:rsidRPr="00000000">
        <w:rPr>
          <w:rtl w:val="0"/>
        </w:rPr>
      </w:r>
    </w:p>
    <w:p w:rsidR="00000000" w:rsidDel="00000000" w:rsidP="00000000" w:rsidRDefault="00000000" w:rsidRPr="00000000" w14:paraId="0000005D">
      <w:pPr>
        <w:pageBreakBefore w:val="0"/>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5E">
            <w:pPr>
              <w:pageBreakBefore w:val="0"/>
              <w:jc w:val="center"/>
              <w:rPr/>
            </w:pPr>
            <w:r w:rsidDel="00000000" w:rsidR="00000000" w:rsidRPr="00000000">
              <w:rPr>
                <w:rtl w:val="0"/>
              </w:rPr>
            </w:r>
          </w:p>
        </w:tc>
        <w:tc>
          <w:tcPr/>
          <w:p w:rsidR="00000000" w:rsidDel="00000000" w:rsidP="00000000" w:rsidRDefault="00000000" w:rsidRPr="00000000" w14:paraId="0000005F">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0">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61">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2">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63">
            <w:pPr>
              <w:pageBreakBefore w:val="0"/>
              <w:jc w:val="center"/>
              <w:rPr/>
            </w:pPr>
            <w:r w:rsidDel="00000000" w:rsidR="00000000" w:rsidRPr="00000000">
              <w:rPr>
                <w:rtl w:val="0"/>
              </w:rPr>
              <w:t xml:space="preserve">0.075</w:t>
            </w:r>
          </w:p>
        </w:tc>
        <w:tc>
          <w:tcPr>
            <w:vAlign w:val="bottom"/>
          </w:tcPr>
          <w:p w:rsidR="00000000" w:rsidDel="00000000" w:rsidP="00000000" w:rsidRDefault="00000000" w:rsidRPr="00000000" w14:paraId="00000064">
            <w:pPr>
              <w:pageBreakBefore w:val="0"/>
              <w:jc w:val="center"/>
              <w:rPr/>
            </w:pPr>
            <w:r w:rsidDel="00000000" w:rsidR="00000000" w:rsidRPr="00000000">
              <w:rPr>
                <w:rtl w:val="0"/>
              </w:rPr>
              <w:t xml:space="preserve">0.006</w:t>
            </w:r>
          </w:p>
        </w:tc>
        <w:tc>
          <w:tcPr>
            <w:vAlign w:val="bottom"/>
          </w:tcPr>
          <w:p w:rsidR="00000000" w:rsidDel="00000000" w:rsidP="00000000" w:rsidRDefault="00000000" w:rsidRPr="00000000" w14:paraId="00000065">
            <w:pPr>
              <w:pageBreakBefore w:val="0"/>
              <w:jc w:val="center"/>
              <w:rPr/>
            </w:pPr>
            <w:r w:rsidDel="00000000" w:rsidR="00000000" w:rsidRPr="00000000">
              <w:rPr>
                <w:rtl w:val="0"/>
              </w:rPr>
              <w:t xml:space="preserve">0.002</w:t>
            </w:r>
          </w:p>
        </w:tc>
      </w:tr>
      <w:tr>
        <w:trPr>
          <w:cantSplit w:val="0"/>
          <w:tblHeader w:val="0"/>
        </w:trPr>
        <w:tc>
          <w:tcPr/>
          <w:p w:rsidR="00000000" w:rsidDel="00000000" w:rsidP="00000000" w:rsidRDefault="00000000" w:rsidRPr="00000000" w14:paraId="00000066">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67">
            <w:pPr>
              <w:pageBreakBefore w:val="0"/>
              <w:jc w:val="center"/>
              <w:rPr>
                <w:highlight w:val="white"/>
              </w:rPr>
            </w:pPr>
            <w:r w:rsidDel="00000000" w:rsidR="00000000" w:rsidRPr="00000000">
              <w:rPr>
                <w:highlight w:val="white"/>
                <w:rtl w:val="0"/>
              </w:rPr>
              <w:t xml:space="preserve">9.556</w:t>
            </w:r>
          </w:p>
        </w:tc>
        <w:tc>
          <w:tcPr>
            <w:vAlign w:val="bottom"/>
          </w:tcPr>
          <w:p w:rsidR="00000000" w:rsidDel="00000000" w:rsidP="00000000" w:rsidRDefault="00000000" w:rsidRPr="00000000" w14:paraId="00000068">
            <w:pPr>
              <w:pageBreakBefore w:val="0"/>
              <w:jc w:val="center"/>
              <w:rPr>
                <w:highlight w:val="white"/>
              </w:rPr>
            </w:pPr>
            <w:r w:rsidDel="00000000" w:rsidR="00000000" w:rsidRPr="00000000">
              <w:rPr>
                <w:highlight w:val="white"/>
                <w:rtl w:val="0"/>
              </w:rPr>
              <w:t xml:space="preserve">1.638</w:t>
            </w:r>
          </w:p>
        </w:tc>
        <w:tc>
          <w:tcPr>
            <w:vAlign w:val="bottom"/>
          </w:tcPr>
          <w:p w:rsidR="00000000" w:rsidDel="00000000" w:rsidP="00000000" w:rsidRDefault="00000000" w:rsidRPr="00000000" w14:paraId="00000069">
            <w:pPr>
              <w:pageBreakBefore w:val="0"/>
              <w:jc w:val="center"/>
              <w:rPr/>
            </w:pPr>
            <w:r w:rsidDel="00000000" w:rsidR="00000000" w:rsidRPr="00000000">
              <w:rPr>
                <w:rtl w:val="0"/>
              </w:rPr>
              <w:t xml:space="preserve">1.175</w:t>
            </w:r>
          </w:p>
        </w:tc>
      </w:tr>
      <w:tr>
        <w:trPr>
          <w:cantSplit w:val="0"/>
          <w:tblHeader w:val="0"/>
        </w:trPr>
        <w:tc>
          <w:tcPr/>
          <w:p w:rsidR="00000000" w:rsidDel="00000000" w:rsidP="00000000" w:rsidRDefault="00000000" w:rsidRPr="00000000" w14:paraId="0000006A">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6B">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6C">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6D">
            <w:pPr>
              <w:pageBreakBefore w:val="0"/>
              <w:jc w:val="center"/>
              <w:rPr/>
            </w:pPr>
            <w:r w:rsidDel="00000000" w:rsidR="00000000" w:rsidRPr="00000000">
              <w:rPr>
                <w:rtl w:val="0"/>
              </w:rPr>
              <w:t xml:space="preserve">107</w:t>
            </w:r>
          </w:p>
        </w:tc>
      </w:tr>
    </w:tbl>
    <w:p w:rsidR="00000000" w:rsidDel="00000000" w:rsidP="00000000" w:rsidRDefault="00000000" w:rsidRPr="00000000" w14:paraId="0000006E">
      <w:pPr>
        <w:pageBreakBefore w:val="0"/>
        <w:jc w:val="center"/>
        <w:rPr/>
      </w:pPr>
      <w:r w:rsidDel="00000000" w:rsidR="00000000" w:rsidRPr="00000000">
        <w:rPr>
          <w:rtl w:val="0"/>
        </w:rPr>
      </w:r>
    </w:p>
    <w:p w:rsidR="00000000" w:rsidDel="00000000" w:rsidP="00000000" w:rsidRDefault="00000000" w:rsidRPr="00000000" w14:paraId="0000006F">
      <w:pPr>
        <w:pageBreakBefore w:val="0"/>
        <w:jc w:val="center"/>
        <w:rPr/>
      </w:pPr>
      <w:r w:rsidDel="00000000" w:rsidR="00000000" w:rsidRPr="00000000">
        <w:rPr>
          <w:rtl w:val="0"/>
        </w:rPr>
        <w:t xml:space="preserve">Figure 3: OLS Regression Results of GDP against Percentage Volume of Exports </w:t>
      </w:r>
    </w:p>
    <w:p w:rsidR="00000000" w:rsidDel="00000000" w:rsidP="00000000" w:rsidRDefault="00000000" w:rsidRPr="00000000" w14:paraId="00000070">
      <w:pPr>
        <w:pageBreakBefore w:val="0"/>
        <w:jc w:val="both"/>
        <w:rPr/>
      </w:pPr>
      <w:r w:rsidDel="00000000" w:rsidR="00000000" w:rsidRPr="00000000">
        <w:rPr>
          <w:rtl w:val="0"/>
        </w:rPr>
      </w:r>
    </w:p>
    <w:p w:rsidR="00000000" w:rsidDel="00000000" w:rsidP="00000000" w:rsidRDefault="00000000" w:rsidRPr="00000000" w14:paraId="00000071">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2">
            <w:pPr>
              <w:pageBreakBefore w:val="0"/>
              <w:jc w:val="center"/>
              <w:rPr/>
            </w:pPr>
            <w:r w:rsidDel="00000000" w:rsidR="00000000" w:rsidRPr="00000000">
              <w:rPr>
                <w:rtl w:val="0"/>
              </w:rPr>
            </w:r>
          </w:p>
        </w:tc>
        <w:tc>
          <w:tcPr/>
          <w:p w:rsidR="00000000" w:rsidDel="00000000" w:rsidP="00000000" w:rsidRDefault="00000000" w:rsidRPr="00000000" w14:paraId="00000073">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4">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5">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6">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77">
            <w:pPr>
              <w:pageBreakBefore w:val="0"/>
              <w:jc w:val="center"/>
              <w:rPr/>
            </w:pPr>
            <w:r w:rsidDel="00000000" w:rsidR="00000000" w:rsidRPr="00000000">
              <w:rPr>
                <w:rtl w:val="0"/>
              </w:rPr>
              <w:t xml:space="preserve">0.149</w:t>
            </w:r>
          </w:p>
        </w:tc>
        <w:tc>
          <w:tcPr>
            <w:vAlign w:val="bottom"/>
          </w:tcPr>
          <w:p w:rsidR="00000000" w:rsidDel="00000000" w:rsidP="00000000" w:rsidRDefault="00000000" w:rsidRPr="00000000" w14:paraId="00000078">
            <w:pPr>
              <w:pageBreakBefore w:val="0"/>
              <w:jc w:val="center"/>
              <w:rPr/>
            </w:pPr>
            <w:r w:rsidDel="00000000" w:rsidR="00000000" w:rsidRPr="00000000">
              <w:rPr>
                <w:rtl w:val="0"/>
              </w:rPr>
              <w:t xml:space="preserve">0.003</w:t>
            </w:r>
          </w:p>
        </w:tc>
        <w:tc>
          <w:tcPr>
            <w:vAlign w:val="bottom"/>
          </w:tcPr>
          <w:p w:rsidR="00000000" w:rsidDel="00000000" w:rsidP="00000000" w:rsidRDefault="00000000" w:rsidRPr="00000000" w14:paraId="00000079">
            <w:pPr>
              <w:pageBreakBefore w:val="0"/>
              <w:jc w:val="center"/>
              <w:rPr/>
            </w:pPr>
            <w:r w:rsidDel="00000000" w:rsidR="00000000" w:rsidRPr="00000000">
              <w:rPr>
                <w:rtl w:val="0"/>
              </w:rPr>
              <w:t xml:space="preserve">-0.012</w:t>
            </w:r>
          </w:p>
        </w:tc>
      </w:tr>
      <w:tr>
        <w:trPr>
          <w:cantSplit w:val="0"/>
          <w:tblHeader w:val="0"/>
        </w:trPr>
        <w:tc>
          <w:tcPr/>
          <w:p w:rsidR="00000000" w:rsidDel="00000000" w:rsidP="00000000" w:rsidRDefault="00000000" w:rsidRPr="00000000" w14:paraId="0000007A">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7B">
            <w:pPr>
              <w:pageBreakBefore w:val="0"/>
              <w:jc w:val="center"/>
              <w:rPr>
                <w:highlight w:val="white"/>
              </w:rPr>
            </w:pPr>
            <w:r w:rsidDel="00000000" w:rsidR="00000000" w:rsidRPr="00000000">
              <w:rPr>
                <w:highlight w:val="white"/>
                <w:rtl w:val="0"/>
              </w:rPr>
              <w:t xml:space="preserve">4.510</w:t>
            </w:r>
          </w:p>
        </w:tc>
        <w:tc>
          <w:tcPr>
            <w:vAlign w:val="bottom"/>
          </w:tcPr>
          <w:p w:rsidR="00000000" w:rsidDel="00000000" w:rsidP="00000000" w:rsidRDefault="00000000" w:rsidRPr="00000000" w14:paraId="0000007C">
            <w:pPr>
              <w:pageBreakBefore w:val="0"/>
              <w:jc w:val="center"/>
              <w:rPr>
                <w:highlight w:val="white"/>
              </w:rPr>
            </w:pPr>
            <w:r w:rsidDel="00000000" w:rsidR="00000000" w:rsidRPr="00000000">
              <w:rPr>
                <w:highlight w:val="white"/>
                <w:rtl w:val="0"/>
              </w:rPr>
              <w:t xml:space="preserve">1.059</w:t>
            </w:r>
          </w:p>
        </w:tc>
        <w:tc>
          <w:tcPr>
            <w:vAlign w:val="bottom"/>
          </w:tcPr>
          <w:p w:rsidR="00000000" w:rsidDel="00000000" w:rsidP="00000000" w:rsidRDefault="00000000" w:rsidRPr="00000000" w14:paraId="0000007D">
            <w:pPr>
              <w:pageBreakBefore w:val="0"/>
              <w:jc w:val="center"/>
              <w:rPr/>
            </w:pPr>
            <w:r w:rsidDel="00000000" w:rsidR="00000000" w:rsidRPr="00000000">
              <w:rPr>
                <w:rtl w:val="0"/>
              </w:rPr>
              <w:t xml:space="preserve">0.7542</w:t>
            </w:r>
          </w:p>
        </w:tc>
      </w:tr>
      <w:tr>
        <w:trPr>
          <w:cantSplit w:val="0"/>
          <w:tblHeader w:val="0"/>
        </w:trPr>
        <w:tc>
          <w:tcPr/>
          <w:p w:rsidR="00000000" w:rsidDel="00000000" w:rsidP="00000000" w:rsidRDefault="00000000" w:rsidRPr="00000000" w14:paraId="0000007E">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7F">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80">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81">
            <w:pPr>
              <w:pageBreakBefore w:val="0"/>
              <w:jc w:val="center"/>
              <w:rPr/>
            </w:pPr>
            <w:r w:rsidDel="00000000" w:rsidR="00000000" w:rsidRPr="00000000">
              <w:rPr>
                <w:rtl w:val="0"/>
              </w:rPr>
              <w:t xml:space="preserve">21</w:t>
            </w:r>
          </w:p>
        </w:tc>
      </w:tr>
    </w:tbl>
    <w:p w:rsidR="00000000" w:rsidDel="00000000" w:rsidP="00000000" w:rsidRDefault="00000000" w:rsidRPr="00000000" w14:paraId="00000082">
      <w:pPr>
        <w:pageBreakBefore w:val="0"/>
        <w:jc w:val="center"/>
        <w:rPr/>
      </w:pPr>
      <w:r w:rsidDel="00000000" w:rsidR="00000000" w:rsidRPr="00000000">
        <w:rPr>
          <w:rtl w:val="0"/>
        </w:rPr>
      </w:r>
    </w:p>
    <w:p w:rsidR="00000000" w:rsidDel="00000000" w:rsidP="00000000" w:rsidRDefault="00000000" w:rsidRPr="00000000" w14:paraId="00000083">
      <w:pPr>
        <w:pageBreakBefore w:val="0"/>
        <w:jc w:val="center"/>
        <w:rPr/>
      </w:pPr>
      <w:r w:rsidDel="00000000" w:rsidR="00000000" w:rsidRPr="00000000">
        <w:rPr>
          <w:rtl w:val="0"/>
        </w:rPr>
        <w:t xml:space="preserve">Figure 4: OLS Regression Results of GDP against Volume of Percentage Exports</w:t>
      </w:r>
    </w:p>
    <w:p w:rsidR="00000000" w:rsidDel="00000000" w:rsidP="00000000" w:rsidRDefault="00000000" w:rsidRPr="00000000" w14:paraId="00000084">
      <w:pPr>
        <w:pageBreakBefore w:val="0"/>
        <w:jc w:val="center"/>
        <w:rPr>
          <w:sz w:val="20"/>
          <w:szCs w:val="20"/>
        </w:rPr>
      </w:pPr>
      <w:r w:rsidDel="00000000" w:rsidR="00000000" w:rsidRPr="00000000">
        <w:rPr>
          <w:rtl w:val="0"/>
        </w:rPr>
      </w:r>
    </w:p>
    <w:p w:rsidR="00000000" w:rsidDel="00000000" w:rsidP="00000000" w:rsidRDefault="00000000" w:rsidRPr="00000000" w14:paraId="00000085">
      <w:pPr>
        <w:pageBreakBefore w:val="0"/>
        <w:jc w:val="center"/>
        <w:rPr/>
      </w:pPr>
      <w:r w:rsidDel="00000000" w:rsidR="00000000" w:rsidRPr="00000000">
        <w:rPr>
          <w:rtl w:val="0"/>
        </w:rPr>
      </w:r>
    </w:p>
    <w:p w:rsidR="00000000" w:rsidDel="00000000" w:rsidP="00000000" w:rsidRDefault="00000000" w:rsidRPr="00000000" w14:paraId="00000086">
      <w:pPr>
        <w:pageBreakBefore w:val="0"/>
        <w:jc w:val="both"/>
        <w:rPr>
          <w:b w:val="1"/>
          <w:bCs w:val="1"/>
        </w:rPr>
      </w:pPr>
      <w:r w:rsidDel="00000000" w:rsidR="00000000" w:rsidRPr="00000000">
        <w:rPr>
          <w:rtl w:val="0"/>
        </w:rPr>
      </w:r>
    </w:p>
    <w:p w:rsidR="00000000" w:rsidDel="00000000" w:rsidP="00000000" w:rsidRDefault="00000000" w:rsidRPr="00000000" w14:paraId="00000087">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88">
      <w:pPr>
        <w:pageBreakBefore w:val="0"/>
        <w:jc w:val="both"/>
        <w:rPr/>
      </w:pPr>
      <w:r w:rsidDel="00000000" w:rsidR="00000000" w:rsidRPr="00000000">
        <w:rPr>
          <w:rtl w:val="0"/>
        </w:rPr>
        <w:t xml:space="preserve">Based on the product categorization aforementioned, we aim to capture Morocco’s realized industry production strategy between 2013 and 2018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in developing products within that group. Defining this net distance change as the Realized Industry Development (RID), our export data allow us to calculate and compare </w:t>
      </w:r>
      <w:ins w:author="Ryo Shibata" w:id="10" w:date="2023-04-19T03:47:16Z">
        <w:r w:rsidDel="00000000" w:rsidR="00000000" w:rsidRPr="00000000">
          <w:rPr>
            <w:rtl w:val="0"/>
          </w:rPr>
          <w:t xml:space="preserve">the </w:t>
        </w:r>
      </w:ins>
      <w:r w:rsidDel="00000000" w:rsidR="00000000" w:rsidRPr="00000000">
        <w:rPr>
          <w:rtl w:val="0"/>
        </w:rPr>
        <w:t xml:space="preserve">RID of Morocco and the 18 product groups in 2013 and 2018 through subtraction, where a positive RID indicates a shortening of the distance (i.e., advancement of the industry), and a negative RID indicates the reverse. As ranked in Table 2, during the period from 2013 to 2018, Morocco has focused on products with a moderate level of complexity and those requiring intermediate skills. </w:t>
      </w:r>
    </w:p>
    <w:p w:rsidR="00000000" w:rsidDel="00000000" w:rsidP="00000000" w:rsidRDefault="00000000" w:rsidRPr="00000000" w14:paraId="00000089">
      <w:pPr>
        <w:pageBreakBefore w:val="0"/>
        <w:jc w:val="center"/>
        <w:rPr/>
      </w:pPr>
      <w:r w:rsidDel="00000000" w:rsidR="00000000" w:rsidRPr="00000000">
        <w:rPr/>
        <w:drawing>
          <wp:inline distB="114300" distT="114300" distL="114300" distR="114300">
            <wp:extent cx="5210175" cy="2543175"/>
            <wp:effectExtent b="0" l="0" r="0" t="0"/>
            <wp:docPr id="17"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210175" cy="2543175"/>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pageBreakBefore w:val="0"/>
        <w:jc w:val="center"/>
        <w:rPr/>
      </w:pPr>
      <w:r w:rsidDel="00000000" w:rsidR="00000000" w:rsidRPr="00000000">
        <w:rPr>
          <w:rtl w:val="0"/>
        </w:rPr>
        <w:t xml:space="preserve">Table 2: Realized Industry Development (RID) of Morocco</w:t>
      </w:r>
    </w:p>
    <w:p w:rsidR="00000000" w:rsidDel="00000000" w:rsidP="00000000" w:rsidRDefault="00000000" w:rsidRPr="00000000" w14:paraId="0000008B">
      <w:pPr>
        <w:pageBreakBefore w:val="0"/>
        <w:jc w:val="both"/>
        <w:rPr>
          <w:b w:val="1"/>
          <w:bCs w:val="1"/>
        </w:rPr>
      </w:pPr>
      <w:r w:rsidDel="00000000" w:rsidR="00000000" w:rsidRPr="00000000">
        <w:rPr>
          <w:rtl w:val="0"/>
        </w:rPr>
      </w:r>
    </w:p>
    <w:p w:rsidR="00000000" w:rsidDel="00000000" w:rsidP="00000000" w:rsidRDefault="00000000" w:rsidRPr="00000000" w14:paraId="0000008C">
      <w:pPr>
        <w:pageBreakBefore w:val="0"/>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8D">
      <w:pPr>
        <w:pageBreakBefore w:val="0"/>
        <w:jc w:val="both"/>
        <w:rPr/>
      </w:pPr>
      <w:r w:rsidDel="00000000" w:rsidR="00000000" w:rsidRPr="00000000">
        <w:rPr>
          <w:rtl w:val="0"/>
        </w:rPr>
        <w:t xml:space="preserve">Table</w:t>
      </w:r>
      <w:ins w:author="Ryo Shibata" w:id="11" w:date="2023-04-19T03:47:21Z">
        <w:r w:rsidDel="00000000" w:rsidR="00000000" w:rsidRPr="00000000">
          <w:rPr>
            <w:rtl w:val="0"/>
          </w:rPr>
          <w:t xml:space="preserve">s</w:t>
        </w:r>
      </w:ins>
      <w:r w:rsidDel="00000000" w:rsidR="00000000" w:rsidRPr="00000000">
        <w:rPr>
          <w:rtl w:val="0"/>
        </w:rPr>
        <w:t xml:space="preserve"> 3 and 4 below summarize how the production strategy adopted by Morocco compares with leading economies and a selected group of emerging economies in the world, as measured in RID. It can be directly observed that Morocco focused on products with a lower complexity level, when compared against leading economies such as the United States and Germany, which gave a considerable level of attention to more advanced product groups such as clothing, services and utilities, and chemical manufacturing.</w:t>
      </w:r>
    </w:p>
    <w:p w:rsidR="00000000" w:rsidDel="00000000" w:rsidP="00000000" w:rsidRDefault="00000000" w:rsidRPr="00000000" w14:paraId="0000008E">
      <w:pPr>
        <w:pageBreakBefore w:val="0"/>
        <w:jc w:val="both"/>
        <w:rPr/>
      </w:pPr>
      <w:r w:rsidDel="00000000" w:rsidR="00000000" w:rsidRPr="00000000">
        <w:rPr>
          <w:rtl w:val="0"/>
        </w:rPr>
      </w:r>
    </w:p>
    <w:tbl>
      <w:tblPr>
        <w:tblStyle w:val="Table4"/>
        <w:tblW w:w="89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p w:rsidR="00000000" w:rsidDel="00000000" w:rsidP="00000000" w:rsidRDefault="00000000" w:rsidRPr="00000000" w14:paraId="0000008F">
            <w:pPr>
              <w:pageBreakBefore w:val="0"/>
              <w:jc w:val="both"/>
              <w:rPr/>
            </w:pPr>
            <w:r w:rsidDel="00000000" w:rsidR="00000000" w:rsidRPr="00000000">
              <w:rPr>
                <w:rtl w:val="0"/>
              </w:rPr>
              <w:t xml:space="preserve">Ranking</w:t>
            </w:r>
          </w:p>
        </w:tc>
        <w:tc>
          <w:tcPr/>
          <w:p w:rsidR="00000000" w:rsidDel="00000000" w:rsidP="00000000" w:rsidRDefault="00000000" w:rsidRPr="00000000" w14:paraId="00000090">
            <w:pPr>
              <w:pageBreakBefore w:val="0"/>
              <w:jc w:val="both"/>
              <w:rPr/>
            </w:pPr>
            <w:r w:rsidDel="00000000" w:rsidR="00000000" w:rsidRPr="00000000">
              <w:rPr>
                <w:rtl w:val="0"/>
              </w:rPr>
              <w:t xml:space="preserve">France</w:t>
            </w:r>
          </w:p>
        </w:tc>
        <w:tc>
          <w:tcPr/>
          <w:p w:rsidR="00000000" w:rsidDel="00000000" w:rsidP="00000000" w:rsidRDefault="00000000" w:rsidRPr="00000000" w14:paraId="00000091">
            <w:pPr>
              <w:pageBreakBefore w:val="0"/>
              <w:jc w:val="both"/>
              <w:rPr/>
            </w:pPr>
            <w:r w:rsidDel="00000000" w:rsidR="00000000" w:rsidRPr="00000000">
              <w:rPr>
                <w:rtl w:val="0"/>
              </w:rPr>
              <w:t xml:space="preserve">The United States</w:t>
            </w:r>
          </w:p>
        </w:tc>
        <w:tc>
          <w:tcPr/>
          <w:p w:rsidR="00000000" w:rsidDel="00000000" w:rsidP="00000000" w:rsidRDefault="00000000" w:rsidRPr="00000000" w14:paraId="00000092">
            <w:pPr>
              <w:pageBreakBefore w:val="0"/>
              <w:jc w:val="both"/>
              <w:rPr/>
            </w:pPr>
            <w:r w:rsidDel="00000000" w:rsidR="00000000" w:rsidRPr="00000000">
              <w:rPr>
                <w:rtl w:val="0"/>
              </w:rPr>
              <w:t xml:space="preserve">Germany</w:t>
            </w:r>
          </w:p>
        </w:tc>
      </w:tr>
      <w:tr>
        <w:trPr>
          <w:cantSplit w:val="0"/>
          <w:tblHeader w:val="0"/>
        </w:trPr>
        <w:tc>
          <w:tcPr/>
          <w:p w:rsidR="00000000" w:rsidDel="00000000" w:rsidP="00000000" w:rsidRDefault="00000000" w:rsidRPr="00000000" w14:paraId="00000093">
            <w:pPr>
              <w:pageBreakBefore w:val="0"/>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94">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95">
            <w:pPr>
              <w:pageBreakBefore w:val="0"/>
              <w:jc w:val="both"/>
              <w:rPr>
                <w:sz w:val="20"/>
                <w:szCs w:val="20"/>
              </w:rPr>
            </w:pPr>
            <w:r w:rsidDel="00000000" w:rsidR="00000000" w:rsidRPr="00000000">
              <w:rPr>
                <w:sz w:val="20"/>
                <w:szCs w:val="20"/>
                <w:rtl w:val="0"/>
              </w:rPr>
              <w:t xml:space="preserve">Services and Utilities</w:t>
            </w:r>
          </w:p>
        </w:tc>
        <w:tc>
          <w:tcPr>
            <w:vAlign w:val="bottom"/>
          </w:tcPr>
          <w:p w:rsidR="00000000" w:rsidDel="00000000" w:rsidP="00000000" w:rsidRDefault="00000000" w:rsidRPr="00000000" w14:paraId="00000096">
            <w:pPr>
              <w:pageBreakBefore w:val="0"/>
              <w:jc w:val="both"/>
              <w:rPr>
                <w:sz w:val="20"/>
                <w:szCs w:val="20"/>
              </w:rPr>
            </w:pPr>
            <w:r w:rsidDel="00000000" w:rsidR="00000000" w:rsidRPr="00000000">
              <w:rPr>
                <w:sz w:val="20"/>
                <w:szCs w:val="20"/>
                <w:rtl w:val="0"/>
              </w:rPr>
              <w:t xml:space="preserve">High-complexity Products</w:t>
            </w:r>
          </w:p>
        </w:tc>
      </w:tr>
      <w:tr>
        <w:trPr>
          <w:cantSplit w:val="0"/>
          <w:tblHeader w:val="0"/>
        </w:trPr>
        <w:tc>
          <w:tcPr/>
          <w:p w:rsidR="00000000" w:rsidDel="00000000" w:rsidP="00000000" w:rsidRDefault="00000000" w:rsidRPr="00000000" w14:paraId="00000097">
            <w:pPr>
              <w:pageBreakBefore w:val="0"/>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98">
            <w:pPr>
              <w:pageBreakBefore w:val="0"/>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099">
            <w:pPr>
              <w:pageBreakBefore w:val="0"/>
              <w:jc w:val="both"/>
              <w:rPr>
                <w:sz w:val="20"/>
                <w:szCs w:val="20"/>
              </w:rPr>
            </w:pPr>
            <w:r w:rsidDel="00000000" w:rsidR="00000000" w:rsidRPr="00000000">
              <w:rPr>
                <w:sz w:val="20"/>
                <w:szCs w:val="20"/>
                <w:rtl w:val="0"/>
              </w:rPr>
              <w:t xml:space="preserve">Weapons</w:t>
            </w:r>
          </w:p>
        </w:tc>
        <w:tc>
          <w:tcPr>
            <w:vAlign w:val="bottom"/>
          </w:tcPr>
          <w:p w:rsidR="00000000" w:rsidDel="00000000" w:rsidP="00000000" w:rsidRDefault="00000000" w:rsidRPr="00000000" w14:paraId="0000009A">
            <w:pPr>
              <w:pageBreakBefore w:val="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9B">
            <w:pPr>
              <w:pageBreakBefore w:val="0"/>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9C">
            <w:pPr>
              <w:pageBreakBefore w:val="0"/>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09D">
            <w:pPr>
              <w:pageBreakBefore w:val="0"/>
              <w:jc w:val="both"/>
              <w:rPr>
                <w:sz w:val="20"/>
                <w:szCs w:val="20"/>
              </w:rPr>
            </w:pPr>
            <w:r w:rsidDel="00000000" w:rsidR="00000000" w:rsidRPr="00000000">
              <w:rPr>
                <w:sz w:val="20"/>
                <w:szCs w:val="20"/>
                <w:rtl w:val="0"/>
              </w:rPr>
              <w:t xml:space="preserve">Raw Manufacturing</w:t>
            </w:r>
          </w:p>
        </w:tc>
        <w:tc>
          <w:tcPr>
            <w:vAlign w:val="bottom"/>
          </w:tcPr>
          <w:p w:rsidR="00000000" w:rsidDel="00000000" w:rsidP="00000000" w:rsidRDefault="00000000" w:rsidRPr="00000000" w14:paraId="0000009E">
            <w:pPr>
              <w:pageBreakBefore w:val="0"/>
              <w:jc w:val="both"/>
              <w:rPr>
                <w:sz w:val="20"/>
                <w:szCs w:val="20"/>
              </w:rPr>
            </w:pPr>
            <w:r w:rsidDel="00000000" w:rsidR="00000000" w:rsidRPr="00000000">
              <w:rPr>
                <w:sz w:val="20"/>
                <w:szCs w:val="20"/>
                <w:rtl w:val="0"/>
              </w:rPr>
              <w:t xml:space="preserve">Wood Products</w:t>
            </w:r>
          </w:p>
        </w:tc>
      </w:tr>
      <w:tr>
        <w:trPr>
          <w:cantSplit w:val="0"/>
          <w:tblHeader w:val="0"/>
        </w:trPr>
        <w:tc>
          <w:tcPr/>
          <w:p w:rsidR="00000000" w:rsidDel="00000000" w:rsidP="00000000" w:rsidRDefault="00000000" w:rsidRPr="00000000" w14:paraId="0000009F">
            <w:pPr>
              <w:pageBreakBefore w:val="0"/>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A0">
            <w:pPr>
              <w:pageBreakBefore w:val="0"/>
              <w:jc w:val="both"/>
              <w:rPr>
                <w:sz w:val="20"/>
                <w:szCs w:val="20"/>
              </w:rPr>
            </w:pPr>
            <w:r w:rsidDel="00000000" w:rsidR="00000000" w:rsidRPr="00000000">
              <w:rPr>
                <w:sz w:val="20"/>
                <w:szCs w:val="20"/>
                <w:rtl w:val="0"/>
              </w:rPr>
              <w:t xml:space="preserve">Animals and By-products</w:t>
            </w:r>
          </w:p>
        </w:tc>
        <w:tc>
          <w:tcPr>
            <w:vAlign w:val="bottom"/>
          </w:tcPr>
          <w:p w:rsidR="00000000" w:rsidDel="00000000" w:rsidP="00000000" w:rsidRDefault="00000000" w:rsidRPr="00000000" w14:paraId="000000A1">
            <w:pPr>
              <w:pageBreakBefore w:val="0"/>
              <w:jc w:val="both"/>
              <w:rPr>
                <w:sz w:val="20"/>
                <w:szCs w:val="20"/>
              </w:rPr>
            </w:pPr>
            <w:r w:rsidDel="00000000" w:rsidR="00000000" w:rsidRPr="00000000">
              <w:rPr>
                <w:sz w:val="20"/>
                <w:szCs w:val="20"/>
                <w:rtl w:val="0"/>
              </w:rPr>
              <w:t xml:space="preserve">Precious Stones</w:t>
            </w:r>
          </w:p>
        </w:tc>
        <w:tc>
          <w:tcPr>
            <w:vAlign w:val="bottom"/>
          </w:tcPr>
          <w:p w:rsidR="00000000" w:rsidDel="00000000" w:rsidP="00000000" w:rsidRDefault="00000000" w:rsidRPr="00000000" w14:paraId="000000A2">
            <w:pPr>
              <w:pageBreakBefore w:val="0"/>
              <w:jc w:val="both"/>
              <w:rPr>
                <w:sz w:val="20"/>
                <w:szCs w:val="20"/>
              </w:rPr>
            </w:pPr>
            <w:r w:rsidDel="00000000" w:rsidR="00000000" w:rsidRPr="00000000">
              <w:rPr>
                <w:sz w:val="20"/>
                <w:szCs w:val="20"/>
                <w:rtl w:val="0"/>
              </w:rPr>
              <w:t xml:space="preserve">Metals</w:t>
            </w:r>
          </w:p>
        </w:tc>
      </w:tr>
      <w:tr>
        <w:trPr>
          <w:cantSplit w:val="0"/>
          <w:tblHeader w:val="0"/>
        </w:trPr>
        <w:tc>
          <w:tcPr/>
          <w:p w:rsidR="00000000" w:rsidDel="00000000" w:rsidP="00000000" w:rsidRDefault="00000000" w:rsidRPr="00000000" w14:paraId="000000A3">
            <w:pPr>
              <w:pageBreakBefore w:val="0"/>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A4">
            <w:pPr>
              <w:pageBreakBefore w:val="0"/>
              <w:jc w:val="both"/>
              <w:rPr>
                <w:sz w:val="20"/>
                <w:szCs w:val="20"/>
              </w:rPr>
            </w:pPr>
            <w:r w:rsidDel="00000000" w:rsidR="00000000" w:rsidRPr="00000000">
              <w:rPr>
                <w:sz w:val="20"/>
                <w:szCs w:val="20"/>
                <w:rtl w:val="0"/>
              </w:rPr>
              <w:t xml:space="preserve">Food and Preparations</w:t>
            </w:r>
          </w:p>
        </w:tc>
        <w:tc>
          <w:tcPr>
            <w:vAlign w:val="bottom"/>
          </w:tcPr>
          <w:p w:rsidR="00000000" w:rsidDel="00000000" w:rsidP="00000000" w:rsidRDefault="00000000" w:rsidRPr="00000000" w14:paraId="000000A5">
            <w:pPr>
              <w:pageBreakBefore w:val="0"/>
              <w:jc w:val="both"/>
              <w:rPr>
                <w:sz w:val="20"/>
                <w:szCs w:val="20"/>
              </w:rPr>
            </w:pPr>
            <w:r w:rsidDel="00000000" w:rsidR="00000000" w:rsidRPr="00000000">
              <w:rPr>
                <w:sz w:val="20"/>
                <w:szCs w:val="20"/>
                <w:rtl w:val="0"/>
              </w:rPr>
              <w:t xml:space="preserve">Animals and By-products</w:t>
            </w:r>
          </w:p>
        </w:tc>
        <w:tc>
          <w:tcPr>
            <w:vAlign w:val="bottom"/>
          </w:tcPr>
          <w:p w:rsidR="00000000" w:rsidDel="00000000" w:rsidP="00000000" w:rsidRDefault="00000000" w:rsidRPr="00000000" w14:paraId="000000A6">
            <w:pPr>
              <w:pageBreakBefore w:val="0"/>
              <w:jc w:val="both"/>
              <w:rPr>
                <w:sz w:val="20"/>
                <w:szCs w:val="20"/>
              </w:rPr>
            </w:pPr>
            <w:r w:rsidDel="00000000" w:rsidR="00000000" w:rsidRPr="00000000">
              <w:rPr>
                <w:sz w:val="20"/>
                <w:szCs w:val="20"/>
                <w:rtl w:val="0"/>
              </w:rPr>
              <w:t xml:space="preserve">Food and Preparations</w:t>
            </w:r>
          </w:p>
        </w:tc>
      </w:tr>
    </w:tbl>
    <w:p w:rsidR="00000000" w:rsidDel="00000000" w:rsidP="00000000" w:rsidRDefault="00000000" w:rsidRPr="00000000" w14:paraId="000000A7">
      <w:pPr>
        <w:pageBreakBefore w:val="0"/>
        <w:jc w:val="center"/>
        <w:rPr/>
      </w:pPr>
      <w:r w:rsidDel="00000000" w:rsidR="00000000" w:rsidRPr="00000000">
        <w:rPr>
          <w:rtl w:val="0"/>
        </w:rPr>
      </w:r>
    </w:p>
    <w:p w:rsidR="00000000" w:rsidDel="00000000" w:rsidP="00000000" w:rsidRDefault="00000000" w:rsidRPr="00000000" w14:paraId="000000A8">
      <w:pPr>
        <w:pageBreakBefore w:val="0"/>
        <w:jc w:val="center"/>
        <w:rPr/>
      </w:pPr>
      <w:r w:rsidDel="00000000" w:rsidR="00000000" w:rsidRPr="00000000">
        <w:rPr>
          <w:rtl w:val="0"/>
        </w:rPr>
        <w:t xml:space="preserve">Table 3: RID Comparison across Leading Economies</w:t>
      </w:r>
    </w:p>
    <w:p w:rsidR="00000000" w:rsidDel="00000000" w:rsidP="00000000" w:rsidRDefault="00000000" w:rsidRPr="00000000" w14:paraId="000000A9">
      <w:pPr>
        <w:pageBreakBefore w:val="0"/>
        <w:jc w:val="center"/>
        <w:rPr/>
      </w:pPr>
      <w:r w:rsidDel="00000000" w:rsidR="00000000" w:rsidRPr="00000000">
        <w:rPr>
          <w:rtl w:val="0"/>
        </w:rPr>
      </w:r>
    </w:p>
    <w:p w:rsidR="00000000" w:rsidDel="00000000" w:rsidP="00000000" w:rsidRDefault="00000000" w:rsidRPr="00000000" w14:paraId="000000AA">
      <w:pPr>
        <w:pageBreakBefore w:val="0"/>
        <w:rPr/>
      </w:pPr>
      <w:r w:rsidDel="00000000" w:rsidR="00000000" w:rsidRPr="00000000">
        <w:rPr>
          <w:rtl w:val="0"/>
        </w:rPr>
      </w:r>
    </w:p>
    <w:tbl>
      <w:tblPr>
        <w:tblStyle w:val="Table5"/>
        <w:tblW w:w="90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9"/>
        <w:gridCol w:w="2635"/>
        <w:gridCol w:w="2752"/>
        <w:gridCol w:w="2551"/>
        <w:tblGridChange w:id="0">
          <w:tblGrid>
            <w:gridCol w:w="1129"/>
            <w:gridCol w:w="2635"/>
            <w:gridCol w:w="2752"/>
            <w:gridCol w:w="2551"/>
          </w:tblGrid>
        </w:tblGridChange>
      </w:tblGrid>
      <w:tr>
        <w:trPr>
          <w:cantSplit w:val="0"/>
          <w:tblHeader w:val="0"/>
        </w:trPr>
        <w:tc>
          <w:tcPr/>
          <w:p w:rsidR="00000000" w:rsidDel="00000000" w:rsidP="00000000" w:rsidRDefault="00000000" w:rsidRPr="00000000" w14:paraId="000000AB">
            <w:pPr>
              <w:pageBreakBefore w:val="0"/>
              <w:jc w:val="both"/>
              <w:rPr/>
            </w:pPr>
            <w:r w:rsidDel="00000000" w:rsidR="00000000" w:rsidRPr="00000000">
              <w:rPr>
                <w:rtl w:val="0"/>
              </w:rPr>
              <w:t xml:space="preserve">Ranking</w:t>
            </w:r>
          </w:p>
        </w:tc>
        <w:tc>
          <w:tcPr/>
          <w:p w:rsidR="00000000" w:rsidDel="00000000" w:rsidP="00000000" w:rsidRDefault="00000000" w:rsidRPr="00000000" w14:paraId="000000AC">
            <w:pPr>
              <w:pageBreakBefore w:val="0"/>
              <w:jc w:val="both"/>
              <w:rPr/>
            </w:pPr>
            <w:r w:rsidDel="00000000" w:rsidR="00000000" w:rsidRPr="00000000">
              <w:rPr>
                <w:rtl w:val="0"/>
              </w:rPr>
              <w:t xml:space="preserve">China</w:t>
            </w:r>
          </w:p>
        </w:tc>
        <w:tc>
          <w:tcPr/>
          <w:p w:rsidR="00000000" w:rsidDel="00000000" w:rsidP="00000000" w:rsidRDefault="00000000" w:rsidRPr="00000000" w14:paraId="000000AD">
            <w:pPr>
              <w:pageBreakBefore w:val="0"/>
              <w:jc w:val="both"/>
              <w:rPr/>
            </w:pPr>
            <w:r w:rsidDel="00000000" w:rsidR="00000000" w:rsidRPr="00000000">
              <w:rPr>
                <w:rtl w:val="0"/>
              </w:rPr>
              <w:t xml:space="preserve">South Korea</w:t>
            </w:r>
          </w:p>
        </w:tc>
        <w:tc>
          <w:tcPr/>
          <w:p w:rsidR="00000000" w:rsidDel="00000000" w:rsidP="00000000" w:rsidRDefault="00000000" w:rsidRPr="00000000" w14:paraId="000000AE">
            <w:pPr>
              <w:pageBreakBefore w:val="0"/>
              <w:jc w:val="both"/>
              <w:rPr/>
            </w:pPr>
            <w:r w:rsidDel="00000000" w:rsidR="00000000" w:rsidRPr="00000000">
              <w:rPr>
                <w:rtl w:val="0"/>
              </w:rPr>
              <w:t xml:space="preserve">Singapore</w:t>
            </w:r>
          </w:p>
        </w:tc>
      </w:tr>
      <w:tr>
        <w:trPr>
          <w:cantSplit w:val="0"/>
          <w:tblHeader w:val="0"/>
        </w:trPr>
        <w:tc>
          <w:tcPr/>
          <w:p w:rsidR="00000000" w:rsidDel="00000000" w:rsidP="00000000" w:rsidRDefault="00000000" w:rsidRPr="00000000" w14:paraId="000000AF">
            <w:pPr>
              <w:pageBreakBefore w:val="0"/>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B0">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B1">
            <w:pPr>
              <w:pageBreakBefore w:val="0"/>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B2">
            <w:pPr>
              <w:pageBreakBefore w:val="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B3">
            <w:pPr>
              <w:pageBreakBefore w:val="0"/>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B4">
            <w:pPr>
              <w:pageBreakBefore w:val="0"/>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B5">
            <w:pPr>
              <w:pageBreakBefore w:val="0"/>
              <w:jc w:val="both"/>
              <w:rPr>
                <w:sz w:val="20"/>
                <w:szCs w:val="20"/>
              </w:rPr>
            </w:pPr>
            <w:r w:rsidDel="00000000" w:rsidR="00000000" w:rsidRPr="00000000">
              <w:rPr>
                <w:sz w:val="20"/>
                <w:szCs w:val="20"/>
                <w:rtl w:val="0"/>
              </w:rPr>
              <w:t xml:space="preserve">Textile</w:t>
            </w:r>
          </w:p>
        </w:tc>
        <w:tc>
          <w:tcPr>
            <w:vAlign w:val="bottom"/>
          </w:tcPr>
          <w:p w:rsidR="00000000" w:rsidDel="00000000" w:rsidP="00000000" w:rsidRDefault="00000000" w:rsidRPr="00000000" w14:paraId="000000B6">
            <w:pPr>
              <w:pageBreakBefore w:val="0"/>
              <w:jc w:val="both"/>
              <w:rPr>
                <w:sz w:val="20"/>
                <w:szCs w:val="20"/>
              </w:rPr>
            </w:pPr>
            <w:r w:rsidDel="00000000" w:rsidR="00000000" w:rsidRPr="00000000">
              <w:rPr>
                <w:sz w:val="20"/>
                <w:szCs w:val="20"/>
                <w:rtl w:val="0"/>
              </w:rPr>
              <w:t xml:space="preserve">High-complexity Products</w:t>
            </w:r>
          </w:p>
        </w:tc>
      </w:tr>
      <w:tr>
        <w:trPr>
          <w:cantSplit w:val="0"/>
          <w:tblHeader w:val="0"/>
        </w:trPr>
        <w:tc>
          <w:tcPr/>
          <w:p w:rsidR="00000000" w:rsidDel="00000000" w:rsidP="00000000" w:rsidRDefault="00000000" w:rsidRPr="00000000" w14:paraId="000000B7">
            <w:pPr>
              <w:pageBreakBefore w:val="0"/>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B8">
            <w:pPr>
              <w:pageBreakBefore w:val="0"/>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B9">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BA">
            <w:pPr>
              <w:pageBreakBefore w:val="0"/>
              <w:jc w:val="both"/>
              <w:rPr>
                <w:sz w:val="20"/>
                <w:szCs w:val="20"/>
              </w:rPr>
            </w:pPr>
            <w:r w:rsidDel="00000000" w:rsidR="00000000" w:rsidRPr="00000000">
              <w:rPr>
                <w:sz w:val="20"/>
                <w:szCs w:val="20"/>
                <w:rtl w:val="0"/>
              </w:rPr>
              <w:t xml:space="preserve">Precious Stones</w:t>
            </w:r>
          </w:p>
        </w:tc>
      </w:tr>
      <w:tr>
        <w:trPr>
          <w:cantSplit w:val="0"/>
          <w:tblHeader w:val="0"/>
        </w:trPr>
        <w:tc>
          <w:tcPr/>
          <w:p w:rsidR="00000000" w:rsidDel="00000000" w:rsidP="00000000" w:rsidRDefault="00000000" w:rsidRPr="00000000" w14:paraId="000000BB">
            <w:pPr>
              <w:pageBreakBefore w:val="0"/>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BC">
            <w:pPr>
              <w:pageBreakBefore w:val="0"/>
              <w:jc w:val="both"/>
              <w:rPr>
                <w:sz w:val="20"/>
                <w:szCs w:val="20"/>
              </w:rPr>
            </w:pPr>
            <w:r w:rsidDel="00000000" w:rsidR="00000000" w:rsidRPr="00000000">
              <w:rPr>
                <w:sz w:val="20"/>
                <w:szCs w:val="20"/>
                <w:rtl w:val="0"/>
              </w:rPr>
              <w:t xml:space="preserve">Energy Drilling and Mining</w:t>
            </w:r>
          </w:p>
        </w:tc>
        <w:tc>
          <w:tcPr>
            <w:vAlign w:val="bottom"/>
          </w:tcPr>
          <w:p w:rsidR="00000000" w:rsidDel="00000000" w:rsidP="00000000" w:rsidRDefault="00000000" w:rsidRPr="00000000" w14:paraId="000000BD">
            <w:pPr>
              <w:pageBreakBefore w:val="0"/>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0BE">
            <w:pPr>
              <w:pageBreakBefore w:val="0"/>
              <w:jc w:val="both"/>
              <w:rPr>
                <w:sz w:val="20"/>
                <w:szCs w:val="20"/>
              </w:rPr>
            </w:pPr>
            <w:r w:rsidDel="00000000" w:rsidR="00000000" w:rsidRPr="00000000">
              <w:rPr>
                <w:sz w:val="20"/>
                <w:szCs w:val="20"/>
                <w:rtl w:val="0"/>
              </w:rPr>
              <w:t xml:space="preserve">Daily Instruments</w:t>
            </w:r>
          </w:p>
        </w:tc>
      </w:tr>
      <w:tr>
        <w:trPr>
          <w:cantSplit w:val="0"/>
          <w:tblHeader w:val="0"/>
        </w:trPr>
        <w:tc>
          <w:tcPr/>
          <w:p w:rsidR="00000000" w:rsidDel="00000000" w:rsidP="00000000" w:rsidRDefault="00000000" w:rsidRPr="00000000" w14:paraId="000000BF">
            <w:pPr>
              <w:pageBreakBefore w:val="0"/>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C0">
            <w:pPr>
              <w:pageBreakBefore w:val="0"/>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0C1">
            <w:pPr>
              <w:pageBreakBefore w:val="0"/>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C2">
            <w:pPr>
              <w:pageBreakBefore w:val="0"/>
              <w:jc w:val="both"/>
              <w:rPr>
                <w:sz w:val="20"/>
                <w:szCs w:val="20"/>
              </w:rPr>
            </w:pPr>
            <w:r w:rsidDel="00000000" w:rsidR="00000000" w:rsidRPr="00000000">
              <w:rPr>
                <w:sz w:val="20"/>
                <w:szCs w:val="20"/>
                <w:rtl w:val="0"/>
              </w:rPr>
              <w:t xml:space="preserve">Services and Utilities</w:t>
            </w:r>
          </w:p>
        </w:tc>
      </w:tr>
    </w:tbl>
    <w:p w:rsidR="00000000" w:rsidDel="00000000" w:rsidP="00000000" w:rsidRDefault="00000000" w:rsidRPr="00000000" w14:paraId="000000C3">
      <w:pPr>
        <w:pageBreakBefore w:val="0"/>
        <w:rPr/>
      </w:pPr>
      <w:r w:rsidDel="00000000" w:rsidR="00000000" w:rsidRPr="00000000">
        <w:rPr>
          <w:rtl w:val="0"/>
        </w:rPr>
      </w:r>
    </w:p>
    <w:p w:rsidR="00000000" w:rsidDel="00000000" w:rsidP="00000000" w:rsidRDefault="00000000" w:rsidRPr="00000000" w14:paraId="000000C4">
      <w:pPr>
        <w:pageBreakBefore w:val="0"/>
        <w:jc w:val="center"/>
        <w:rPr/>
      </w:pPr>
      <w:r w:rsidDel="00000000" w:rsidR="00000000" w:rsidRPr="00000000">
        <w:rPr>
          <w:rtl w:val="0"/>
        </w:rPr>
        <w:t xml:space="preserve">Table 4: RID Comparison across Emerging Economies</w:t>
      </w:r>
    </w:p>
    <w:p w:rsidR="00000000" w:rsidDel="00000000" w:rsidP="00000000" w:rsidRDefault="00000000" w:rsidRPr="00000000" w14:paraId="000000C5">
      <w:pPr>
        <w:pageBreakBefore w:val="0"/>
        <w:jc w:val="both"/>
        <w:rPr/>
      </w:pPr>
      <w:r w:rsidDel="00000000" w:rsidR="00000000" w:rsidRPr="00000000">
        <w:rPr>
          <w:rtl w:val="0"/>
        </w:rPr>
      </w:r>
    </w:p>
    <w:p w:rsidR="00000000" w:rsidDel="00000000" w:rsidP="00000000" w:rsidRDefault="00000000" w:rsidRPr="00000000" w14:paraId="000000C6">
      <w:pPr>
        <w:pageBreakBefore w:val="0"/>
        <w:jc w:val="both"/>
        <w:rPr>
          <w:rFonts w:ascii="Times" w:cs="Times" w:eastAsia="Times" w:hAnsi="Times"/>
          <w:b w:val="1"/>
          <w:bCs w:val="1"/>
          <w:sz w:val="28"/>
          <w:szCs w:val="28"/>
        </w:rPr>
      </w:pPr>
      <w:r w:rsidDel="00000000" w:rsidR="00000000" w:rsidRPr="00000000">
        <w:rPr>
          <w:rtl w:val="0"/>
        </w:rPr>
        <w:t xml:space="preserve">Table 4 further examines Morocco’s development strategy against those of emerging economies on a global scale. </w:t>
      </w:r>
      <w:ins w:author="Ryo Shibata" w:id="12" w:date="2023-04-19T03:47:28Z">
        <w:r w:rsidDel="00000000" w:rsidR="00000000" w:rsidRPr="00000000">
          <w:rPr>
            <w:rtl w:val="0"/>
          </w:rPr>
          <w:t xml:space="preserve">Logically</w:t>
        </w:r>
      </w:ins>
      <w:del w:author="Ryo Shibata" w:id="12" w:date="2023-04-19T03:47:28Z">
        <w:r w:rsidDel="00000000" w:rsidR="00000000" w:rsidRPr="00000000">
          <w:rPr>
            <w:rtl w:val="0"/>
          </w:rPr>
          <w:delText xml:space="preserve">Reasonably</w:delText>
        </w:r>
      </w:del>
      <w:r w:rsidDel="00000000" w:rsidR="00000000" w:rsidRPr="00000000">
        <w:rPr>
          <w:rtl w:val="0"/>
        </w:rPr>
        <w:t xml:space="preserve">, emerging economies such as China, South Korea, Singapore</w:t>
      </w:r>
      <w:ins w:author="Ryo Shibata" w:id="13" w:date="2023-04-19T03:47:35Z">
        <w:r w:rsidDel="00000000" w:rsidR="00000000" w:rsidRPr="00000000">
          <w:rPr>
            <w:rtl w:val="0"/>
          </w:rPr>
          <w:t xml:space="preserve">,</w:t>
        </w:r>
      </w:ins>
      <w:r w:rsidDel="00000000" w:rsidR="00000000" w:rsidRPr="00000000">
        <w:rPr>
          <w:rtl w:val="0"/>
        </w:rPr>
        <w:t xml:space="preserve"> and India have devoted the majority of their efforts into intermediate industry groups while developed economies </w:t>
      </w:r>
      <w:ins w:author="Ryo Shibata" w:id="14" w:date="2023-04-19T03:47:46Z">
        <w:r w:rsidDel="00000000" w:rsidR="00000000" w:rsidRPr="00000000">
          <w:rPr>
            <w:rtl w:val="0"/>
          </w:rPr>
          <w:t xml:space="preserve">like</w:t>
        </w:r>
      </w:ins>
      <w:del w:author="Ryo Shibata" w:id="14" w:date="2023-04-19T03:47:46Z">
        <w:r w:rsidDel="00000000" w:rsidR="00000000" w:rsidRPr="00000000">
          <w:rPr>
            <w:rtl w:val="0"/>
          </w:rPr>
          <w:delText xml:space="preserve">such as</w:delText>
        </w:r>
      </w:del>
      <w:r w:rsidDel="00000000" w:rsidR="00000000" w:rsidRPr="00000000">
        <w:rPr>
          <w:rtl w:val="0"/>
        </w:rPr>
        <w:t xml:space="preserve"> Morocco should have relied more on advanced industry groups. This trend holds true in general, regardless of the continent or the time period, and serves as an indicator for which phase of development a country is currently in as evaluated from its production strategy. Based on this standard, Morocco is indeed adopting a moderate but slightly out-of-phase strategy that seeks development in industry groups with a lower level of complexity than it should.</w:t>
      </w:r>
      <w:r w:rsidDel="00000000" w:rsidR="00000000" w:rsidRPr="00000000">
        <w:rPr>
          <w:rtl w:val="0"/>
        </w:rPr>
      </w:r>
    </w:p>
    <w:p w:rsidR="00000000" w:rsidDel="00000000" w:rsidP="00000000" w:rsidRDefault="00000000" w:rsidRPr="00000000" w14:paraId="000000C7">
      <w:pPr>
        <w:pageBreakBefore w:val="0"/>
        <w:jc w:val="both"/>
        <w:rPr>
          <w:b w:val="1"/>
          <w:bCs w:val="1"/>
        </w:rPr>
      </w:pPr>
      <w:r w:rsidDel="00000000" w:rsidR="00000000" w:rsidRPr="00000000">
        <w:rPr>
          <w:rtl w:val="0"/>
        </w:rPr>
      </w:r>
    </w:p>
    <w:p w:rsidR="00000000" w:rsidDel="00000000" w:rsidP="00000000" w:rsidRDefault="00000000" w:rsidRPr="00000000" w14:paraId="000000C8">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0C9">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CA">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0CB">
      <w:pPr>
        <w:pageBreakBefore w:val="0"/>
        <w:jc w:val="both"/>
        <w:rPr/>
      </w:pPr>
      <w:r w:rsidDel="00000000" w:rsidR="00000000" w:rsidRPr="00000000">
        <w:rPr>
          <w:rtl w:val="0"/>
        </w:rPr>
        <w:t xml:space="preserve">As aforementioned, distance gives us an idea of how far each new product is from a country’s current mix of exports. As defined in Hausmann and Hidalgo (2009), distance is “the weighted proportion of products connected to goods p that country c is not exporting, i.e., MCP</w:t>
      </w:r>
      <w:ins w:author="Ryo Shibata" w:id="15" w:date="2023-04-19T03:48:07Z">
        <w:r w:rsidDel="00000000" w:rsidR="00000000" w:rsidRPr="00000000">
          <w:rPr>
            <w:rtl w:val="0"/>
          </w:rPr>
          <w:t xml:space="preserve"> </w:t>
        </w:r>
      </w:ins>
      <w:r w:rsidDel="00000000" w:rsidR="00000000" w:rsidRPr="00000000">
        <w:rPr>
          <w:rtl w:val="0"/>
        </w:rPr>
        <w:t xml:space="preserve">=</w:t>
      </w:r>
      <w:ins w:author="Ryo Shibata" w:id="16" w:date="2023-04-19T03:48:08Z">
        <w:r w:rsidDel="00000000" w:rsidR="00000000" w:rsidRPr="00000000">
          <w:rPr>
            <w:rtl w:val="0"/>
          </w:rPr>
          <w:t xml:space="preserve"> </w:t>
        </w:r>
      </w:ins>
      <w:r w:rsidDel="00000000" w:rsidR="00000000" w:rsidRPr="00000000">
        <w:rPr>
          <w:rtl w:val="0"/>
        </w:rPr>
        <w:t xml:space="preserve">0.” </w:t>
      </w:r>
      <w:del w:author="Ryo Shibata" w:id="17" w:date="2023-04-19T03:48:12Z">
        <w:r w:rsidDel="00000000" w:rsidR="00000000" w:rsidRPr="00000000">
          <w:rPr>
            <w:rtl w:val="0"/>
          </w:rPr>
          <w:delText xml:space="preserve"> </w:delText>
        </w:r>
      </w:del>
      <w:r w:rsidDel="00000000" w:rsidR="00000000" w:rsidRPr="00000000">
        <w:rPr>
          <w:rtl w:val="0"/>
        </w:rPr>
        <w:t xml:space="preserve">Based on this definition, the distance between a country and any product that the country is currently exporting (i.e., the country is a significant exporter in the product as compared to</w:t>
      </w:r>
      <w:ins w:author="Ryo Shibata" w:id="18" w:date="2023-04-19T03:48:17Z">
        <w:r w:rsidDel="00000000" w:rsidR="00000000" w:rsidRPr="00000000">
          <w:rPr>
            <w:rtl w:val="0"/>
          </w:rPr>
          <w:t xml:space="preserve"> the</w:t>
        </w:r>
      </w:ins>
      <w:r w:rsidDel="00000000" w:rsidR="00000000" w:rsidRPr="00000000">
        <w:rPr>
          <w:rtl w:val="0"/>
        </w:rPr>
        <w:t xml:space="preserve"> global average) is zero. Similarly, opportunity gain quantifies the contribution of a new product in terms of opening up the doors to more and more complex products. Intuitively, a product that a country is currently exporting (i.e., MCP</w:t>
      </w:r>
      <w:ins w:author="Ryo Shibata" w:id="19" w:date="2023-04-19T03:48:15Z">
        <w:r w:rsidDel="00000000" w:rsidR="00000000" w:rsidRPr="00000000">
          <w:rPr>
            <w:rtl w:val="0"/>
          </w:rPr>
          <w:t xml:space="preserve"> </w:t>
        </w:r>
      </w:ins>
      <w:r w:rsidDel="00000000" w:rsidR="00000000" w:rsidRPr="00000000">
        <w:rPr>
          <w:rtl w:val="0"/>
        </w:rPr>
        <w:t xml:space="preserve">=</w:t>
      </w:r>
      <w:ins w:author="Ryo Shibata" w:id="20" w:date="2023-04-19T03:48:16Z">
        <w:r w:rsidDel="00000000" w:rsidR="00000000" w:rsidRPr="00000000">
          <w:rPr>
            <w:rtl w:val="0"/>
          </w:rPr>
          <w:t xml:space="preserve"> </w:t>
        </w:r>
      </w:ins>
      <w:r w:rsidDel="00000000" w:rsidR="00000000" w:rsidRPr="00000000">
        <w:rPr>
          <w:rtl w:val="0"/>
        </w:rPr>
        <w:t xml:space="preserve">1) has an opportunity gain of zero. An</w:t>
      </w:r>
      <w:del w:author="Ryo Shibata" w:id="21" w:date="2023-04-19T03:48:28Z">
        <w:r w:rsidDel="00000000" w:rsidR="00000000" w:rsidRPr="00000000">
          <w:rPr>
            <w:rtl w:val="0"/>
          </w:rPr>
          <w:delText xml:space="preserve">d</w:delText>
        </w:r>
      </w:del>
      <w:r w:rsidDel="00000000" w:rsidR="00000000" w:rsidRPr="00000000">
        <w:rPr>
          <w:rtl w:val="0"/>
        </w:rPr>
        <w:t xml:space="preserve"> unreasonable investment </w:t>
      </w:r>
      <w:ins w:author="Ryo Shibata" w:id="22" w:date="2023-04-19T03:48:33Z">
        <w:r w:rsidDel="00000000" w:rsidR="00000000" w:rsidRPr="00000000">
          <w:rPr>
            <w:rtl w:val="0"/>
          </w:rPr>
          <w:t xml:space="preserve">in</w:t>
        </w:r>
      </w:ins>
      <w:del w:author="Ryo Shibata" w:id="22" w:date="2023-04-19T03:48:33Z">
        <w:r w:rsidDel="00000000" w:rsidR="00000000" w:rsidRPr="00000000">
          <w:rPr>
            <w:rtl w:val="0"/>
          </w:rPr>
          <w:delText xml:space="preserve">on</w:delText>
        </w:r>
      </w:del>
      <w:r w:rsidDel="00000000" w:rsidR="00000000" w:rsidRPr="00000000">
        <w:rPr>
          <w:rtl w:val="0"/>
        </w:rPr>
        <w:t xml:space="preserve"> certain product p would lead to a relative decrement in export of more profitable products, and therefore lead to a negative opportunity gain of product p. </w:t>
      </w:r>
      <w:del w:author="Ryo Shibata" w:id="23" w:date="2023-04-19T03:48:25Z">
        <w:r w:rsidDel="00000000" w:rsidR="00000000" w:rsidRPr="00000000">
          <w:rPr>
            <w:rtl w:val="0"/>
          </w:rPr>
          <w:delText xml:space="preserve"> </w:delText>
        </w:r>
      </w:del>
      <w:r w:rsidDel="00000000" w:rsidR="00000000" w:rsidRPr="00000000">
        <w:rPr>
          <w:rtl w:val="0"/>
        </w:rPr>
        <w:t xml:space="preserve">The opportunity gain is not the only estimator of a country’s level of economic development. However, among countries with comparable economic</w:t>
      </w:r>
      <w:del w:author="Ryo Shibata" w:id="24" w:date="2023-04-19T03:48:42Z">
        <w:r w:rsidDel="00000000" w:rsidR="00000000" w:rsidRPr="00000000">
          <w:rPr>
            <w:rtl w:val="0"/>
          </w:rPr>
          <w:delText xml:space="preserve">s</w:delText>
        </w:r>
      </w:del>
      <w:r w:rsidDel="00000000" w:rsidR="00000000" w:rsidRPr="00000000">
        <w:rPr>
          <w:rtl w:val="0"/>
        </w:rPr>
        <w:t xml:space="preserve"> strength, those having higher ECI, or in other words, more reasonable economic</w:t>
      </w:r>
      <w:del w:author="Ryo Shibata" w:id="25" w:date="2023-04-19T03:48:46Z">
        <w:r w:rsidDel="00000000" w:rsidR="00000000" w:rsidRPr="00000000">
          <w:rPr>
            <w:rtl w:val="0"/>
          </w:rPr>
          <w:delText xml:space="preserve">s</w:delText>
        </w:r>
      </w:del>
      <w:r w:rsidDel="00000000" w:rsidR="00000000" w:rsidRPr="00000000">
        <w:rPr>
          <w:rtl w:val="0"/>
        </w:rPr>
        <w:t xml:space="preserve"> structures are often in better shape.</w:t>
      </w:r>
    </w:p>
    <w:p w:rsidR="00000000" w:rsidDel="00000000" w:rsidP="00000000" w:rsidRDefault="00000000" w:rsidRPr="00000000" w14:paraId="000000CC">
      <w:pPr>
        <w:pageBreakBefore w:val="0"/>
        <w:jc w:val="both"/>
        <w:rPr/>
      </w:pPr>
      <w:r w:rsidDel="00000000" w:rsidR="00000000" w:rsidRPr="00000000">
        <w:rPr>
          <w:rtl w:val="0"/>
        </w:rPr>
      </w:r>
    </w:p>
    <w:p w:rsidR="00000000" w:rsidDel="00000000" w:rsidP="00000000" w:rsidRDefault="00000000" w:rsidRPr="00000000" w14:paraId="000000CD">
      <w:pPr>
        <w:pageBreakBefore w:val="0"/>
        <w:jc w:val="center"/>
        <w:rPr/>
      </w:pPr>
      <w:r w:rsidDel="00000000" w:rsidR="00000000" w:rsidRPr="00000000">
        <w:rPr/>
        <w:drawing>
          <wp:inline distB="114300" distT="114300" distL="114300" distR="114300">
            <wp:extent cx="5648325" cy="2847975"/>
            <wp:effectExtent b="0" l="0" r="0" t="0"/>
            <wp:docPr id="3" name="image9.jpg"/>
            <a:graphic>
              <a:graphicData uri="http://schemas.openxmlformats.org/drawingml/2006/picture">
                <pic:pic>
                  <pic:nvPicPr>
                    <pic:cNvPr id="0" name="image9.jpg"/>
                    <pic:cNvPicPr preferRelativeResize="0"/>
                  </pic:nvPicPr>
                  <pic:blipFill>
                    <a:blip r:embed="rId13"/>
                    <a:srcRect b="0" l="0" r="0" t="0"/>
                    <a:stretch>
                      <a:fillRect/>
                    </a:stretch>
                  </pic:blipFill>
                  <pic:spPr>
                    <a:xfrm>
                      <a:off x="0" y="0"/>
                      <a:ext cx="5648325" cy="2847975"/>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pageBreakBefore w:val="0"/>
        <w:jc w:val="center"/>
        <w:rPr/>
      </w:pPr>
      <w:r w:rsidDel="00000000" w:rsidR="00000000" w:rsidRPr="00000000">
        <w:rPr/>
        <w:drawing>
          <wp:inline distB="114300" distT="114300" distL="114300" distR="114300">
            <wp:extent cx="5734050" cy="2908300"/>
            <wp:effectExtent b="0" l="0" r="0" t="0"/>
            <wp:docPr id="19" name="image20.jpg"/>
            <a:graphic>
              <a:graphicData uri="http://schemas.openxmlformats.org/drawingml/2006/picture">
                <pic:pic>
                  <pic:nvPicPr>
                    <pic:cNvPr id="0" name="image20.jpg"/>
                    <pic:cNvPicPr preferRelativeResize="0"/>
                  </pic:nvPicPr>
                  <pic:blipFill>
                    <a:blip r:embed="rId14"/>
                    <a:srcRect b="0" l="0" r="0" t="0"/>
                    <a:stretch>
                      <a:fillRect/>
                    </a:stretch>
                  </pic:blipFill>
                  <pic:spPr>
                    <a:xfrm>
                      <a:off x="0" y="0"/>
                      <a:ext cx="573405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pageBreakBefore w:val="0"/>
        <w:jc w:val="center"/>
        <w:rPr/>
      </w:pPr>
      <w:r w:rsidDel="00000000" w:rsidR="00000000" w:rsidRPr="00000000">
        <w:rPr>
          <w:rtl w:val="0"/>
        </w:rPr>
      </w:r>
    </w:p>
    <w:p w:rsidR="00000000" w:rsidDel="00000000" w:rsidP="00000000" w:rsidRDefault="00000000" w:rsidRPr="00000000" w14:paraId="000000D0">
      <w:pPr>
        <w:pageBreakBefore w:val="0"/>
        <w:jc w:val="center"/>
        <w:rPr/>
      </w:pPr>
      <w:r w:rsidDel="00000000" w:rsidR="00000000" w:rsidRPr="00000000">
        <w:rPr>
          <w:rtl w:val="0"/>
        </w:rPr>
        <w:t xml:space="preserve">Table 5: Opportunity Gain Ranking on a Regional Scale for 2013</w:t>
      </w:r>
      <w:ins w:author="Ryo Shibata" w:id="26" w:date="2023-04-19T03:40:04Z">
        <w:r w:rsidDel="00000000" w:rsidR="00000000" w:rsidRPr="00000000">
          <w:rPr>
            <w:rtl w:val="0"/>
          </w:rPr>
          <w:t xml:space="preserve"> </w:t>
        </w:r>
      </w:ins>
      <w:r w:rsidDel="00000000" w:rsidR="00000000" w:rsidRPr="00000000">
        <w:rPr>
          <w:rtl w:val="0"/>
        </w:rPr>
        <w:t xml:space="preserve">(up) and 2018</w:t>
      </w:r>
      <w:ins w:author="Ryo Shibata" w:id="27" w:date="2023-04-19T03:40:05Z">
        <w:r w:rsidDel="00000000" w:rsidR="00000000" w:rsidRPr="00000000">
          <w:rPr>
            <w:rtl w:val="0"/>
          </w:rPr>
          <w:t xml:space="preserve"> </w:t>
        </w:r>
      </w:ins>
      <w:r w:rsidDel="00000000" w:rsidR="00000000" w:rsidRPr="00000000">
        <w:rPr>
          <w:rtl w:val="0"/>
        </w:rPr>
        <w:t xml:space="preserve">(down)</w:t>
      </w:r>
    </w:p>
    <w:p w:rsidR="00000000" w:rsidDel="00000000" w:rsidP="00000000" w:rsidRDefault="00000000" w:rsidRPr="00000000" w14:paraId="000000D1">
      <w:pPr>
        <w:pageBreakBefore w:val="0"/>
        <w:jc w:val="both"/>
        <w:rPr/>
      </w:pPr>
      <w:r w:rsidDel="00000000" w:rsidR="00000000" w:rsidRPr="00000000">
        <w:rPr>
          <w:rtl w:val="0"/>
        </w:rPr>
      </w:r>
    </w:p>
    <w:p w:rsidR="00000000" w:rsidDel="00000000" w:rsidP="00000000" w:rsidRDefault="00000000" w:rsidRPr="00000000" w14:paraId="000000D2">
      <w:pPr>
        <w:pageBreakBefore w:val="0"/>
        <w:jc w:val="both"/>
        <w:rPr/>
      </w:pPr>
      <w:r w:rsidDel="00000000" w:rsidR="00000000" w:rsidRPr="00000000">
        <w:rPr>
          <w:rtl w:val="0"/>
        </w:rPr>
        <w:t xml:space="preserve">We define the ranking of opportunity gain for a country c, as the Suggested Development Vector (SDV) of c. Table</w:t>
      </w:r>
      <w:ins w:author="Ryo Shibata" w:id="28" w:date="2023-04-19T03:48:55Z">
        <w:r w:rsidDel="00000000" w:rsidR="00000000" w:rsidRPr="00000000">
          <w:rPr>
            <w:rtl w:val="0"/>
          </w:rPr>
          <w:t xml:space="preserve">s</w:t>
        </w:r>
      </w:ins>
      <w:r w:rsidDel="00000000" w:rsidR="00000000" w:rsidRPr="00000000">
        <w:rPr>
          <w:rtl w:val="0"/>
        </w:rPr>
        <w:t xml:space="preserve"> 5 and 6 summarize how the SDV of Morocco compares with a selected group of regional economies and leading economies in the world, with the industry groups ranked in decreasing order of significance. Dark blue indicates positive opportunity gain, light blue indicates zero opportunity gains, and white indicates negative opportunity gains. The result shows that leading countries barely have any industries with positive opportunity gain. In other words, those countries are already in the most stable and efficient economic structure. Without the necessity of economic transition, those countries merely need to maintain </w:t>
      </w:r>
      <w:del w:author="Ryo Shibata" w:id="29" w:date="2023-04-19T03:49:07Z">
        <w:r w:rsidDel="00000000" w:rsidR="00000000" w:rsidRPr="00000000">
          <w:rPr>
            <w:rtl w:val="0"/>
          </w:rPr>
          <w:delText xml:space="preserve">a</w:delText>
        </w:r>
      </w:del>
      <w:r w:rsidDel="00000000" w:rsidR="00000000" w:rsidRPr="00000000">
        <w:rPr>
          <w:rtl w:val="0"/>
        </w:rPr>
        <w:t xml:space="preserve"> steady and balanced economic development. </w:t>
      </w:r>
      <w:del w:author="Ryo Shibata" w:id="30" w:date="2023-04-19T03:49:11Z">
        <w:r w:rsidDel="00000000" w:rsidR="00000000" w:rsidRPr="00000000">
          <w:rPr>
            <w:rtl w:val="0"/>
          </w:rPr>
          <w:delText xml:space="preserve"> </w:delText>
        </w:r>
      </w:del>
      <w:r w:rsidDel="00000000" w:rsidR="00000000" w:rsidRPr="00000000">
        <w:rPr>
          <w:rtl w:val="0"/>
        </w:rPr>
        <w:t xml:space="preserve">In contrast, developing countries have nearly half of industries with positive opportunity gain</w:t>
      </w:r>
      <w:del w:author="Ryo Shibata" w:id="31" w:date="2023-04-19T03:49:16Z">
        <w:r w:rsidDel="00000000" w:rsidR="00000000" w:rsidRPr="00000000">
          <w:rPr>
            <w:rtl w:val="0"/>
          </w:rPr>
          <w:delText xml:space="preserve">,</w:delText>
        </w:r>
      </w:del>
      <w:r w:rsidDel="00000000" w:rsidR="00000000" w:rsidRPr="00000000">
        <w:rPr>
          <w:rtl w:val="0"/>
        </w:rPr>
        <w:t xml:space="preserve"> and share common interests in industrial manufacturing and High-complexity Products industries. It can be concluded that Morocco shares the character</w:t>
      </w:r>
      <w:ins w:author="Ryo Shibata" w:id="32" w:date="2023-04-19T03:50:47Z">
        <w:r w:rsidDel="00000000" w:rsidR="00000000" w:rsidRPr="00000000">
          <w:rPr>
            <w:rtl w:val="0"/>
          </w:rPr>
          <w:t xml:space="preserve">istic</w:t>
        </w:r>
      </w:ins>
      <w:r w:rsidDel="00000000" w:rsidR="00000000" w:rsidRPr="00000000">
        <w:rPr>
          <w:rtl w:val="0"/>
        </w:rPr>
        <w:t xml:space="preserve">s of developing countries, with a premature economic</w:t>
      </w:r>
      <w:del w:author="Ryo Shibata" w:id="33" w:date="2023-04-19T03:50:57Z">
        <w:r w:rsidDel="00000000" w:rsidR="00000000" w:rsidRPr="00000000">
          <w:rPr>
            <w:rtl w:val="0"/>
          </w:rPr>
          <w:delText xml:space="preserve">s</w:delText>
        </w:r>
      </w:del>
      <w:r w:rsidDel="00000000" w:rsidR="00000000" w:rsidRPr="00000000">
        <w:rPr>
          <w:rtl w:val="0"/>
        </w:rPr>
        <w:t xml:space="preserve"> structure that leans towards basic to intermediate</w:t>
      </w:r>
      <w:ins w:author="Ryo Shibata" w:id="34" w:date="2023-04-19T03:51:01Z">
        <w:r w:rsidDel="00000000" w:rsidR="00000000" w:rsidRPr="00000000">
          <w:rPr>
            <w:rtl w:val="0"/>
          </w:rPr>
          <w:t xml:space="preserve">-</w:t>
        </w:r>
      </w:ins>
      <w:del w:author="Ryo Shibata" w:id="34" w:date="2023-04-19T03:51:01Z">
        <w:r w:rsidDel="00000000" w:rsidR="00000000" w:rsidRPr="00000000">
          <w:rPr>
            <w:rtl w:val="0"/>
          </w:rPr>
          <w:delText xml:space="preserve"> </w:delText>
        </w:r>
      </w:del>
      <w:r w:rsidDel="00000000" w:rsidR="00000000" w:rsidRPr="00000000">
        <w:rPr>
          <w:rtl w:val="0"/>
        </w:rPr>
        <w:t xml:space="preserve">level industries. </w:t>
      </w:r>
    </w:p>
    <w:p w:rsidR="00000000" w:rsidDel="00000000" w:rsidP="00000000" w:rsidRDefault="00000000" w:rsidRPr="00000000" w14:paraId="000000D3">
      <w:pPr>
        <w:pageBreakBefore w:val="0"/>
        <w:jc w:val="both"/>
        <w:rPr/>
      </w:pPr>
      <w:r w:rsidDel="00000000" w:rsidR="00000000" w:rsidRPr="00000000">
        <w:rPr>
          <w:rtl w:val="0"/>
        </w:rPr>
      </w:r>
    </w:p>
    <w:p w:rsidR="00000000" w:rsidDel="00000000" w:rsidP="00000000" w:rsidRDefault="00000000" w:rsidRPr="00000000" w14:paraId="000000D4">
      <w:pPr>
        <w:pageBreakBefore w:val="0"/>
        <w:jc w:val="center"/>
        <w:rPr/>
      </w:pPr>
      <w:r w:rsidDel="00000000" w:rsidR="00000000" w:rsidRPr="00000000">
        <w:rPr/>
        <w:drawing>
          <wp:inline distB="114300" distT="114300" distL="114300" distR="114300">
            <wp:extent cx="5734050" cy="2095500"/>
            <wp:effectExtent b="0" l="0" r="0" t="0"/>
            <wp:docPr id="12" name="image16.jpg"/>
            <a:graphic>
              <a:graphicData uri="http://schemas.openxmlformats.org/drawingml/2006/picture">
                <pic:pic>
                  <pic:nvPicPr>
                    <pic:cNvPr id="0" name="image16.jpg"/>
                    <pic:cNvPicPr preferRelativeResize="0"/>
                  </pic:nvPicPr>
                  <pic:blipFill>
                    <a:blip r:embed="rId15"/>
                    <a:srcRect b="0" l="0" r="0" t="0"/>
                    <a:stretch>
                      <a:fillRect/>
                    </a:stretch>
                  </pic:blipFill>
                  <pic:spPr>
                    <a:xfrm>
                      <a:off x="0" y="0"/>
                      <a:ext cx="573405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pageBreakBefore w:val="0"/>
        <w:jc w:val="both"/>
        <w:rPr/>
      </w:pPr>
      <w:r w:rsidDel="00000000" w:rsidR="00000000" w:rsidRPr="00000000">
        <w:rPr>
          <w:rtl w:val="0"/>
        </w:rPr>
      </w:r>
    </w:p>
    <w:p w:rsidR="00000000" w:rsidDel="00000000" w:rsidP="00000000" w:rsidRDefault="00000000" w:rsidRPr="00000000" w14:paraId="000000D6">
      <w:pPr>
        <w:pageBreakBefore w:val="0"/>
        <w:jc w:val="center"/>
        <w:rPr/>
      </w:pPr>
      <w:r w:rsidDel="00000000" w:rsidR="00000000" w:rsidRPr="00000000">
        <w:rPr>
          <w:rtl w:val="0"/>
        </w:rPr>
        <w:t xml:space="preserve">Table 6: Opportunity Gain Ranking on a Global Scale</w:t>
      </w:r>
    </w:p>
    <w:p w:rsidR="00000000" w:rsidDel="00000000" w:rsidP="00000000" w:rsidRDefault="00000000" w:rsidRPr="00000000" w14:paraId="000000D7">
      <w:pPr>
        <w:pageBreakBefore w:val="0"/>
        <w:jc w:val="center"/>
        <w:rPr/>
      </w:pPr>
      <w:r w:rsidDel="00000000" w:rsidR="00000000" w:rsidRPr="00000000">
        <w:rPr>
          <w:rtl w:val="0"/>
        </w:rPr>
      </w:r>
    </w:p>
    <w:p w:rsidR="00000000" w:rsidDel="00000000" w:rsidP="00000000" w:rsidRDefault="00000000" w:rsidRPr="00000000" w14:paraId="000000D8">
      <w:pPr>
        <w:pageBreakBefore w:val="0"/>
        <w:jc w:val="both"/>
        <w:rPr>
          <w:b w:val="1"/>
          <w:bCs w:val="1"/>
        </w:rPr>
      </w:pPr>
      <w:r w:rsidDel="00000000" w:rsidR="00000000" w:rsidRPr="00000000">
        <w:rPr>
          <w:b w:val="1"/>
          <w:bCs w:val="1"/>
          <w:rtl w:val="0"/>
        </w:rPr>
        <w:t xml:space="preserve">4.2 Budgeted Industry Development Strategy and Interpretation</w:t>
      </w:r>
    </w:p>
    <w:p w:rsidR="00000000" w:rsidDel="00000000" w:rsidP="00000000" w:rsidRDefault="00000000" w:rsidRPr="00000000" w14:paraId="000000D9">
      <w:pPr>
        <w:pageBreakBefore w:val="0"/>
        <w:rPr/>
      </w:pPr>
      <w:r w:rsidDel="00000000" w:rsidR="00000000" w:rsidRPr="00000000">
        <w:rPr>
          <w:rtl w:val="0"/>
        </w:rPr>
      </w:r>
    </w:p>
    <w:p w:rsidR="00000000" w:rsidDel="00000000" w:rsidP="00000000" w:rsidRDefault="00000000" w:rsidRPr="00000000" w14:paraId="000000DA">
      <w:pPr>
        <w:pageBreakBefore w:val="0"/>
        <w:jc w:val="both"/>
        <w:rPr/>
      </w:pPr>
      <w:r w:rsidDel="00000000" w:rsidR="00000000" w:rsidRPr="00000000">
        <w:rPr>
          <w:rtl w:val="0"/>
        </w:rPr>
        <w:t xml:space="preserve">The optimal budgeted industry development strategy aims to solve the most efficient allocations under the budget</w:t>
      </w:r>
      <w:del w:author="Ryo Shibata" w:id="35" w:date="2023-04-19T03:51:09Z">
        <w:r w:rsidDel="00000000" w:rsidR="00000000" w:rsidRPr="00000000">
          <w:rPr>
            <w:rtl w:val="0"/>
          </w:rPr>
          <w:delText xml:space="preserve">ed</w:delText>
        </w:r>
      </w:del>
      <w:r w:rsidDel="00000000" w:rsidR="00000000" w:rsidRPr="00000000">
        <w:rPr>
          <w:rtl w:val="0"/>
        </w:rPr>
        <w:t xml:space="preserve"> constraint of different situations of heuristic total export growth. In order to obtain such an allocation portfolio, we formulate an optimization problem as </w:t>
      </w:r>
      <w:ins w:author="Ryo Shibata" w:id="36" w:date="2023-04-19T03:51:15Z">
        <w:r w:rsidDel="00000000" w:rsidR="00000000" w:rsidRPr="00000000">
          <w:rPr>
            <w:rtl w:val="0"/>
          </w:rPr>
          <w:t xml:space="preserve">follows</w:t>
        </w:r>
      </w:ins>
      <w:del w:author="Ryo Shibata" w:id="36" w:date="2023-04-19T03:51:15Z">
        <w:r w:rsidDel="00000000" w:rsidR="00000000" w:rsidRPr="00000000">
          <w:rPr>
            <w:rtl w:val="0"/>
          </w:rPr>
          <w:delText xml:space="preserve">the following</w:delText>
        </w:r>
      </w:del>
      <w:r w:rsidDel="00000000" w:rsidR="00000000" w:rsidRPr="00000000">
        <w:rPr>
          <w:rtl w:val="0"/>
        </w:rPr>
        <w:t xml:space="preserve">:</w:t>
      </w:r>
    </w:p>
    <w:p w:rsidR="00000000" w:rsidDel="00000000" w:rsidP="00000000" w:rsidRDefault="00000000" w:rsidRPr="00000000" w14:paraId="000000DB">
      <w:pPr>
        <w:pageBreakBefore w:val="0"/>
        <w:jc w:val="both"/>
        <w:rPr/>
      </w:pPr>
      <w:r w:rsidDel="00000000" w:rsidR="00000000" w:rsidRPr="00000000">
        <w:rPr>
          <w:rtl w:val="0"/>
        </w:rPr>
      </w:r>
    </w:p>
    <w:p w:rsidR="00000000" w:rsidDel="00000000" w:rsidP="00000000" w:rsidRDefault="00000000" w:rsidRPr="00000000" w14:paraId="000000DC">
      <w:pPr>
        <w:pageBreakBefore w:val="0"/>
        <w:jc w:val="center"/>
        <w:rPr/>
      </w:pPr>
      <w:r w:rsidDel="00000000" w:rsidR="00000000" w:rsidRPr="00000000">
        <w:rPr/>
        <w:drawing>
          <wp:inline distB="114300" distT="114300" distL="114300" distR="114300">
            <wp:extent cx="2528888" cy="1141284"/>
            <wp:effectExtent b="0" l="0" r="0" t="0"/>
            <wp:docPr id="6"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pageBreakBefore w:val="0"/>
        <w:jc w:val="center"/>
        <w:rPr/>
      </w:pPr>
      <w:r w:rsidDel="00000000" w:rsidR="00000000" w:rsidRPr="00000000">
        <w:rPr>
          <w:rtl w:val="0"/>
        </w:rPr>
      </w:r>
    </w:p>
    <w:p w:rsidR="00000000" w:rsidDel="00000000" w:rsidP="00000000" w:rsidRDefault="00000000" w:rsidRPr="00000000" w14:paraId="000000DE">
      <w:pPr>
        <w:pageBreakBefore w:val="0"/>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C is the country that we are interested in, P is the product space, </w:t>
      </w:r>
      <w:ins w:author="Ryo Shibata" w:id="37" w:date="2023-04-19T03:52:21Z">
        <w:r w:rsidDel="00000000" w:rsidR="00000000" w:rsidRPr="00000000">
          <w:rPr>
            <w:rtl w:val="0"/>
          </w:rPr>
          <w:t xml:space="preserve">and </w:t>
        </w:r>
      </w:ins>
      <w:r w:rsidDel="00000000" w:rsidR="00000000" w:rsidRPr="00000000">
        <w:rPr>
          <w:rtl w:val="0"/>
        </w:rPr>
        <w:t xml:space="preserve">B is the heuristic budget. </w:t>
      </w:r>
    </w:p>
    <w:p w:rsidR="00000000" w:rsidDel="00000000" w:rsidP="00000000" w:rsidRDefault="00000000" w:rsidRPr="00000000" w14:paraId="000000DF">
      <w:pPr>
        <w:pageBreakBefore w:val="0"/>
        <w:jc w:val="both"/>
        <w:rPr/>
      </w:pPr>
      <w:r w:rsidDel="00000000" w:rsidR="00000000" w:rsidRPr="00000000">
        <w:rPr>
          <w:rtl w:val="0"/>
        </w:rPr>
        <w:t xml:space="preserve"> </w:t>
      </w:r>
    </w:p>
    <w:p w:rsidR="00000000" w:rsidDel="00000000" w:rsidP="00000000" w:rsidRDefault="00000000" w:rsidRPr="00000000" w14:paraId="000000E0">
      <w:pPr>
        <w:pageBreakBefore w:val="0"/>
        <w:jc w:val="both"/>
        <w:rPr/>
      </w:pPr>
      <w:r w:rsidDel="00000000" w:rsidR="00000000" w:rsidRPr="00000000">
        <w:rPr>
          <w:rtl w:val="0"/>
        </w:rPr>
        <w:t xml:space="preserve">If we can solve this problem, then we can know </w:t>
      </w:r>
      <w:del w:author="Ryo Shibata" w:id="38" w:date="2023-04-19T03:52:37Z">
        <w:r w:rsidDel="00000000" w:rsidR="00000000" w:rsidRPr="00000000">
          <w:rPr>
            <w:rtl w:val="0"/>
          </w:rPr>
          <w:delText xml:space="preserve">what </w:delText>
        </w:r>
      </w:del>
      <w:r w:rsidDel="00000000" w:rsidR="00000000" w:rsidRPr="00000000">
        <w:rPr>
          <w:rtl w:val="0"/>
        </w:rPr>
        <w:t xml:space="preserve">the largest ECI that a country can improve to.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w:t>
      </w:r>
      <w:ins w:author="Ryo Shibata" w:id="39" w:date="2023-04-19T03:52:44Z">
        <w:r w:rsidDel="00000000" w:rsidR="00000000" w:rsidRPr="00000000">
          <w:rPr>
            <w:rtl w:val="0"/>
          </w:rPr>
          <w:t xml:space="preserve">to</w:t>
        </w:r>
      </w:ins>
      <w:del w:author="Ryo Shibata" w:id="39" w:date="2023-04-19T03:52:44Z">
        <w:r w:rsidDel="00000000" w:rsidR="00000000" w:rsidRPr="00000000">
          <w:rPr>
            <w:rtl w:val="0"/>
          </w:rPr>
          <w:delText xml:space="preserve">on</w:delText>
        </w:r>
      </w:del>
      <w:r w:rsidDel="00000000" w:rsidR="00000000" w:rsidRPr="00000000">
        <w:rPr>
          <w:rtl w:val="0"/>
        </w:rPr>
        <w:t xml:space="preserve"> this problem. In order to solve this problem, our idea is to use </w:t>
      </w:r>
      <w:ins w:author="Ryo Shibata" w:id="40" w:date="2023-04-19T03:52:49Z">
        <w:r w:rsidDel="00000000" w:rsidR="00000000" w:rsidRPr="00000000">
          <w:rPr>
            <w:rtl w:val="0"/>
          </w:rPr>
          <w:t xml:space="preserve">a </w:t>
        </w:r>
      </w:ins>
      <w:r w:rsidDel="00000000" w:rsidR="00000000" w:rsidRPr="00000000">
        <w:rPr>
          <w:rtl w:val="0"/>
        </w:rPr>
        <w:t xml:space="preserve">greedy algorithm. The way that we apply </w:t>
      </w:r>
      <w:ins w:author="Ryo Shibata" w:id="41" w:date="2023-04-19T03:53:05Z">
        <w:r w:rsidDel="00000000" w:rsidR="00000000" w:rsidRPr="00000000">
          <w:rPr>
            <w:rtl w:val="0"/>
          </w:rPr>
          <w:t xml:space="preserve">the </w:t>
        </w:r>
      </w:ins>
      <w:r w:rsidDel="00000000" w:rsidR="00000000" w:rsidRPr="00000000">
        <w:rPr>
          <w:rtl w:val="0"/>
        </w:rPr>
        <w:t xml:space="preserve">greedy algorithm is that firstly</w:t>
      </w:r>
      <w:ins w:author="Ryo Shibata" w:id="42" w:date="2023-04-19T03:53:10Z">
        <w:r w:rsidDel="00000000" w:rsidR="00000000" w:rsidRPr="00000000">
          <w:rPr>
            <w:rtl w:val="0"/>
          </w:rPr>
          <w:t xml:space="preserve">,</w:t>
        </w:r>
      </w:ins>
      <w:r w:rsidDel="00000000" w:rsidR="00000000" w:rsidRPr="00000000">
        <w:rPr>
          <w:rtl w:val="0"/>
        </w:rPr>
        <w:t xml:space="preserve"> we separate the total budget into k equal parts, and then for the first equal part</w:t>
      </w:r>
      <w:ins w:author="Ryo Shibata" w:id="43" w:date="2023-04-19T03:53:19Z">
        <w:r w:rsidDel="00000000" w:rsidR="00000000" w:rsidRPr="00000000">
          <w:rPr>
            <w:rtl w:val="0"/>
          </w:rPr>
          <w:t xml:space="preserve">,</w:t>
        </w:r>
      </w:ins>
      <w:r w:rsidDel="00000000" w:rsidR="00000000" w:rsidRPr="00000000">
        <w:rPr>
          <w:rtl w:val="0"/>
        </w:rPr>
        <w:t xml:space="preserve">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rest equal parts can be done in the same way. </w:t>
      </w:r>
    </w:p>
    <w:p w:rsidR="00000000" w:rsidDel="00000000" w:rsidP="00000000" w:rsidRDefault="00000000" w:rsidRPr="00000000" w14:paraId="000000E1">
      <w:pPr>
        <w:pageBreakBefore w:val="0"/>
        <w:jc w:val="both"/>
        <w:rPr/>
      </w:pPr>
      <w:r w:rsidDel="00000000" w:rsidR="00000000" w:rsidRPr="00000000">
        <w:rPr>
          <w:rtl w:val="0"/>
        </w:rPr>
        <w:t xml:space="preserve"> </w:t>
      </w:r>
    </w:p>
    <w:p w:rsidR="00000000" w:rsidDel="00000000" w:rsidP="00000000" w:rsidRDefault="00000000" w:rsidRPr="00000000" w14:paraId="000000E2">
      <w:pPr>
        <w:pageBreakBefore w:val="0"/>
        <w:jc w:val="both"/>
        <w:rPr/>
      </w:pPr>
      <w:r w:rsidDel="00000000" w:rsidR="00000000" w:rsidRPr="00000000">
        <w:rPr>
          <w:rtl w:val="0"/>
        </w:rPr>
        <w:t xml:space="preserve">However, as is known to all, </w:t>
      </w:r>
      <w:ins w:author="Ryo Shibata" w:id="44" w:date="2023-04-19T03:53:30Z">
        <w:r w:rsidDel="00000000" w:rsidR="00000000" w:rsidRPr="00000000">
          <w:rPr>
            <w:rtl w:val="0"/>
          </w:rPr>
          <w:t xml:space="preserve">the </w:t>
        </w:r>
      </w:ins>
      <w:r w:rsidDel="00000000" w:rsidR="00000000" w:rsidRPr="00000000">
        <w:rPr>
          <w:rtl w:val="0"/>
        </w:rPr>
        <w:t xml:space="preserve">greedy algorithm is a kind of local search algorithm, which is </w:t>
      </w:r>
      <w:ins w:author="Ryo Shibata" w:id="45" w:date="2023-04-19T03:53:36Z">
        <w:r w:rsidDel="00000000" w:rsidR="00000000" w:rsidRPr="00000000">
          <w:rPr>
            <w:rtl w:val="0"/>
          </w:rPr>
          <w:t xml:space="preserve">quite</w:t>
        </w:r>
      </w:ins>
      <w:del w:author="Ryo Shibata" w:id="45" w:date="2023-04-19T03:53:36Z">
        <w:r w:rsidDel="00000000" w:rsidR="00000000" w:rsidRPr="00000000">
          <w:rPr>
            <w:rtl w:val="0"/>
          </w:rPr>
          <w:delText xml:space="preserve">pretty</w:delText>
        </w:r>
      </w:del>
      <w:r w:rsidDel="00000000" w:rsidR="00000000" w:rsidRPr="00000000">
        <w:rPr>
          <w:rtl w:val="0"/>
        </w:rPr>
        <w:t xml:space="preserve"> possible to run into a local minimum. Therefore, for local search algorithms, one typical way </w:t>
      </w:r>
      <w:del w:author="Ryo Shibata" w:id="46" w:date="2023-04-19T03:53:43Z">
        <w:r w:rsidDel="00000000" w:rsidR="00000000" w:rsidRPr="00000000">
          <w:rPr>
            <w:rtl w:val="0"/>
          </w:rPr>
          <w:delText xml:space="preserve">is </w:delText>
        </w:r>
      </w:del>
      <w:r w:rsidDel="00000000" w:rsidR="00000000" w:rsidRPr="00000000">
        <w:rPr>
          <w:rtl w:val="0"/>
        </w:rPr>
        <w:t xml:space="preserve">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w:t>
      </w:r>
      <w:ins w:author="Ryo Shibata" w:id="47" w:date="2023-04-19T03:53:49Z">
        <w:r w:rsidDel="00000000" w:rsidR="00000000" w:rsidRPr="00000000">
          <w:rPr>
            <w:rtl w:val="0"/>
          </w:rPr>
          <w:t xml:space="preserve">,</w:t>
        </w:r>
      </w:ins>
      <w:r w:rsidDel="00000000" w:rsidR="00000000" w:rsidRPr="00000000">
        <w:rPr>
          <w:rtl w:val="0"/>
        </w:rPr>
        <w:t xml:space="preserve">s and pick the largest one. The ratio is defined as </w:t>
      </w:r>
      <w:ins w:author="Ryo Shibata" w:id="48" w:date="2023-04-19T03:53:51Z">
        <w:r w:rsidDel="00000000" w:rsidR="00000000" w:rsidRPr="00000000">
          <w:rPr>
            <w:rtl w:val="0"/>
          </w:rPr>
          <w:t xml:space="preserve">follows</w:t>
        </w:r>
      </w:ins>
      <w:del w:author="Ryo Shibata" w:id="48" w:date="2023-04-19T03:53:51Z">
        <w:r w:rsidDel="00000000" w:rsidR="00000000" w:rsidRPr="00000000">
          <w:rPr>
            <w:rtl w:val="0"/>
          </w:rPr>
          <w:delText xml:space="preserve">the following</w:delText>
        </w:r>
      </w:del>
      <w:r w:rsidDel="00000000" w:rsidR="00000000" w:rsidRPr="00000000">
        <w:rPr>
          <w:rtl w:val="0"/>
        </w:rPr>
        <w:t xml:space="preserve">:</w:t>
      </w:r>
    </w:p>
    <w:p w:rsidR="00000000" w:rsidDel="00000000" w:rsidP="00000000" w:rsidRDefault="00000000" w:rsidRPr="00000000" w14:paraId="000000E3">
      <w:pPr>
        <w:pageBreakBefore w:val="0"/>
        <w:rPr/>
      </w:pPr>
      <w:r w:rsidDel="00000000" w:rsidR="00000000" w:rsidRPr="00000000">
        <w:rPr>
          <w:rtl w:val="0"/>
        </w:rPr>
      </w:r>
    </w:p>
    <w:p w:rsidR="00000000" w:rsidDel="00000000" w:rsidP="00000000" w:rsidRDefault="00000000" w:rsidRPr="00000000" w14:paraId="000000E4">
      <w:pPr>
        <w:pageBreakBefore w:val="0"/>
        <w:jc w:val="center"/>
        <w:rPr/>
      </w:pPr>
      <w:r w:rsidDel="00000000" w:rsidR="00000000" w:rsidRPr="00000000">
        <w:rPr/>
        <w:drawing>
          <wp:inline distB="114300" distT="114300" distL="114300" distR="114300">
            <wp:extent cx="2138363" cy="718630"/>
            <wp:effectExtent b="0" l="0" r="0" t="0"/>
            <wp:docPr id="15"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0E6">
      <w:pPr>
        <w:pageBreakBefore w:val="0"/>
        <w:rPr/>
      </w:pPr>
      <w:r w:rsidDel="00000000" w:rsidR="00000000" w:rsidRPr="00000000">
        <w:rPr>
          <w:rtl w:val="0"/>
        </w:rPr>
      </w:r>
    </w:p>
    <w:p w:rsidR="00000000" w:rsidDel="00000000" w:rsidP="00000000" w:rsidRDefault="00000000" w:rsidRPr="00000000" w14:paraId="000000E7">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w:t>
      </w:r>
      <w:ins w:author="Ryo Shibata" w:id="49" w:date="2023-04-19T03:54:09Z">
        <w:r w:rsidDel="00000000" w:rsidR="00000000" w:rsidRPr="00000000">
          <w:rPr>
            <w:rtl w:val="0"/>
          </w:rPr>
          <w:t xml:space="preserve">s</w:t>
        </w:r>
      </w:ins>
      <w:r w:rsidDel="00000000" w:rsidR="00000000" w:rsidRPr="00000000">
        <w:rPr>
          <w:rtl w:val="0"/>
        </w:rPr>
        <w:t xml:space="preserve"> of parts and selecting the portfolio with the largest ECI increment and </w:t>
      </w:r>
      <w:ins w:author="Ryo Shibata" w:id="50" w:date="2023-04-19T03:54:12Z">
        <w:r w:rsidDel="00000000" w:rsidR="00000000" w:rsidRPr="00000000">
          <w:rPr>
            <w:rtl w:val="0"/>
          </w:rPr>
          <w:t xml:space="preserve">the </w:t>
        </w:r>
      </w:ins>
      <w:r w:rsidDel="00000000" w:rsidR="00000000" w:rsidRPr="00000000">
        <w:rPr>
          <w:rtl w:val="0"/>
        </w:rPr>
        <w:t xml:space="preserve">most complex economic structure. </w:t>
      </w:r>
    </w:p>
    <w:p w:rsidR="00000000" w:rsidDel="00000000" w:rsidP="00000000" w:rsidRDefault="00000000" w:rsidRPr="00000000" w14:paraId="000000E8">
      <w:pPr>
        <w:pageBreakBefore w:val="0"/>
        <w:rPr/>
      </w:pPr>
      <w:r w:rsidDel="00000000" w:rsidR="00000000" w:rsidRPr="00000000">
        <w:rPr>
          <w:rtl w:val="0"/>
        </w:rPr>
        <w:t xml:space="preserve"> </w:t>
      </w:r>
    </w:p>
    <w:p w:rsidR="00000000" w:rsidDel="00000000" w:rsidP="00000000" w:rsidRDefault="00000000" w:rsidRPr="00000000" w14:paraId="000000E9">
      <w:pPr>
        <w:pageBreakBefore w:val="0"/>
        <w:rPr>
          <w:b w:val="1"/>
          <w:bCs w:val="1"/>
        </w:rPr>
      </w:pPr>
      <w:r w:rsidDel="00000000" w:rsidR="00000000" w:rsidRPr="00000000">
        <w:rPr>
          <w:rtl w:val="0"/>
        </w:rPr>
        <w:t xml:space="preserve">Besides, it is quite common that there is a surplus for the budget. To deal with the surplus, we just add it to the product which needs the least amount of dollar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r w:rsidDel="00000000" w:rsidR="00000000" w:rsidRPr="00000000">
        <w:rPr>
          <w:rtl w:val="0"/>
        </w:rPr>
      </w:r>
    </w:p>
    <w:p w:rsidR="00000000" w:rsidDel="00000000" w:rsidP="00000000" w:rsidRDefault="00000000" w:rsidRPr="00000000" w14:paraId="000000EA">
      <w:pPr>
        <w:pageBreakBefore w:val="0"/>
        <w:jc w:val="both"/>
        <w:rPr>
          <w:b w:val="1"/>
          <w:bCs w:val="1"/>
        </w:rPr>
      </w:pPr>
      <w:r w:rsidDel="00000000" w:rsidR="00000000" w:rsidRPr="00000000">
        <w:rPr>
          <w:rtl w:val="0"/>
        </w:rPr>
      </w:r>
    </w:p>
    <w:p w:rsidR="00000000" w:rsidDel="00000000" w:rsidP="00000000" w:rsidRDefault="00000000" w:rsidRPr="00000000" w14:paraId="000000EB">
      <w:pPr>
        <w:pageBreakBefore w:val="0"/>
        <w:jc w:val="both"/>
        <w:rPr>
          <w:b w:val="1"/>
          <w:bCs w:val="1"/>
        </w:rPr>
      </w:pPr>
      <w:r w:rsidDel="00000000" w:rsidR="00000000" w:rsidRPr="00000000">
        <w:rPr>
          <w:b w:val="1"/>
          <w:bCs w:val="1"/>
          <w:rtl w:val="0"/>
        </w:rPr>
        <w:t xml:space="preserve">Economic Panel:</w:t>
      </w:r>
    </w:p>
    <w:p w:rsidR="00000000" w:rsidDel="00000000" w:rsidP="00000000" w:rsidRDefault="00000000" w:rsidRPr="00000000" w14:paraId="000000EC">
      <w:pPr>
        <w:pageBreakBefore w:val="0"/>
        <w:jc w:val="both"/>
        <w:rPr/>
      </w:pPr>
      <w:r w:rsidDel="00000000" w:rsidR="00000000" w:rsidRPr="00000000">
        <w:rPr>
          <w:rtl w:val="0"/>
        </w:rPr>
        <w:t xml:space="preserve"> </w:t>
      </w:r>
    </w:p>
    <w:p w:rsidR="00000000" w:rsidDel="00000000" w:rsidP="00000000" w:rsidRDefault="00000000" w:rsidRPr="00000000" w14:paraId="000000ED">
      <w:pPr>
        <w:pageBreakBefore w:val="0"/>
        <w:jc w:val="both"/>
        <w:rPr/>
      </w:pPr>
      <w:r w:rsidDel="00000000" w:rsidR="00000000" w:rsidRPr="00000000">
        <w:rPr>
          <w:rtl w:val="0"/>
        </w:rPr>
        <w:t xml:space="preserve">As stated above, the enhanced greedy algorithm is developed mainly for solving the optimal allocation strategy. In order to visualize this allocation, an economic panel is created, consisting of a pie chart, a line chart</w:t>
      </w:r>
      <w:ins w:author="Ryo Shibata" w:id="51" w:date="2023-04-19T04:00:58Z">
        <w:r w:rsidDel="00000000" w:rsidR="00000000" w:rsidRPr="00000000">
          <w:rPr>
            <w:rtl w:val="0"/>
          </w:rPr>
          <w:t xml:space="preserve">,</w:t>
        </w:r>
      </w:ins>
      <w:r w:rsidDel="00000000" w:rsidR="00000000" w:rsidRPr="00000000">
        <w:rPr>
          <w:rtl w:val="0"/>
        </w:rPr>
        <w:t xml:space="preserve"> and a table. Firstly, a pie chart is used to show the percentage of each product in the optimal portfolio. The number located in the center of the circle denotes the heuristic growth of total export, which is also our budget. For example, for the first pie chart below, it shows we should allocate 25% for food and preparations, animals and by-products, and chemicals. In addition, we should allocate 12.5% for raw manufacturing and chemical manufacturing. The lines below the pie charts show how the ECI changes during the searching process of the greedy algorithm. For example, in the last pie chart, we can see there are three components, but there are four increments in the last line chart. That is just because many equalized amounts have been invested in </w:t>
      </w:r>
      <w:ins w:author="Ryo Shibata" w:id="52" w:date="2023-04-19T04:15:44Z">
        <w:r w:rsidDel="00000000" w:rsidR="00000000" w:rsidRPr="00000000">
          <w:rPr>
            <w:rtl w:val="0"/>
          </w:rPr>
          <w:t xml:space="preserve">H</w:t>
        </w:r>
      </w:ins>
      <w:del w:author="Ryo Shibata" w:id="52" w:date="2023-04-19T04:15:44Z">
        <w:r w:rsidDel="00000000" w:rsidR="00000000" w:rsidRPr="00000000">
          <w:rPr>
            <w:rtl w:val="0"/>
          </w:rPr>
          <w:delText xml:space="preserve">h</w:delText>
        </w:r>
      </w:del>
      <w:r w:rsidDel="00000000" w:rsidR="00000000" w:rsidRPr="00000000">
        <w:rPr>
          <w:rtl w:val="0"/>
        </w:rPr>
        <w:t xml:space="preserve">igh-complexity products. Even though sometimes people may feel 15% and 20% is nonsense to developed countries, yet it can also give a sense of how a country should develop in the long term. Eventually, the graph in the end is just for numerical explanation for the pie charts.</w:t>
      </w:r>
    </w:p>
    <w:p w:rsidR="00000000" w:rsidDel="00000000" w:rsidP="00000000" w:rsidRDefault="00000000" w:rsidRPr="00000000" w14:paraId="000000EE">
      <w:pPr>
        <w:pageBreakBefore w:val="0"/>
        <w:jc w:val="both"/>
        <w:rPr/>
      </w:pPr>
      <w:r w:rsidDel="00000000" w:rsidR="00000000" w:rsidRPr="00000000">
        <w:rPr>
          <w:rtl w:val="0"/>
        </w:rPr>
        <w:t xml:space="preserve"> </w:t>
      </w:r>
    </w:p>
    <w:p w:rsidR="00000000" w:rsidDel="00000000" w:rsidP="00000000" w:rsidRDefault="00000000" w:rsidRPr="00000000" w14:paraId="000000EF">
      <w:pPr>
        <w:pageBreakBefore w:val="0"/>
        <w:jc w:val="both"/>
        <w:rPr/>
      </w:pPr>
      <w:commentRangeStart w:id="0"/>
      <w:r w:rsidDel="00000000" w:rsidR="00000000" w:rsidRPr="00000000">
        <w:rPr/>
        <w:drawing>
          <wp:inline distB="114300" distT="114300" distL="114300" distR="114300">
            <wp:extent cx="5734050" cy="2044700"/>
            <wp:effectExtent b="0" l="0" r="0" t="0"/>
            <wp:docPr id="11"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73405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pageBreakBefore w:val="0"/>
        <w:jc w:val="both"/>
        <w:rPr/>
      </w:pPr>
      <w:r w:rsidDel="00000000" w:rsidR="00000000" w:rsidRPr="00000000">
        <w:rPr/>
        <w:drawing>
          <wp:inline distB="114300" distT="114300" distL="114300" distR="114300">
            <wp:extent cx="5734050" cy="2044700"/>
            <wp:effectExtent b="0" l="0" r="0" t="0"/>
            <wp:docPr id="13"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73405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pageBreakBefore w:val="0"/>
        <w:jc w:val="both"/>
        <w:rPr>
          <w:b w:val="1"/>
          <w:bCs w:val="1"/>
        </w:rPr>
      </w:pPr>
      <w:r w:rsidDel="00000000" w:rsidR="00000000" w:rsidRPr="00000000">
        <w:rPr>
          <w:b w:val="1"/>
          <w:bCs w:val="1"/>
        </w:rPr>
        <w:drawing>
          <wp:inline distB="114300" distT="114300" distL="114300" distR="114300">
            <wp:extent cx="5734050" cy="1739900"/>
            <wp:effectExtent b="0" l="0" r="0" t="0"/>
            <wp:docPr id="22" name="image14.jpg"/>
            <a:graphic>
              <a:graphicData uri="http://schemas.openxmlformats.org/drawingml/2006/picture">
                <pic:pic>
                  <pic:nvPicPr>
                    <pic:cNvPr id="0" name="image14.jpg"/>
                    <pic:cNvPicPr preferRelativeResize="0"/>
                  </pic:nvPicPr>
                  <pic:blipFill>
                    <a:blip r:embed="rId20"/>
                    <a:srcRect b="0" l="0" r="0" t="0"/>
                    <a:stretch>
                      <a:fillRect/>
                    </a:stretch>
                  </pic:blipFill>
                  <pic:spPr>
                    <a:xfrm>
                      <a:off x="0" y="0"/>
                      <a:ext cx="5734050" cy="1739900"/>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F2">
      <w:pPr>
        <w:pageBreakBefore w:val="0"/>
        <w:jc w:val="both"/>
        <w:rPr>
          <w:b w:val="1"/>
          <w:bCs w:val="1"/>
        </w:rPr>
      </w:pPr>
      <w:r w:rsidDel="00000000" w:rsidR="00000000" w:rsidRPr="00000000">
        <w:rPr>
          <w:rtl w:val="0"/>
        </w:rPr>
      </w:r>
    </w:p>
    <w:p w:rsidR="00000000" w:rsidDel="00000000" w:rsidP="00000000" w:rsidRDefault="00000000" w:rsidRPr="00000000" w14:paraId="000000F3">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0F4">
      <w:pPr>
        <w:pageBreakBefore w:val="0"/>
        <w:jc w:val="both"/>
        <w:rPr>
          <w:b w:val="1"/>
          <w:bCs w:val="1"/>
        </w:rPr>
      </w:pPr>
      <w:r w:rsidDel="00000000" w:rsidR="00000000" w:rsidRPr="00000000">
        <w:rPr>
          <w:rtl w:val="0"/>
        </w:rPr>
      </w:r>
    </w:p>
    <w:p w:rsidR="00000000" w:rsidDel="00000000" w:rsidP="00000000" w:rsidRDefault="00000000" w:rsidRPr="00000000" w14:paraId="000000F5">
      <w:pPr>
        <w:pageBreakBefore w:val="0"/>
        <w:jc w:val="both"/>
        <w:rPr/>
      </w:pPr>
      <w:r w:rsidDel="00000000" w:rsidR="00000000" w:rsidRPr="00000000">
        <w:rPr>
          <w:rtl w:val="0"/>
        </w:rPr>
        <w:t xml:space="preserve">Below is the economic panel for Morocco in 2013. We can see that for different percentages of heuristic total export growth, the ECI of Morocco has different performance. From all the four line graphs, we see that Morocco already obtains some great increment in terms of ECI. Most importantly, the higher the budget is, the greater the ECI will be. This means that in both short term and long term, Morocco still has great room to improve. For the case of 5 percent growth, the ECI increment is because of</w:t>
      </w:r>
      <w:ins w:author="Ryo Shibata" w:id="53" w:date="2023-04-19T04:02:12Z">
        <w:r w:rsidDel="00000000" w:rsidR="00000000" w:rsidRPr="00000000">
          <w:rPr>
            <w:rtl w:val="0"/>
          </w:rPr>
          <w:t xml:space="preserve"> the</w:t>
        </w:r>
      </w:ins>
      <w:r w:rsidDel="00000000" w:rsidR="00000000" w:rsidRPr="00000000">
        <w:rPr>
          <w:rtl w:val="0"/>
        </w:rPr>
        <w:t xml:space="preserve"> </w:t>
      </w:r>
      <w:ins w:author="Ryo Shibata" w:id="54" w:date="2023-04-19T04:01:37Z">
        <w:r w:rsidDel="00000000" w:rsidR="00000000" w:rsidRPr="00000000">
          <w:rPr>
            <w:rtl w:val="0"/>
          </w:rPr>
          <w:t xml:space="preserve">S</w:t>
        </w:r>
      </w:ins>
      <w:del w:author="Ryo Shibata" w:id="54" w:date="2023-04-19T04:01:37Z">
        <w:r w:rsidDel="00000000" w:rsidR="00000000" w:rsidRPr="00000000">
          <w:rPr>
            <w:rtl w:val="0"/>
          </w:rPr>
          <w:delText xml:space="preserve">s</w:delText>
        </w:r>
      </w:del>
      <w:r w:rsidDel="00000000" w:rsidR="00000000" w:rsidRPr="00000000">
        <w:rPr>
          <w:rtl w:val="0"/>
        </w:rPr>
        <w:t xml:space="preserve">ervices </w:t>
      </w:r>
      <w:ins w:author="Ryo Shibata" w:id="55" w:date="2023-04-19T04:01:39Z">
        <w:r w:rsidDel="00000000" w:rsidR="00000000" w:rsidRPr="00000000">
          <w:rPr>
            <w:rtl w:val="0"/>
          </w:rPr>
          <w:t xml:space="preserve">I</w:t>
        </w:r>
      </w:ins>
      <w:del w:author="Ryo Shibata" w:id="55" w:date="2023-04-19T04:01:39Z">
        <w:r w:rsidDel="00000000" w:rsidR="00000000" w:rsidRPr="00000000">
          <w:rPr>
            <w:rtl w:val="0"/>
          </w:rPr>
          <w:delText xml:space="preserve">i</w:delText>
        </w:r>
      </w:del>
      <w:r w:rsidDel="00000000" w:rsidR="00000000" w:rsidRPr="00000000">
        <w:rPr>
          <w:rtl w:val="0"/>
        </w:rPr>
        <w:t xml:space="preserve">ndustry, and </w:t>
      </w:r>
      <w:ins w:author="Ryo Shibata" w:id="56" w:date="2023-04-19T04:01:40Z">
        <w:r w:rsidDel="00000000" w:rsidR="00000000" w:rsidRPr="00000000">
          <w:rPr>
            <w:rtl w:val="0"/>
          </w:rPr>
          <w:t xml:space="preserve">F</w:t>
        </w:r>
      </w:ins>
      <w:del w:author="Ryo Shibata" w:id="56" w:date="2023-04-19T04:01:40Z">
        <w:r w:rsidDel="00000000" w:rsidR="00000000" w:rsidRPr="00000000">
          <w:rPr>
            <w:rtl w:val="0"/>
          </w:rPr>
          <w:delText xml:space="preserve">f</w:delText>
        </w:r>
      </w:del>
      <w:r w:rsidDel="00000000" w:rsidR="00000000" w:rsidRPr="00000000">
        <w:rPr>
          <w:rtl w:val="0"/>
        </w:rPr>
        <w:t xml:space="preserve">ood </w:t>
      </w:r>
      <w:ins w:author="Ryo Shibata" w:id="57" w:date="2023-04-19T04:01:42Z">
        <w:r w:rsidDel="00000000" w:rsidR="00000000" w:rsidRPr="00000000">
          <w:rPr>
            <w:rtl w:val="0"/>
          </w:rPr>
          <w:t xml:space="preserve">P</w:t>
        </w:r>
      </w:ins>
      <w:del w:author="Ryo Shibata" w:id="57" w:date="2023-04-19T04:01:42Z">
        <w:r w:rsidDel="00000000" w:rsidR="00000000" w:rsidRPr="00000000">
          <w:rPr>
            <w:rtl w:val="0"/>
          </w:rPr>
          <w:delText xml:space="preserve">p</w:delText>
        </w:r>
      </w:del>
      <w:r w:rsidDel="00000000" w:rsidR="00000000" w:rsidRPr="00000000">
        <w:rPr>
          <w:rtl w:val="0"/>
        </w:rPr>
        <w:t xml:space="preserve">roducts. For the case of 10 percent growth, the ECI increment is attributed to daily instruments and services industry. For the case of 15 percent growth, services industry and </w:t>
      </w:r>
      <w:ins w:author="Ryo Shibata" w:id="58" w:date="2023-04-19T04:01:31Z">
        <w:r w:rsidDel="00000000" w:rsidR="00000000" w:rsidRPr="00000000">
          <w:rPr>
            <w:rtl w:val="0"/>
          </w:rPr>
          <w:t xml:space="preserve">H</w:t>
        </w:r>
      </w:ins>
      <w:del w:author="Ryo Shibata" w:id="58" w:date="2023-04-19T04:01:31Z">
        <w:r w:rsidDel="00000000" w:rsidR="00000000" w:rsidRPr="00000000">
          <w:rPr>
            <w:rtl w:val="0"/>
          </w:rPr>
          <w:delText xml:space="preserve">h</w:delText>
        </w:r>
      </w:del>
      <w:r w:rsidDel="00000000" w:rsidR="00000000" w:rsidRPr="00000000">
        <w:rPr>
          <w:rtl w:val="0"/>
        </w:rPr>
        <w:t xml:space="preserve">igh-complexity </w:t>
      </w:r>
      <w:ins w:author="Ryo Shibata" w:id="59" w:date="2023-04-19T04:01:33Z">
        <w:r w:rsidDel="00000000" w:rsidR="00000000" w:rsidRPr="00000000">
          <w:rPr>
            <w:rtl w:val="0"/>
          </w:rPr>
          <w:t xml:space="preserve">P</w:t>
        </w:r>
      </w:ins>
      <w:del w:author="Ryo Shibata" w:id="59" w:date="2023-04-19T04:01:33Z">
        <w:r w:rsidDel="00000000" w:rsidR="00000000" w:rsidRPr="00000000">
          <w:rPr>
            <w:rtl w:val="0"/>
          </w:rPr>
          <w:delText xml:space="preserve">p</w:delText>
        </w:r>
      </w:del>
      <w:r w:rsidDel="00000000" w:rsidR="00000000" w:rsidRPr="00000000">
        <w:rPr>
          <w:rtl w:val="0"/>
        </w:rPr>
        <w:t xml:space="preserve">roducts result in an increment of ECI. For the case of 20 percent growth, the ECI increment is because of </w:t>
      </w:r>
      <w:ins w:author="Ryo Shibata" w:id="60" w:date="2023-04-19T04:01:24Z">
        <w:r w:rsidDel="00000000" w:rsidR="00000000" w:rsidRPr="00000000">
          <w:rPr>
            <w:rtl w:val="0"/>
          </w:rPr>
          <w:t xml:space="preserve">S</w:t>
        </w:r>
      </w:ins>
      <w:del w:author="Ryo Shibata" w:id="60" w:date="2023-04-19T04:01:24Z">
        <w:r w:rsidDel="00000000" w:rsidR="00000000" w:rsidRPr="00000000">
          <w:rPr>
            <w:rtl w:val="0"/>
          </w:rPr>
          <w:delText xml:space="preserve">s</w:delText>
        </w:r>
      </w:del>
      <w:r w:rsidDel="00000000" w:rsidR="00000000" w:rsidRPr="00000000">
        <w:rPr>
          <w:rtl w:val="0"/>
        </w:rPr>
        <w:t xml:space="preserve">ervices </w:t>
      </w:r>
      <w:ins w:author="Ryo Shibata" w:id="61" w:date="2023-04-19T04:01:26Z">
        <w:r w:rsidDel="00000000" w:rsidR="00000000" w:rsidRPr="00000000">
          <w:rPr>
            <w:rtl w:val="0"/>
          </w:rPr>
          <w:t xml:space="preserve">I</w:t>
        </w:r>
      </w:ins>
      <w:del w:author="Ryo Shibata" w:id="61" w:date="2023-04-19T04:01:26Z">
        <w:r w:rsidDel="00000000" w:rsidR="00000000" w:rsidRPr="00000000">
          <w:rPr>
            <w:rtl w:val="0"/>
          </w:rPr>
          <w:delText xml:space="preserve">i</w:delText>
        </w:r>
      </w:del>
      <w:r w:rsidDel="00000000" w:rsidR="00000000" w:rsidRPr="00000000">
        <w:rPr>
          <w:rtl w:val="0"/>
        </w:rPr>
        <w:t xml:space="preserve">ndustry, </w:t>
      </w:r>
      <w:ins w:author="Ryo Shibata" w:id="62" w:date="2023-04-19T04:01:27Z">
        <w:r w:rsidDel="00000000" w:rsidR="00000000" w:rsidRPr="00000000">
          <w:rPr>
            <w:rtl w:val="0"/>
          </w:rPr>
          <w:t xml:space="preserve">D</w:t>
        </w:r>
      </w:ins>
      <w:del w:author="Ryo Shibata" w:id="62" w:date="2023-04-19T04:01:27Z">
        <w:r w:rsidDel="00000000" w:rsidR="00000000" w:rsidRPr="00000000">
          <w:rPr>
            <w:rtl w:val="0"/>
          </w:rPr>
          <w:delText xml:space="preserve">d</w:delText>
        </w:r>
      </w:del>
      <w:r w:rsidDel="00000000" w:rsidR="00000000" w:rsidRPr="00000000">
        <w:rPr>
          <w:rtl w:val="0"/>
        </w:rPr>
        <w:t xml:space="preserve">aily </w:t>
      </w:r>
      <w:ins w:author="Ryo Shibata" w:id="63" w:date="2023-04-19T04:01:29Z">
        <w:r w:rsidDel="00000000" w:rsidR="00000000" w:rsidRPr="00000000">
          <w:rPr>
            <w:rtl w:val="0"/>
          </w:rPr>
          <w:t xml:space="preserve">I</w:t>
        </w:r>
      </w:ins>
      <w:del w:author="Ryo Shibata" w:id="63" w:date="2023-04-19T04:01:29Z">
        <w:r w:rsidDel="00000000" w:rsidR="00000000" w:rsidRPr="00000000">
          <w:rPr>
            <w:rtl w:val="0"/>
          </w:rPr>
          <w:delText xml:space="preserve">i</w:delText>
        </w:r>
      </w:del>
      <w:r w:rsidDel="00000000" w:rsidR="00000000" w:rsidRPr="00000000">
        <w:rPr>
          <w:rtl w:val="0"/>
        </w:rPr>
        <w:t xml:space="preserve">nstrument and </w:t>
      </w:r>
      <w:ins w:author="Ryo Shibata" w:id="64" w:date="2023-04-19T04:01:21Z">
        <w:r w:rsidDel="00000000" w:rsidR="00000000" w:rsidRPr="00000000">
          <w:rPr>
            <w:rtl w:val="0"/>
          </w:rPr>
          <w:t xml:space="preserve">M</w:t>
        </w:r>
      </w:ins>
      <w:del w:author="Ryo Shibata" w:id="64" w:date="2023-04-19T04:01:21Z">
        <w:r w:rsidDel="00000000" w:rsidR="00000000" w:rsidRPr="00000000">
          <w:rPr>
            <w:rtl w:val="0"/>
          </w:rPr>
          <w:delText xml:space="preserve">m</w:delText>
        </w:r>
      </w:del>
      <w:r w:rsidDel="00000000" w:rsidR="00000000" w:rsidRPr="00000000">
        <w:rPr>
          <w:rtl w:val="0"/>
        </w:rPr>
        <w:t xml:space="preserve">achinery and </w:t>
      </w:r>
      <w:ins w:author="Ryo Shibata" w:id="65" w:date="2023-04-19T04:01:22Z">
        <w:r w:rsidDel="00000000" w:rsidR="00000000" w:rsidRPr="00000000">
          <w:rPr>
            <w:rtl w:val="0"/>
          </w:rPr>
          <w:t xml:space="preserve">C</w:t>
        </w:r>
      </w:ins>
      <w:del w:author="Ryo Shibata" w:id="65" w:date="2023-04-19T04:01:22Z">
        <w:r w:rsidDel="00000000" w:rsidR="00000000" w:rsidRPr="00000000">
          <w:rPr>
            <w:rtl w:val="0"/>
          </w:rPr>
          <w:delText xml:space="preserve">c</w:delText>
        </w:r>
      </w:del>
      <w:r w:rsidDel="00000000" w:rsidR="00000000" w:rsidRPr="00000000">
        <w:rPr>
          <w:rtl w:val="0"/>
        </w:rPr>
        <w:t xml:space="preserve">onstruction.</w:t>
      </w:r>
    </w:p>
    <w:p w:rsidR="00000000" w:rsidDel="00000000" w:rsidP="00000000" w:rsidRDefault="00000000" w:rsidRPr="00000000" w14:paraId="000000F6">
      <w:pPr>
        <w:pageBreakBefore w:val="0"/>
        <w:jc w:val="both"/>
        <w:rPr/>
      </w:pPr>
      <w:r w:rsidDel="00000000" w:rsidR="00000000" w:rsidRPr="00000000">
        <w:rPr>
          <w:rtl w:val="0"/>
        </w:rPr>
      </w:r>
    </w:p>
    <w:p w:rsidR="00000000" w:rsidDel="00000000" w:rsidP="00000000" w:rsidRDefault="00000000" w:rsidRPr="00000000" w14:paraId="000000F7">
      <w:pPr>
        <w:pageBreakBefore w:val="0"/>
        <w:jc w:val="both"/>
        <w:rPr/>
      </w:pPr>
      <w:r w:rsidDel="00000000" w:rsidR="00000000" w:rsidRPr="00000000">
        <w:rPr/>
        <w:drawing>
          <wp:inline distB="114300" distT="114300" distL="114300" distR="114300">
            <wp:extent cx="5734050" cy="2032000"/>
            <wp:effectExtent b="0" l="0" r="0" t="0"/>
            <wp:docPr id="10"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73405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pageBreakBefore w:val="0"/>
        <w:jc w:val="both"/>
        <w:rPr/>
      </w:pPr>
      <w:r w:rsidDel="00000000" w:rsidR="00000000" w:rsidRPr="00000000">
        <w:rPr/>
        <w:drawing>
          <wp:inline distB="114300" distT="114300" distL="114300" distR="114300">
            <wp:extent cx="5643563" cy="2028825"/>
            <wp:effectExtent b="0" l="0" r="0" t="0"/>
            <wp:docPr id="8" name="image11.png"/>
            <a:graphic>
              <a:graphicData uri="http://schemas.openxmlformats.org/drawingml/2006/picture">
                <pic:pic>
                  <pic:nvPicPr>
                    <pic:cNvPr id="0" name="image11.png"/>
                    <pic:cNvPicPr preferRelativeResize="0"/>
                  </pic:nvPicPr>
                  <pic:blipFill>
                    <a:blip r:embed="rId22"/>
                    <a:srcRect b="0" l="997" r="0" t="0"/>
                    <a:stretch>
                      <a:fillRect/>
                    </a:stretch>
                  </pic:blipFill>
                  <pic:spPr>
                    <a:xfrm>
                      <a:off x="0" y="0"/>
                      <a:ext cx="5643563" cy="2028825"/>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pageBreakBefore w:val="0"/>
        <w:jc w:val="both"/>
        <w:rPr/>
      </w:pPr>
      <w:r w:rsidDel="00000000" w:rsidR="00000000" w:rsidRPr="00000000">
        <w:rPr/>
        <w:drawing>
          <wp:inline distB="114300" distT="114300" distL="114300" distR="114300">
            <wp:extent cx="5734050" cy="1778000"/>
            <wp:effectExtent b="0" l="0" r="0" t="0"/>
            <wp:docPr id="26" name="image25.jpg"/>
            <a:graphic>
              <a:graphicData uri="http://schemas.openxmlformats.org/drawingml/2006/picture">
                <pic:pic>
                  <pic:nvPicPr>
                    <pic:cNvPr id="0" name="image25.jpg"/>
                    <pic:cNvPicPr preferRelativeResize="0"/>
                  </pic:nvPicPr>
                  <pic:blipFill>
                    <a:blip r:embed="rId23"/>
                    <a:srcRect b="0" l="0" r="0" t="0"/>
                    <a:stretch>
                      <a:fillRect/>
                    </a:stretch>
                  </pic:blipFill>
                  <pic:spPr>
                    <a:xfrm>
                      <a:off x="0" y="0"/>
                      <a:ext cx="573405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pageBreakBefore w:val="0"/>
        <w:jc w:val="both"/>
        <w:rPr/>
      </w:pPr>
      <w:r w:rsidDel="00000000" w:rsidR="00000000" w:rsidRPr="00000000">
        <w:rPr>
          <w:rtl w:val="0"/>
        </w:rPr>
      </w:r>
    </w:p>
    <w:p w:rsidR="00000000" w:rsidDel="00000000" w:rsidP="00000000" w:rsidRDefault="00000000" w:rsidRPr="00000000" w14:paraId="000000FB">
      <w:pPr>
        <w:pageBreakBefore w:val="0"/>
        <w:jc w:val="both"/>
        <w:rPr/>
      </w:pPr>
      <w:r w:rsidDel="00000000" w:rsidR="00000000" w:rsidRPr="00000000">
        <w:rPr>
          <w:rtl w:val="0"/>
        </w:rPr>
        <w:t xml:space="preserve">For further suggestions on Morocco’s development in the future</w:t>
      </w:r>
      <w:ins w:author="Ryo Shibata" w:id="66" w:date="2023-04-19T04:02:25Z">
        <w:r w:rsidDel="00000000" w:rsidR="00000000" w:rsidRPr="00000000">
          <w:rPr>
            <w:rtl w:val="0"/>
          </w:rPr>
          <w:t xml:space="preserve">,</w:t>
        </w:r>
      </w:ins>
      <w:del w:author="Ryo Shibata" w:id="66" w:date="2023-04-19T04:02:25Z">
        <w:r w:rsidDel="00000000" w:rsidR="00000000" w:rsidRPr="00000000">
          <w:rPr>
            <w:rtl w:val="0"/>
          </w:rPr>
          <w:delText xml:space="preserve">.</w:delText>
        </w:r>
      </w:del>
      <w:r w:rsidDel="00000000" w:rsidR="00000000" w:rsidRPr="00000000">
        <w:rPr>
          <w:rtl w:val="0"/>
        </w:rPr>
        <w:t xml:space="preserve"> </w:t>
      </w:r>
      <w:ins w:author="Ryo Shibata" w:id="67" w:date="2023-04-19T04:02:27Z">
        <w:r w:rsidDel="00000000" w:rsidR="00000000" w:rsidRPr="00000000">
          <w:rPr>
            <w:rtl w:val="0"/>
          </w:rPr>
          <w:t xml:space="preserve">w</w:t>
        </w:r>
      </w:ins>
      <w:del w:author="Ryo Shibata" w:id="67" w:date="2023-04-19T04:02:27Z">
        <w:r w:rsidDel="00000000" w:rsidR="00000000" w:rsidRPr="00000000">
          <w:rPr>
            <w:rtl w:val="0"/>
          </w:rPr>
          <w:delText xml:space="preserve">W</w:delText>
        </w:r>
      </w:del>
      <w:r w:rsidDel="00000000" w:rsidR="00000000" w:rsidRPr="00000000">
        <w:rPr>
          <w:rtl w:val="0"/>
        </w:rPr>
        <w:t xml:space="preserve">e also offer the optimization result of Morocco based on export data in 2018. Below is the economic panel for Morocco in 2018. We can see that for different percentages of heuristic total export growth, the ECI growth pattern of Morocco is a little different from the one in 2013. From all the four line graphs, we see that Morocco already obtains some great increment in terms of ECI. However, increasing the budget for too large an amount would not produce a higher and higher ECI. One thing to notice is that, even though the growth pattern does not change a lot, the eventual ending point is quite high, which doubles the original ECI. This means that in both short term, Morocco still has great room to improve. For the case of 5 percent export growth budget, the ECI has already increased a lot, meaning that it will not be too difficult for Morocco to develop into a more complex economic structure. Most of the increment is attributed to </w:t>
      </w:r>
      <w:ins w:author="Ryo Shibata" w:id="68" w:date="2023-04-19T04:02:40Z">
        <w:r w:rsidDel="00000000" w:rsidR="00000000" w:rsidRPr="00000000">
          <w:rPr>
            <w:rtl w:val="0"/>
          </w:rPr>
          <w:t xml:space="preserve">H</w:t>
        </w:r>
      </w:ins>
      <w:del w:author="Ryo Shibata" w:id="68" w:date="2023-04-19T04:02:40Z">
        <w:r w:rsidDel="00000000" w:rsidR="00000000" w:rsidRPr="00000000">
          <w:rPr>
            <w:rtl w:val="0"/>
          </w:rPr>
          <w:delText xml:space="preserve">h</w:delText>
        </w:r>
      </w:del>
      <w:r w:rsidDel="00000000" w:rsidR="00000000" w:rsidRPr="00000000">
        <w:rPr>
          <w:rtl w:val="0"/>
        </w:rPr>
        <w:t xml:space="preserve">igh-complexity </w:t>
      </w:r>
      <w:ins w:author="Ryo Shibata" w:id="69" w:date="2023-04-19T04:02:46Z">
        <w:r w:rsidDel="00000000" w:rsidR="00000000" w:rsidRPr="00000000">
          <w:rPr>
            <w:rtl w:val="0"/>
          </w:rPr>
          <w:t xml:space="preserve">P</w:t>
        </w:r>
      </w:ins>
      <w:del w:author="Ryo Shibata" w:id="69" w:date="2023-04-19T04:02:46Z">
        <w:r w:rsidDel="00000000" w:rsidR="00000000" w:rsidRPr="00000000">
          <w:rPr>
            <w:rtl w:val="0"/>
          </w:rPr>
          <w:delText xml:space="preserve">p</w:delText>
        </w:r>
      </w:del>
      <w:r w:rsidDel="00000000" w:rsidR="00000000" w:rsidRPr="00000000">
        <w:rPr>
          <w:rtl w:val="0"/>
        </w:rPr>
        <w:t xml:space="preserve">roducts. For the 10, 15, and 20 percent of growth, it is all because of </w:t>
      </w:r>
      <w:ins w:author="Ryo Shibata" w:id="70" w:date="2023-04-19T04:02:44Z">
        <w:r w:rsidDel="00000000" w:rsidR="00000000" w:rsidRPr="00000000">
          <w:rPr>
            <w:rtl w:val="0"/>
          </w:rPr>
          <w:t xml:space="preserve">H</w:t>
        </w:r>
      </w:ins>
      <w:del w:author="Ryo Shibata" w:id="70" w:date="2023-04-19T04:02:44Z">
        <w:r w:rsidDel="00000000" w:rsidR="00000000" w:rsidRPr="00000000">
          <w:rPr>
            <w:rtl w:val="0"/>
          </w:rPr>
          <w:delText xml:space="preserve">h</w:delText>
        </w:r>
      </w:del>
      <w:r w:rsidDel="00000000" w:rsidR="00000000" w:rsidRPr="00000000">
        <w:rPr>
          <w:rtl w:val="0"/>
        </w:rPr>
        <w:t xml:space="preserve">igh-complexity </w:t>
      </w:r>
      <w:ins w:author="Ryo Shibata" w:id="71" w:date="2023-04-19T04:02:47Z">
        <w:r w:rsidDel="00000000" w:rsidR="00000000" w:rsidRPr="00000000">
          <w:rPr>
            <w:rtl w:val="0"/>
          </w:rPr>
          <w:t xml:space="preserve">P</w:t>
        </w:r>
      </w:ins>
      <w:del w:author="Ryo Shibata" w:id="71" w:date="2023-04-19T04:02:47Z">
        <w:r w:rsidDel="00000000" w:rsidR="00000000" w:rsidRPr="00000000">
          <w:rPr>
            <w:rtl w:val="0"/>
          </w:rPr>
          <w:delText xml:space="preserve">p</w:delText>
        </w:r>
      </w:del>
      <w:r w:rsidDel="00000000" w:rsidR="00000000" w:rsidRPr="00000000">
        <w:rPr>
          <w:rtl w:val="0"/>
        </w:rPr>
        <w:t xml:space="preserve">roducts. Therefore, for future strategy, Morocco should prioritize</w:t>
      </w:r>
      <w:ins w:author="Ryo Shibata" w:id="72" w:date="2023-04-19T04:03:08Z">
        <w:r w:rsidDel="00000000" w:rsidR="00000000" w:rsidRPr="00000000">
          <w:rPr>
            <w:rtl w:val="0"/>
          </w:rPr>
          <w:t xml:space="preserve"> the</w:t>
        </w:r>
      </w:ins>
      <w:r w:rsidDel="00000000" w:rsidR="00000000" w:rsidRPr="00000000">
        <w:rPr>
          <w:rtl w:val="0"/>
        </w:rPr>
        <w:t xml:space="preserve"> development of </w:t>
      </w:r>
      <w:ins w:author="Ryo Shibata" w:id="73" w:date="2023-04-19T04:03:00Z">
        <w:r w:rsidDel="00000000" w:rsidR="00000000" w:rsidRPr="00000000">
          <w:rPr>
            <w:rtl w:val="0"/>
          </w:rPr>
          <w:t xml:space="preserve">H</w:t>
        </w:r>
      </w:ins>
      <w:del w:author="Ryo Shibata" w:id="73" w:date="2023-04-19T04:03:00Z">
        <w:r w:rsidDel="00000000" w:rsidR="00000000" w:rsidRPr="00000000">
          <w:rPr>
            <w:rtl w:val="0"/>
          </w:rPr>
          <w:delText xml:space="preserve">h</w:delText>
        </w:r>
      </w:del>
      <w:r w:rsidDel="00000000" w:rsidR="00000000" w:rsidRPr="00000000">
        <w:rPr>
          <w:rtl w:val="0"/>
        </w:rPr>
        <w:t xml:space="preserve">igh-complexity </w:t>
      </w:r>
      <w:ins w:author="Ryo Shibata" w:id="74" w:date="2023-04-19T04:03:02Z">
        <w:r w:rsidDel="00000000" w:rsidR="00000000" w:rsidRPr="00000000">
          <w:rPr>
            <w:rtl w:val="0"/>
          </w:rPr>
          <w:t xml:space="preserve">P</w:t>
        </w:r>
      </w:ins>
      <w:del w:author="Ryo Shibata" w:id="74" w:date="2023-04-19T04:03:02Z">
        <w:r w:rsidDel="00000000" w:rsidR="00000000" w:rsidRPr="00000000">
          <w:rPr>
            <w:rtl w:val="0"/>
          </w:rPr>
          <w:delText xml:space="preserve">p</w:delText>
        </w:r>
      </w:del>
      <w:r w:rsidDel="00000000" w:rsidR="00000000" w:rsidRPr="00000000">
        <w:rPr>
          <w:rtl w:val="0"/>
        </w:rPr>
        <w:t xml:space="preserve">roducts, which causes the greatest jump in all line graphs. </w:t>
      </w:r>
    </w:p>
    <w:p w:rsidR="00000000" w:rsidDel="00000000" w:rsidP="00000000" w:rsidRDefault="00000000" w:rsidRPr="00000000" w14:paraId="000000FC">
      <w:pPr>
        <w:pageBreakBefore w:val="0"/>
        <w:jc w:val="both"/>
        <w:rPr/>
      </w:pPr>
      <w:r w:rsidDel="00000000" w:rsidR="00000000" w:rsidRPr="00000000">
        <w:rPr>
          <w:rtl w:val="0"/>
        </w:rPr>
      </w:r>
    </w:p>
    <w:p w:rsidR="00000000" w:rsidDel="00000000" w:rsidP="00000000" w:rsidRDefault="00000000" w:rsidRPr="00000000" w14:paraId="000000FD">
      <w:pPr>
        <w:pageBreakBefore w:val="0"/>
        <w:jc w:val="both"/>
        <w:rPr/>
      </w:pPr>
      <w:r w:rsidDel="00000000" w:rsidR="00000000" w:rsidRPr="00000000">
        <w:rPr/>
        <w:drawing>
          <wp:inline distB="114300" distT="114300" distL="114300" distR="114300">
            <wp:extent cx="5734050" cy="1981200"/>
            <wp:effectExtent b="0" l="0" r="0" t="0"/>
            <wp:docPr id="16"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573405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pageBreakBefore w:val="0"/>
        <w:jc w:val="both"/>
        <w:rPr/>
      </w:pPr>
      <w:r w:rsidDel="00000000" w:rsidR="00000000" w:rsidRPr="00000000">
        <w:rPr>
          <w:rtl w:val="0"/>
        </w:rPr>
      </w:r>
    </w:p>
    <w:p w:rsidR="00000000" w:rsidDel="00000000" w:rsidP="00000000" w:rsidRDefault="00000000" w:rsidRPr="00000000" w14:paraId="000000FF">
      <w:pPr>
        <w:pageBreakBefore w:val="0"/>
        <w:jc w:val="both"/>
        <w:rPr/>
      </w:pPr>
      <w:r w:rsidDel="00000000" w:rsidR="00000000" w:rsidRPr="00000000">
        <w:rPr/>
        <w:drawing>
          <wp:inline distB="114300" distT="114300" distL="114300" distR="114300">
            <wp:extent cx="5461471" cy="1947863"/>
            <wp:effectExtent b="0" l="0" r="0" t="0"/>
            <wp:docPr id="9"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5461471" cy="1947863"/>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pageBreakBefore w:val="0"/>
        <w:jc w:val="both"/>
        <w:rPr/>
      </w:pPr>
      <w:r w:rsidDel="00000000" w:rsidR="00000000" w:rsidRPr="00000000">
        <w:rPr>
          <w:rtl w:val="0"/>
        </w:rPr>
      </w:r>
    </w:p>
    <w:p w:rsidR="00000000" w:rsidDel="00000000" w:rsidP="00000000" w:rsidRDefault="00000000" w:rsidRPr="00000000" w14:paraId="00000101">
      <w:pPr>
        <w:pageBreakBefore w:val="0"/>
        <w:jc w:val="both"/>
        <w:rPr/>
      </w:pPr>
      <w:r w:rsidDel="00000000" w:rsidR="00000000" w:rsidRPr="00000000">
        <w:rPr/>
        <w:drawing>
          <wp:inline distB="114300" distT="114300" distL="114300" distR="114300">
            <wp:extent cx="5734050" cy="1460500"/>
            <wp:effectExtent b="0" l="0" r="0" t="0"/>
            <wp:docPr id="23" name="image23.jpg"/>
            <a:graphic>
              <a:graphicData uri="http://schemas.openxmlformats.org/drawingml/2006/picture">
                <pic:pic>
                  <pic:nvPicPr>
                    <pic:cNvPr id="0" name="image23.jpg"/>
                    <pic:cNvPicPr preferRelativeResize="0"/>
                  </pic:nvPicPr>
                  <pic:blipFill>
                    <a:blip r:embed="rId26"/>
                    <a:srcRect b="0" l="0" r="0" t="0"/>
                    <a:stretch>
                      <a:fillRect/>
                    </a:stretch>
                  </pic:blipFill>
                  <pic:spPr>
                    <a:xfrm>
                      <a:off x="0" y="0"/>
                      <a:ext cx="573405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pageBreakBefore w:val="0"/>
        <w:jc w:val="both"/>
        <w:rPr/>
      </w:pPr>
      <w:r w:rsidDel="00000000" w:rsidR="00000000" w:rsidRPr="00000000">
        <w:rPr>
          <w:rtl w:val="0"/>
        </w:rPr>
      </w:r>
    </w:p>
    <w:p w:rsidR="00000000" w:rsidDel="00000000" w:rsidP="00000000" w:rsidRDefault="00000000" w:rsidRPr="00000000" w14:paraId="00000103">
      <w:pPr>
        <w:pageBreakBefore w:val="0"/>
        <w:jc w:val="both"/>
        <w:rPr/>
      </w:pPr>
      <w:r w:rsidDel="00000000" w:rsidR="00000000" w:rsidRPr="00000000">
        <w:rPr>
          <w:rtl w:val="0"/>
        </w:rPr>
      </w:r>
    </w:p>
    <w:p w:rsidR="00000000" w:rsidDel="00000000" w:rsidP="00000000" w:rsidRDefault="00000000" w:rsidRPr="00000000" w14:paraId="00000104">
      <w:pPr>
        <w:pageBreakBefore w:val="0"/>
        <w:spacing w:after="240" w:before="240" w:line="276" w:lineRule="auto"/>
        <w:rPr>
          <w:b w:val="1"/>
          <w:bCs w:val="1"/>
          <w:sz w:val="28"/>
          <w:szCs w:val="28"/>
        </w:rPr>
      </w:pPr>
      <w:r w:rsidDel="00000000" w:rsidR="00000000" w:rsidRPr="00000000">
        <w:rPr>
          <w:b w:val="1"/>
          <w:bCs w:val="1"/>
          <w:sz w:val="28"/>
          <w:szCs w:val="28"/>
          <w:rtl w:val="0"/>
        </w:rPr>
        <w:t xml:space="preserve">4.3 </w:t>
      </w:r>
      <w:del w:author="Ryo Shibata" w:id="75" w:date="2023-04-19T04:03:18Z">
        <w:r w:rsidDel="00000000" w:rsidR="00000000" w:rsidRPr="00000000">
          <w:rPr>
            <w:b w:val="1"/>
            <w:bCs w:val="1"/>
            <w:sz w:val="28"/>
            <w:szCs w:val="28"/>
            <w:rtl w:val="0"/>
          </w:rPr>
          <w:delText xml:space="preserve"> </w:delText>
        </w:r>
      </w:del>
      <w:r w:rsidDel="00000000" w:rsidR="00000000" w:rsidRPr="00000000">
        <w:rPr>
          <w:b w:val="1"/>
          <w:bCs w:val="1"/>
          <w:sz w:val="28"/>
          <w:szCs w:val="28"/>
          <w:rtl w:val="0"/>
        </w:rPr>
        <w:t xml:space="preserve">Sensitivity Analysis </w:t>
      </w:r>
    </w:p>
    <w:p w:rsidR="00000000" w:rsidDel="00000000" w:rsidP="00000000" w:rsidRDefault="00000000" w:rsidRPr="00000000" w14:paraId="00000105">
      <w:pPr>
        <w:pageBreakBefore w:val="0"/>
        <w:spacing w:after="240" w:before="240" w:line="276" w:lineRule="auto"/>
        <w:rPr/>
      </w:pPr>
      <w:r w:rsidDel="00000000" w:rsidR="00000000" w:rsidRPr="00000000">
        <w:rPr>
          <w:rtl w:val="0"/>
        </w:rPr>
        <w:t xml:space="preserve">In the following section</w:t>
      </w:r>
      <w:ins w:author="Ryo Shibata" w:id="76" w:date="2023-04-19T04:03:21Z">
        <w:r w:rsidDel="00000000" w:rsidR="00000000" w:rsidRPr="00000000">
          <w:rPr>
            <w:rtl w:val="0"/>
          </w:rPr>
          <w:t xml:space="preserve">,</w:t>
        </w:r>
      </w:ins>
      <w:r w:rsidDel="00000000" w:rsidR="00000000" w:rsidRPr="00000000">
        <w:rPr>
          <w:rtl w:val="0"/>
        </w:rPr>
        <w:t xml:space="preserve"> our broad aim is to understand how sensitive Morocco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w:t>
      </w:r>
      <w:ins w:author="Ryo Shibata" w:id="77" w:date="2023-04-19T04:03:27Z">
        <w:r w:rsidDel="00000000" w:rsidR="00000000" w:rsidRPr="00000000">
          <w:rPr>
            <w:rtl w:val="0"/>
          </w:rPr>
          <w:t xml:space="preserve">-</w:t>
        </w:r>
      </w:ins>
      <w:del w:author="Ryo Shibata" w:id="77" w:date="2023-04-19T04:03:27Z">
        <w:r w:rsidDel="00000000" w:rsidR="00000000" w:rsidRPr="00000000">
          <w:rPr>
            <w:rtl w:val="0"/>
          </w:rPr>
          <w:delText xml:space="preserve"> </w:delText>
        </w:r>
      </w:del>
      <w:r w:rsidDel="00000000" w:rsidR="00000000" w:rsidRPr="00000000">
        <w:rPr>
          <w:rtl w:val="0"/>
        </w:rPr>
        <w:t xml:space="preserve">specific sensitivity. </w:t>
      </w:r>
    </w:p>
    <w:p w:rsidR="00000000" w:rsidDel="00000000" w:rsidP="00000000" w:rsidRDefault="00000000" w:rsidRPr="00000000" w14:paraId="00000106">
      <w:pPr>
        <w:pageBreakBefore w:val="0"/>
        <w:spacing w:after="240" w:before="240" w:line="276" w:lineRule="auto"/>
        <w:rPr>
          <w:b w:val="1"/>
          <w:bCs w:val="1"/>
        </w:rPr>
      </w:pPr>
      <w:r w:rsidDel="00000000" w:rsidR="00000000" w:rsidRPr="00000000">
        <w:rPr>
          <w:b w:val="1"/>
          <w:bCs w:val="1"/>
          <w:rtl w:val="0"/>
        </w:rPr>
        <w:t xml:space="preserve">ECI Sensitivity Graph</w:t>
      </w:r>
    </w:p>
    <w:p w:rsidR="00000000" w:rsidDel="00000000" w:rsidP="00000000" w:rsidRDefault="00000000" w:rsidRPr="00000000" w14:paraId="00000107">
      <w:pPr>
        <w:pageBreakBefore w:val="0"/>
        <w:spacing w:after="240" w:before="240" w:line="276" w:lineRule="auto"/>
        <w:rPr/>
      </w:pPr>
      <w:r w:rsidDel="00000000" w:rsidR="00000000" w:rsidRPr="00000000">
        <w:rPr>
          <w:rtl w:val="0"/>
        </w:rPr>
        <w:t xml:space="preserve">Firstly, in order to assess the effect particular industries have on each respective country, we developed ECI Sensitivity graphs. We use </w:t>
      </w:r>
      <w:ins w:author="Ryo Shibata" w:id="78" w:date="2023-04-19T04:04:26Z">
        <w:r w:rsidDel="00000000" w:rsidR="00000000" w:rsidRPr="00000000">
          <w:rPr>
            <w:rtl w:val="0"/>
          </w:rPr>
          <w:t xml:space="preserve">the </w:t>
        </w:r>
      </w:ins>
      <w:r w:rsidDel="00000000" w:rsidR="00000000" w:rsidRPr="00000000">
        <w:rPr>
          <w:rtl w:val="0"/>
        </w:rPr>
        <w:t xml:space="preserve">shocking methodology to increment or decrement an industry’s export level by a certain percentage and recalculate the ECI</w:t>
      </w:r>
      <w:ins w:author="Ryo Shibata" w:id="79" w:date="2023-04-19T04:04:32Z">
        <w:r w:rsidDel="00000000" w:rsidR="00000000" w:rsidRPr="00000000">
          <w:rPr>
            <w:rtl w:val="0"/>
          </w:rPr>
          <w:t xml:space="preserve">,</w:t>
        </w:r>
      </w:ins>
      <w:r w:rsidDel="00000000" w:rsidR="00000000" w:rsidRPr="00000000">
        <w:rPr>
          <w:rtl w:val="0"/>
        </w:rPr>
        <w:t xml:space="preserve">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w:t>
      </w:r>
      <w:ins w:author="Ryo Shibata" w:id="80" w:date="2023-04-19T04:04:49Z">
        <w:r w:rsidDel="00000000" w:rsidR="00000000" w:rsidRPr="00000000">
          <w:rPr>
            <w:rtl w:val="0"/>
          </w:rPr>
          <w:t xml:space="preserve">the </w:t>
        </w:r>
      </w:ins>
      <w:r w:rsidDel="00000000" w:rsidR="00000000" w:rsidRPr="00000000">
        <w:rPr>
          <w:rtl w:val="0"/>
        </w:rPr>
        <w:t xml:space="preserve">context of real life, comparing the various inflection points across industries can give us valuable insight.</w:t>
      </w:r>
    </w:p>
    <w:p w:rsidR="00000000" w:rsidDel="00000000" w:rsidP="00000000" w:rsidRDefault="00000000" w:rsidRPr="00000000" w14:paraId="00000108">
      <w:pPr>
        <w:pageBreakBefore w:val="0"/>
        <w:spacing w:after="240" w:before="240" w:line="276" w:lineRule="auto"/>
        <w:rPr/>
      </w:pPr>
      <w:r w:rsidDel="00000000" w:rsidR="00000000" w:rsidRPr="00000000">
        <w:rPr>
          <w:rtl w:val="0"/>
        </w:rPr>
        <w:t xml:space="preserve">The graphs are formulated as follows: There are four ECI Sensitivity graphs. The first two represent data from 2018. The first chart shows positive shocking in which export numbers are shocked upwards per industry. The X-axis is in terms of percentage shock per current dollar value of export. The Y-axis is the recalculated ECI level post-shocking. The second chart follows the same format</w:t>
      </w:r>
      <w:ins w:author="Ryo Shibata" w:id="81" w:date="2023-04-19T04:04:56Z">
        <w:r w:rsidDel="00000000" w:rsidR="00000000" w:rsidRPr="00000000">
          <w:rPr>
            <w:rtl w:val="0"/>
          </w:rPr>
          <w:t xml:space="preserve">,</w:t>
        </w:r>
      </w:ins>
      <w:r w:rsidDel="00000000" w:rsidR="00000000" w:rsidRPr="00000000">
        <w:rPr>
          <w:rtl w:val="0"/>
        </w:rPr>
        <w:t xml:space="preserve"> except the X-axis represents negative shocking. In other words, exports for each industry are decremented</w:t>
      </w:r>
      <w:ins w:author="Ryo Shibata" w:id="82" w:date="2023-04-19T04:05:07Z">
        <w:r w:rsidDel="00000000" w:rsidR="00000000" w:rsidRPr="00000000">
          <w:rPr>
            <w:rtl w:val="0"/>
          </w:rPr>
          <w:t xml:space="preserve">,</w:t>
        </w:r>
      </w:ins>
      <w:r w:rsidDel="00000000" w:rsidR="00000000" w:rsidRPr="00000000">
        <w:rPr>
          <w:rtl w:val="0"/>
        </w:rPr>
        <w:t xml:space="preserve"> and the ECI is accordingly recomputed. The final two sensitivity graphs show the same results using 2013 data. Below is an example of an ECI sensitivity graph.</w:t>
      </w:r>
    </w:p>
    <w:p w:rsidR="00000000" w:rsidDel="00000000" w:rsidP="00000000" w:rsidRDefault="00000000" w:rsidRPr="00000000" w14:paraId="00000109">
      <w:pPr>
        <w:pageBreakBefore w:val="0"/>
        <w:jc w:val="both"/>
        <w:rPr>
          <w:b w:val="1"/>
          <w:bCs w:val="1"/>
        </w:rPr>
      </w:pPr>
      <w:r w:rsidDel="00000000" w:rsidR="00000000" w:rsidRPr="00000000">
        <w:rPr>
          <w:b w:val="1"/>
          <w:bCs w:val="1"/>
        </w:rPr>
        <w:drawing>
          <wp:inline distB="114300" distT="114300" distL="114300" distR="114300">
            <wp:extent cx="5600700" cy="2657475"/>
            <wp:effectExtent b="0" l="0" r="0" t="0"/>
            <wp:docPr id="2" name="image2.jpg"/>
            <a:graphic>
              <a:graphicData uri="http://schemas.openxmlformats.org/drawingml/2006/picture">
                <pic:pic>
                  <pic:nvPicPr>
                    <pic:cNvPr id="0" name="image2.jpg"/>
                    <pic:cNvPicPr preferRelativeResize="0"/>
                  </pic:nvPicPr>
                  <pic:blipFill>
                    <a:blip r:embed="rId27"/>
                    <a:srcRect b="0" l="0" r="0" t="9709"/>
                    <a:stretch>
                      <a:fillRect/>
                    </a:stretch>
                  </pic:blipFill>
                  <pic:spPr>
                    <a:xfrm>
                      <a:off x="0" y="0"/>
                      <a:ext cx="5600700"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pageBreakBefore w:val="0"/>
        <w:jc w:val="center"/>
        <w:rPr>
          <w:sz w:val="22"/>
          <w:szCs w:val="22"/>
        </w:rPr>
      </w:pPr>
      <w:r w:rsidDel="00000000" w:rsidR="00000000" w:rsidRPr="00000000">
        <w:rPr>
          <w:sz w:val="22"/>
          <w:szCs w:val="22"/>
          <w:rtl w:val="0"/>
        </w:rPr>
        <w:t xml:space="preserve">Example 2018 (Incremental ECI Sensitivity)</w:t>
      </w:r>
    </w:p>
    <w:p w:rsidR="00000000" w:rsidDel="00000000" w:rsidP="00000000" w:rsidRDefault="00000000" w:rsidRPr="00000000" w14:paraId="0000010B">
      <w:pPr>
        <w:pageBreakBefore w:val="0"/>
        <w:jc w:val="center"/>
        <w:rPr>
          <w:sz w:val="22"/>
          <w:szCs w:val="22"/>
        </w:rPr>
      </w:pPr>
      <w:r w:rsidDel="00000000" w:rsidR="00000000" w:rsidRPr="00000000">
        <w:rPr>
          <w:rtl w:val="0"/>
        </w:rPr>
      </w:r>
    </w:p>
    <w:p w:rsidR="00000000" w:rsidDel="00000000" w:rsidP="00000000" w:rsidRDefault="00000000" w:rsidRPr="00000000" w14:paraId="0000010C">
      <w:pPr>
        <w:pageBreakBefore w:val="0"/>
        <w:jc w:val="center"/>
        <w:rPr>
          <w:sz w:val="22"/>
          <w:szCs w:val="22"/>
        </w:rPr>
      </w:pPr>
      <w:r w:rsidDel="00000000" w:rsidR="00000000" w:rsidRPr="00000000">
        <w:rPr>
          <w:rtl w:val="0"/>
        </w:rPr>
      </w:r>
    </w:p>
    <w:p w:rsidR="00000000" w:rsidDel="00000000" w:rsidP="00000000" w:rsidRDefault="00000000" w:rsidRPr="00000000" w14:paraId="0000010D">
      <w:pPr>
        <w:pageBreakBefore w:val="0"/>
        <w:jc w:val="left"/>
        <w:rPr>
          <w:sz w:val="22"/>
          <w:szCs w:val="22"/>
        </w:rPr>
      </w:pPr>
      <w:r w:rsidDel="00000000" w:rsidR="00000000" w:rsidRPr="00000000">
        <w:rPr>
          <w:rtl w:val="0"/>
        </w:rPr>
      </w:r>
    </w:p>
    <w:p w:rsidR="00000000" w:rsidDel="00000000" w:rsidP="00000000" w:rsidRDefault="00000000" w:rsidRPr="00000000" w14:paraId="0000010E">
      <w:pPr>
        <w:pageBreakBefore w:val="0"/>
        <w:jc w:val="left"/>
        <w:rPr>
          <w:sz w:val="22"/>
          <w:szCs w:val="22"/>
        </w:rPr>
      </w:pPr>
      <w:r w:rsidDel="00000000" w:rsidR="00000000" w:rsidRPr="00000000">
        <w:rPr>
          <w:rtl w:val="0"/>
        </w:rPr>
      </w:r>
    </w:p>
    <w:p w:rsidR="00000000" w:rsidDel="00000000" w:rsidP="00000000" w:rsidRDefault="00000000" w:rsidRPr="00000000" w14:paraId="0000010F">
      <w:pPr>
        <w:pageBreakBefore w:val="0"/>
        <w:jc w:val="both"/>
        <w:rPr/>
      </w:pPr>
      <w:r w:rsidDel="00000000" w:rsidR="00000000" w:rsidRPr="00000000">
        <w:rPr>
          <w:rtl w:val="0"/>
        </w:rPr>
      </w:r>
    </w:p>
    <w:p w:rsidR="00000000" w:rsidDel="00000000" w:rsidP="00000000" w:rsidRDefault="00000000" w:rsidRPr="00000000" w14:paraId="00000110">
      <w:pPr>
        <w:pageBreakBefore w:val="0"/>
        <w:jc w:val="both"/>
        <w:rPr/>
      </w:pPr>
      <w:r w:rsidDel="00000000" w:rsidR="00000000" w:rsidRPr="00000000">
        <w:rPr>
          <w:rtl w:val="0"/>
        </w:rPr>
      </w:r>
    </w:p>
    <w:p w:rsidR="00000000" w:rsidDel="00000000" w:rsidP="00000000" w:rsidRDefault="00000000" w:rsidRPr="00000000" w14:paraId="00000111">
      <w:pPr>
        <w:pageBreakBefore w:val="0"/>
        <w:jc w:val="both"/>
        <w:rPr>
          <w:b w:val="1"/>
          <w:bCs w:val="1"/>
          <w:sz w:val="28"/>
          <w:szCs w:val="28"/>
        </w:rPr>
      </w:pPr>
      <w:r w:rsidDel="00000000" w:rsidR="00000000" w:rsidRPr="00000000">
        <w:rPr>
          <w:b w:val="1"/>
          <w:bCs w:val="1"/>
          <w:sz w:val="28"/>
          <w:szCs w:val="28"/>
          <w:rtl w:val="0"/>
        </w:rPr>
        <w:t xml:space="preserve">4.3 Sensitivity Analysis Results and Interpretation</w:t>
      </w:r>
    </w:p>
    <w:p w:rsidR="00000000" w:rsidDel="00000000" w:rsidP="00000000" w:rsidRDefault="00000000" w:rsidRPr="00000000" w14:paraId="00000112">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13">
      <w:pPr>
        <w:pageBreakBefore w:val="0"/>
        <w:jc w:val="both"/>
        <w:rPr/>
      </w:pPr>
      <w:r w:rsidDel="00000000" w:rsidR="00000000" w:rsidRPr="00000000">
        <w:rPr>
          <w:rtl w:val="0"/>
        </w:rPr>
        <w:t xml:space="preserve">Below </w:t>
      </w:r>
      <w:ins w:author="Ryo Shibata" w:id="83" w:date="2023-04-19T04:10:45Z">
        <w:r w:rsidDel="00000000" w:rsidR="00000000" w:rsidRPr="00000000">
          <w:rPr>
            <w:rtl w:val="0"/>
          </w:rPr>
          <w:t xml:space="preserve">are</w:t>
        </w:r>
      </w:ins>
      <w:del w:author="Ryo Shibata" w:id="83" w:date="2023-04-19T04:10:45Z">
        <w:r w:rsidDel="00000000" w:rsidR="00000000" w:rsidRPr="00000000">
          <w:rPr>
            <w:rtl w:val="0"/>
          </w:rPr>
          <w:delText xml:space="preserve">is</w:delText>
        </w:r>
      </w:del>
      <w:r w:rsidDel="00000000" w:rsidR="00000000" w:rsidRPr="00000000">
        <w:rPr>
          <w:rtl w:val="0"/>
        </w:rPr>
        <w:t xml:space="preserve"> Morocco’s 2018 ECI Sensitivity Charts. Firstly</w:t>
      </w:r>
      <w:ins w:author="Ryo Shibata" w:id="84" w:date="2023-04-19T04:10:49Z">
        <w:r w:rsidDel="00000000" w:rsidR="00000000" w:rsidRPr="00000000">
          <w:rPr>
            <w:rtl w:val="0"/>
          </w:rPr>
          <w:t xml:space="preserve">,</w:t>
        </w:r>
      </w:ins>
      <w:r w:rsidDel="00000000" w:rsidR="00000000" w:rsidRPr="00000000">
        <w:rPr>
          <w:rtl w:val="0"/>
        </w:rPr>
        <w:t xml:space="preserve"> in the positive chart, we notice immediately that </w:t>
      </w:r>
      <w:ins w:author="Ryo Shibata" w:id="85" w:date="2023-04-19T04:11:08Z">
        <w:r w:rsidDel="00000000" w:rsidR="00000000" w:rsidRPr="00000000">
          <w:rPr>
            <w:rtl w:val="0"/>
          </w:rPr>
          <w:t xml:space="preserve">an </w:t>
        </w:r>
      </w:ins>
      <w:r w:rsidDel="00000000" w:rsidR="00000000" w:rsidRPr="00000000">
        <w:rPr>
          <w:rtl w:val="0"/>
        </w:rPr>
        <w:t xml:space="preserve">increase in exports in High</w:t>
      </w:r>
      <w:ins w:author="Ryo Shibata" w:id="86" w:date="2023-04-19T04:11:05Z">
        <w:r w:rsidDel="00000000" w:rsidR="00000000" w:rsidRPr="00000000">
          <w:rPr>
            <w:rtl w:val="0"/>
          </w:rPr>
          <w:t xml:space="preserve">-</w:t>
        </w:r>
      </w:ins>
      <w:del w:author="Ryo Shibata" w:id="86" w:date="2023-04-19T04:11:05Z">
        <w:r w:rsidDel="00000000" w:rsidR="00000000" w:rsidRPr="00000000">
          <w:rPr>
            <w:rtl w:val="0"/>
          </w:rPr>
          <w:delText xml:space="preserve"> </w:delText>
        </w:r>
      </w:del>
      <w:ins w:author="Ryo Shibata" w:id="86" w:date="2023-04-19T04:11:05Z">
        <w:del w:author="Ryo Shibata" w:id="86" w:date="2023-04-19T04:11:05Z">
          <w:r w:rsidDel="00000000" w:rsidR="00000000" w:rsidRPr="00000000">
            <w:rPr>
              <w:rtl w:val="0"/>
            </w:rPr>
            <w:delText xml:space="preserve">c</w:delText>
          </w:r>
        </w:del>
      </w:ins>
      <w:del w:author="Ryo Shibata" w:id="86" w:date="2023-04-19T04:11:05Z">
        <w:r w:rsidDel="00000000" w:rsidR="00000000" w:rsidRPr="00000000">
          <w:rPr>
            <w:rtl w:val="0"/>
          </w:rPr>
          <w:delText xml:space="preserve">C</w:delText>
        </w:r>
      </w:del>
      <w:r w:rsidDel="00000000" w:rsidR="00000000" w:rsidRPr="00000000">
        <w:rPr>
          <w:rtl w:val="0"/>
        </w:rPr>
        <w:t xml:space="preserve">omplexity Products lead</w:t>
      </w:r>
      <w:ins w:author="Ryo Shibata" w:id="87" w:date="2023-04-19T04:11:17Z">
        <w:r w:rsidDel="00000000" w:rsidR="00000000" w:rsidRPr="00000000">
          <w:rPr>
            <w:rtl w:val="0"/>
          </w:rPr>
          <w:t xml:space="preserve">s</w:t>
        </w:r>
      </w:ins>
      <w:r w:rsidDel="00000000" w:rsidR="00000000" w:rsidRPr="00000000">
        <w:rPr>
          <w:rtl w:val="0"/>
        </w:rPr>
        <w:t xml:space="preserve"> to </w:t>
      </w:r>
      <w:ins w:author="Ryo Shibata" w:id="88" w:date="2023-04-19T04:11:34Z">
        <w:r w:rsidDel="00000000" w:rsidR="00000000" w:rsidRPr="00000000">
          <w:rPr>
            <w:rtl w:val="0"/>
          </w:rPr>
          <w:t xml:space="preserve">a </w:t>
        </w:r>
      </w:ins>
      <w:r w:rsidDel="00000000" w:rsidR="00000000" w:rsidRPr="00000000">
        <w:rPr>
          <w:rtl w:val="0"/>
        </w:rPr>
        <w:t xml:space="preserve">very fast expansion in ECI</w:t>
      </w:r>
      <w:ins w:author="Ryo Shibata" w:id="89" w:date="2023-04-19T04:11:39Z">
        <w:r w:rsidDel="00000000" w:rsidR="00000000" w:rsidRPr="00000000">
          <w:rPr>
            <w:rtl w:val="0"/>
          </w:rPr>
          <w:t xml:space="preserve">,</w:t>
        </w:r>
      </w:ins>
      <w:r w:rsidDel="00000000" w:rsidR="00000000" w:rsidRPr="00000000">
        <w:rPr>
          <w:rtl w:val="0"/>
        </w:rPr>
        <w:t xml:space="preserve"> which plateaus around a level of 1.2. All other industries tend </w:t>
      </w:r>
      <w:del w:author="Ryo Shibata" w:id="90" w:date="2023-04-19T04:11:58Z">
        <w:r w:rsidDel="00000000" w:rsidR="00000000" w:rsidRPr="00000000">
          <w:rPr>
            <w:rtl w:val="0"/>
          </w:rPr>
          <w:delText xml:space="preserve">to </w:delText>
        </w:r>
      </w:del>
      <w:r w:rsidDel="00000000" w:rsidR="00000000" w:rsidRPr="00000000">
        <w:rPr>
          <w:rtl w:val="0"/>
        </w:rPr>
        <w:t xml:space="preserve">not </w:t>
      </w:r>
      <w:ins w:author="Ryo Shibata" w:id="91" w:date="2023-04-19T04:11:49Z">
        <w:r w:rsidDel="00000000" w:rsidR="00000000" w:rsidRPr="00000000">
          <w:rPr>
            <w:rtl w:val="0"/>
          </w:rPr>
          <w:t xml:space="preserve">to </w:t>
        </w:r>
      </w:ins>
      <w:r w:rsidDel="00000000" w:rsidR="00000000" w:rsidRPr="00000000">
        <w:rPr>
          <w:rtl w:val="0"/>
        </w:rPr>
        <w:t xml:space="preserve">greatly affect the ECI level</w:t>
      </w:r>
      <w:ins w:author="Ryo Shibata" w:id="92" w:date="2023-04-19T04:12:08Z">
        <w:r w:rsidDel="00000000" w:rsidR="00000000" w:rsidRPr="00000000">
          <w:rPr>
            <w:rtl w:val="0"/>
          </w:rPr>
          <w:t xml:space="preserve">,</w:t>
        </w:r>
      </w:ins>
      <w:r w:rsidDel="00000000" w:rsidR="00000000" w:rsidRPr="00000000">
        <w:rPr>
          <w:rtl w:val="0"/>
        </w:rPr>
        <w:t xml:space="preserve"> making it fairly clear which industry to pursue. In fact</w:t>
      </w:r>
      <w:ins w:author="Ryo Shibata" w:id="93" w:date="2023-04-19T04:12:29Z">
        <w:r w:rsidDel="00000000" w:rsidR="00000000" w:rsidRPr="00000000">
          <w:rPr>
            <w:rtl w:val="0"/>
          </w:rPr>
          <w:t xml:space="preserve">,</w:t>
        </w:r>
      </w:ins>
      <w:r w:rsidDel="00000000" w:rsidR="00000000" w:rsidRPr="00000000">
        <w:rPr>
          <w:rtl w:val="0"/>
        </w:rPr>
        <w:t xml:space="preserve"> an increase in Food and Preparation</w:t>
      </w:r>
      <w:ins w:author="Ryo Shibata" w:id="94" w:date="2023-04-19T04:12:30Z">
        <w:r w:rsidDel="00000000" w:rsidR="00000000" w:rsidRPr="00000000">
          <w:rPr>
            <w:rtl w:val="0"/>
          </w:rPr>
          <w:t xml:space="preserve">,</w:t>
        </w:r>
      </w:ins>
      <w:r w:rsidDel="00000000" w:rsidR="00000000" w:rsidRPr="00000000">
        <w:rPr>
          <w:rtl w:val="0"/>
        </w:rPr>
        <w:t xml:space="preserve"> as well as Energy and Drilling</w:t>
      </w:r>
      <w:ins w:author="Ryo Shibata" w:id="95" w:date="2023-04-19T04:12:32Z">
        <w:r w:rsidDel="00000000" w:rsidR="00000000" w:rsidRPr="00000000">
          <w:rPr>
            <w:rtl w:val="0"/>
          </w:rPr>
          <w:t xml:space="preserve">,</w:t>
        </w:r>
      </w:ins>
      <w:r w:rsidDel="00000000" w:rsidR="00000000" w:rsidRPr="00000000">
        <w:rPr>
          <w:rtl w:val="0"/>
        </w:rPr>
        <w:t xml:space="preserve"> actually marginally decrease</w:t>
      </w:r>
      <w:ins w:author="Ryo Shibata" w:id="96" w:date="2023-04-19T04:12:47Z">
        <w:r w:rsidDel="00000000" w:rsidR="00000000" w:rsidRPr="00000000">
          <w:rPr>
            <w:rtl w:val="0"/>
          </w:rPr>
          <w:t xml:space="preserve">s</w:t>
        </w:r>
      </w:ins>
      <w:r w:rsidDel="00000000" w:rsidR="00000000" w:rsidRPr="00000000">
        <w:rPr>
          <w:rtl w:val="0"/>
        </w:rPr>
        <w:t xml:space="preserve"> ECI levels. </w:t>
      </w:r>
    </w:p>
    <w:p w:rsidR="00000000" w:rsidDel="00000000" w:rsidP="00000000" w:rsidRDefault="00000000" w:rsidRPr="00000000" w14:paraId="00000114">
      <w:pPr>
        <w:pageBreakBefore w:val="0"/>
        <w:jc w:val="both"/>
        <w:rPr/>
      </w:pPr>
      <w:r w:rsidDel="00000000" w:rsidR="00000000" w:rsidRPr="00000000">
        <w:rPr>
          <w:rtl w:val="0"/>
        </w:rPr>
      </w:r>
    </w:p>
    <w:p w:rsidR="00000000" w:rsidDel="00000000" w:rsidP="00000000" w:rsidRDefault="00000000" w:rsidRPr="00000000" w14:paraId="00000115">
      <w:pPr>
        <w:pageBreakBefore w:val="0"/>
        <w:rPr>
          <w:b w:val="1"/>
          <w:bCs w:val="1"/>
        </w:rPr>
      </w:pPr>
      <w:r w:rsidDel="00000000" w:rsidR="00000000" w:rsidRPr="00000000">
        <w:rPr>
          <w:rtl w:val="0"/>
        </w:rPr>
        <w:t xml:space="preserve">Next</w:t>
      </w:r>
      <w:ins w:author="Ryo Shibata" w:id="97" w:date="2023-04-19T04:12:50Z">
        <w:r w:rsidDel="00000000" w:rsidR="00000000" w:rsidRPr="00000000">
          <w:rPr>
            <w:rtl w:val="0"/>
          </w:rPr>
          <w:t xml:space="preserve">,</w:t>
        </w:r>
      </w:ins>
      <w:r w:rsidDel="00000000" w:rsidR="00000000" w:rsidRPr="00000000">
        <w:rPr>
          <w:rtl w:val="0"/>
        </w:rPr>
        <w:t xml:space="preserve"> we consider Morocco’s 2018 Negative Shock chart. We can see that Morocco is fairly insensitive to the majority of its industries. However</w:t>
      </w:r>
      <w:ins w:author="Ryo Shibata" w:id="98" w:date="2023-04-19T04:12:57Z">
        <w:r w:rsidDel="00000000" w:rsidR="00000000" w:rsidRPr="00000000">
          <w:rPr>
            <w:rtl w:val="0"/>
          </w:rPr>
          <w:t xml:space="preserve">,</w:t>
        </w:r>
      </w:ins>
      <w:r w:rsidDel="00000000" w:rsidR="00000000" w:rsidRPr="00000000">
        <w:rPr>
          <w:rtl w:val="0"/>
        </w:rPr>
        <w:t xml:space="preserve"> once we reach the -80% range of shocking</w:t>
      </w:r>
      <w:ins w:author="Ryo Shibata" w:id="99" w:date="2023-04-19T04:13:00Z">
        <w:r w:rsidDel="00000000" w:rsidR="00000000" w:rsidRPr="00000000">
          <w:rPr>
            <w:rtl w:val="0"/>
          </w:rPr>
          <w:t xml:space="preserve">,</w:t>
        </w:r>
      </w:ins>
      <w:r w:rsidDel="00000000" w:rsidR="00000000" w:rsidRPr="00000000">
        <w:rPr>
          <w:rtl w:val="0"/>
        </w:rPr>
        <w:t xml:space="preserve"> we start to see upward</w:t>
      </w:r>
      <w:del w:author="Ryo Shibata" w:id="100" w:date="2023-04-19T04:13:04Z">
        <w:r w:rsidDel="00000000" w:rsidR="00000000" w:rsidRPr="00000000">
          <w:rPr>
            <w:rtl w:val="0"/>
          </w:rPr>
          <w:delText xml:space="preserve">s</w:delText>
        </w:r>
      </w:del>
      <w:r w:rsidDel="00000000" w:rsidR="00000000" w:rsidRPr="00000000">
        <w:rPr>
          <w:rtl w:val="0"/>
        </w:rPr>
        <w:t xml:space="preserve"> spikes in ECI</w:t>
      </w:r>
      <w:ins w:author="Ryo Shibata" w:id="101" w:date="2023-04-19T04:13:08Z">
        <w:r w:rsidDel="00000000" w:rsidR="00000000" w:rsidRPr="00000000">
          <w:rPr>
            <w:rtl w:val="0"/>
          </w:rPr>
          <w:t xml:space="preserve">,</w:t>
        </w:r>
      </w:ins>
      <w:r w:rsidDel="00000000" w:rsidR="00000000" w:rsidRPr="00000000">
        <w:rPr>
          <w:rtl w:val="0"/>
        </w:rPr>
        <w:t xml:space="preserve"> which signifies that the current industries that Morocco is operating </w:t>
      </w:r>
      <w:ins w:author="Ryo Shibata" w:id="102" w:date="2023-04-19T04:13:14Z">
        <w:r w:rsidDel="00000000" w:rsidR="00000000" w:rsidRPr="00000000">
          <w:rPr>
            <w:rtl w:val="0"/>
          </w:rPr>
          <w:t xml:space="preserve">in are</w:t>
        </w:r>
      </w:ins>
      <w:del w:author="Ryo Shibata" w:id="102" w:date="2023-04-19T04:13:14Z">
        <w:r w:rsidDel="00000000" w:rsidR="00000000" w:rsidRPr="00000000">
          <w:rPr>
            <w:rtl w:val="0"/>
          </w:rPr>
          <w:delText xml:space="preserve">is</w:delText>
        </w:r>
      </w:del>
      <w:r w:rsidDel="00000000" w:rsidR="00000000" w:rsidRPr="00000000">
        <w:rPr>
          <w:rtl w:val="0"/>
        </w:rPr>
        <w:t xml:space="preserve"> most likely optimal for economic development in the context of economic complexity.    </w:t>
      </w:r>
      <w:r w:rsidDel="00000000" w:rsidR="00000000" w:rsidRPr="00000000">
        <w:rPr>
          <w:rtl w:val="0"/>
        </w:rPr>
      </w:r>
    </w:p>
    <w:p w:rsidR="00000000" w:rsidDel="00000000" w:rsidP="00000000" w:rsidRDefault="00000000" w:rsidRPr="00000000" w14:paraId="00000116">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117">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Pr>
        <w:drawing>
          <wp:inline distB="114300" distT="114300" distL="114300" distR="114300">
            <wp:extent cx="5414963" cy="2707481"/>
            <wp:effectExtent b="0" l="0" r="0" t="0"/>
            <wp:docPr id="24" name="image24.jpg"/>
            <a:graphic>
              <a:graphicData uri="http://schemas.openxmlformats.org/drawingml/2006/picture">
                <pic:pic>
                  <pic:nvPicPr>
                    <pic:cNvPr id="0" name="image24.jpg"/>
                    <pic:cNvPicPr preferRelativeResize="0"/>
                  </pic:nvPicPr>
                  <pic:blipFill>
                    <a:blip r:embed="rId28"/>
                    <a:srcRect b="0" l="0" r="0" t="0"/>
                    <a:stretch>
                      <a:fillRect/>
                    </a:stretch>
                  </pic:blipFill>
                  <pic:spPr>
                    <a:xfrm>
                      <a:off x="0" y="0"/>
                      <a:ext cx="5414963" cy="2707481"/>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pageBreakBefore w:val="0"/>
        <w:jc w:val="center"/>
        <w:rPr>
          <w:rFonts w:ascii="Times" w:cs="Times" w:eastAsia="Times" w:hAnsi="Times"/>
          <w:b w:val="1"/>
          <w:bCs w:val="1"/>
          <w:sz w:val="28"/>
          <w:szCs w:val="28"/>
        </w:rPr>
      </w:pPr>
      <w:r w:rsidDel="00000000" w:rsidR="00000000" w:rsidRPr="00000000">
        <w:rPr>
          <w:rtl w:val="0"/>
        </w:rPr>
        <w:t xml:space="preserve">Morocco 2018 (Incremental ECI Sensitivity)</w:t>
      </w:r>
      <w:r w:rsidDel="00000000" w:rsidR="00000000" w:rsidRPr="00000000">
        <w:rPr>
          <w:rtl w:val="0"/>
        </w:rPr>
      </w:r>
    </w:p>
    <w:p w:rsidR="00000000" w:rsidDel="00000000" w:rsidP="00000000" w:rsidRDefault="00000000" w:rsidRPr="00000000" w14:paraId="00000119">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11A">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Pr>
        <w:drawing>
          <wp:inline distB="114300" distT="114300" distL="114300" distR="114300">
            <wp:extent cx="5386388" cy="2693194"/>
            <wp:effectExtent b="0" l="0" r="0" t="0"/>
            <wp:docPr id="21" name="image19.jpg"/>
            <a:graphic>
              <a:graphicData uri="http://schemas.openxmlformats.org/drawingml/2006/picture">
                <pic:pic>
                  <pic:nvPicPr>
                    <pic:cNvPr id="0" name="image19.jpg"/>
                    <pic:cNvPicPr preferRelativeResize="0"/>
                  </pic:nvPicPr>
                  <pic:blipFill>
                    <a:blip r:embed="rId29"/>
                    <a:srcRect b="0" l="0" r="0" t="0"/>
                    <a:stretch>
                      <a:fillRect/>
                    </a:stretch>
                  </pic:blipFill>
                  <pic:spPr>
                    <a:xfrm>
                      <a:off x="0" y="0"/>
                      <a:ext cx="5386388" cy="2693194"/>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pageBreakBefore w:val="0"/>
        <w:jc w:val="center"/>
        <w:rPr>
          <w:ins w:author="Ryo Shibata" w:id="104" w:date="2023-04-19T04:05:38Z"/>
        </w:rPr>
      </w:pPr>
      <w:r w:rsidDel="00000000" w:rsidR="00000000" w:rsidRPr="00000000">
        <w:rPr>
          <w:rtl w:val="0"/>
        </w:rPr>
        <w:t xml:space="preserve">Morocco 2018 (Decremental </w:t>
      </w:r>
      <w:del w:author="Ryo Shibata" w:id="103" w:date="2023-04-19T04:05:33Z">
        <w:r w:rsidDel="00000000" w:rsidR="00000000" w:rsidRPr="00000000">
          <w:rPr>
            <w:rtl w:val="0"/>
          </w:rPr>
          <w:delText xml:space="preserve"> </w:delText>
        </w:r>
      </w:del>
      <w:r w:rsidDel="00000000" w:rsidR="00000000" w:rsidRPr="00000000">
        <w:rPr>
          <w:rtl w:val="0"/>
        </w:rPr>
        <w:t xml:space="preserve">ECI Sensitivity)</w:t>
      </w:r>
      <w:ins w:author="Ryo Shibata" w:id="104" w:date="2023-04-19T04:05:38Z">
        <w:r w:rsidDel="00000000" w:rsidR="00000000" w:rsidRPr="00000000">
          <w:rPr>
            <w:rtl w:val="0"/>
          </w:rPr>
        </w:r>
      </w:ins>
    </w:p>
    <w:p w:rsidR="00000000" w:rsidDel="00000000" w:rsidP="00000000" w:rsidRDefault="00000000" w:rsidRPr="00000000" w14:paraId="0000011C">
      <w:pPr>
        <w:pageBreakBefore w:val="0"/>
        <w:jc w:val="center"/>
        <w:rPr/>
      </w:pPr>
      <w:r w:rsidDel="00000000" w:rsidR="00000000" w:rsidRPr="00000000">
        <w:rPr>
          <w:rtl w:val="0"/>
        </w:rPr>
      </w:r>
    </w:p>
    <w:p w:rsidR="00000000" w:rsidDel="00000000" w:rsidP="00000000" w:rsidRDefault="00000000" w:rsidRPr="00000000" w14:paraId="0000011D">
      <w:pPr>
        <w:pageBreakBefore w:val="0"/>
        <w:rPr/>
      </w:pPr>
      <w:r w:rsidDel="00000000" w:rsidR="00000000" w:rsidRPr="00000000">
        <w:rPr>
          <w:rtl w:val="0"/>
        </w:rPr>
        <w:t xml:space="preserve">Next</w:t>
      </w:r>
      <w:ins w:author="Ryo Shibata" w:id="105" w:date="2023-04-19T04:13:25Z">
        <w:r w:rsidDel="00000000" w:rsidR="00000000" w:rsidRPr="00000000">
          <w:rPr>
            <w:rtl w:val="0"/>
          </w:rPr>
          <w:t xml:space="preserve">,</w:t>
        </w:r>
      </w:ins>
      <w:r w:rsidDel="00000000" w:rsidR="00000000" w:rsidRPr="00000000">
        <w:rPr>
          <w:rtl w:val="0"/>
        </w:rPr>
        <w:t xml:space="preserve"> we consider the 2013 ECI Sensitivity graphs. We see that the profile in the positive shocking case is very similar to the 2018 sensitivity graph. More focus on High</w:t>
      </w:r>
      <w:del w:author="Ryo Shibata" w:id="106" w:date="2023-04-19T04:13:40Z">
        <w:r w:rsidDel="00000000" w:rsidR="00000000" w:rsidRPr="00000000">
          <w:rPr>
            <w:rtl w:val="0"/>
          </w:rPr>
          <w:delText xml:space="preserve"> </w:delText>
        </w:r>
      </w:del>
      <w:ins w:author="Ryo Shibata" w:id="106" w:date="2023-04-19T04:13:40Z">
        <w:del w:author="Ryo Shibata" w:id="106" w:date="2023-04-19T04:13:40Z">
          <w:r w:rsidDel="00000000" w:rsidR="00000000" w:rsidRPr="00000000">
            <w:rPr>
              <w:rtl w:val="0"/>
            </w:rPr>
            <w:delText xml:space="preserve">c</w:delText>
          </w:r>
        </w:del>
      </w:ins>
      <w:del w:author="Ryo Shibata" w:id="106" w:date="2023-04-19T04:13:40Z">
        <w:r w:rsidDel="00000000" w:rsidR="00000000" w:rsidRPr="00000000">
          <w:rPr>
            <w:rtl w:val="0"/>
          </w:rPr>
          <w:delText xml:space="preserve">C</w:delText>
        </w:r>
      </w:del>
      <w:r w:rsidDel="00000000" w:rsidR="00000000" w:rsidRPr="00000000">
        <w:rPr>
          <w:rtl w:val="0"/>
        </w:rPr>
        <w:t xml:space="preserve">omplexity Products lead</w:t>
      </w:r>
      <w:ins w:author="Ryo Shibata" w:id="107" w:date="2023-04-19T04:13:57Z">
        <w:r w:rsidDel="00000000" w:rsidR="00000000" w:rsidRPr="00000000">
          <w:rPr>
            <w:rtl w:val="0"/>
          </w:rPr>
          <w:t xml:space="preserve">s</w:t>
        </w:r>
      </w:ins>
      <w:r w:rsidDel="00000000" w:rsidR="00000000" w:rsidRPr="00000000">
        <w:rPr>
          <w:rtl w:val="0"/>
        </w:rPr>
        <w:t xml:space="preserve"> to a higher ECI</w:t>
      </w:r>
      <w:ins w:author="Ryo Shibata" w:id="108" w:date="2023-04-19T04:14:01Z">
        <w:r w:rsidDel="00000000" w:rsidR="00000000" w:rsidRPr="00000000">
          <w:rPr>
            <w:rtl w:val="0"/>
          </w:rPr>
          <w:t xml:space="preserve">,</w:t>
        </w:r>
      </w:ins>
      <w:r w:rsidDel="00000000" w:rsidR="00000000" w:rsidRPr="00000000">
        <w:rPr>
          <w:rtl w:val="0"/>
        </w:rPr>
        <w:t xml:space="preserve"> while as Food and Preparation</w:t>
      </w:r>
      <w:ins w:author="Ryo Shibata" w:id="109" w:date="2023-04-19T04:14:04Z">
        <w:r w:rsidDel="00000000" w:rsidR="00000000" w:rsidRPr="00000000">
          <w:rPr>
            <w:rtl w:val="0"/>
          </w:rPr>
          <w:t xml:space="preserve">,</w:t>
        </w:r>
      </w:ins>
      <w:r w:rsidDel="00000000" w:rsidR="00000000" w:rsidRPr="00000000">
        <w:rPr>
          <w:rtl w:val="0"/>
        </w:rPr>
        <w:t xml:space="preserve"> as well as Energy and Drilling</w:t>
      </w:r>
      <w:ins w:author="Ryo Shibata" w:id="110" w:date="2023-04-19T04:14:08Z">
        <w:r w:rsidDel="00000000" w:rsidR="00000000" w:rsidRPr="00000000">
          <w:rPr>
            <w:rtl w:val="0"/>
          </w:rPr>
          <w:t xml:space="preserve">,</w:t>
        </w:r>
      </w:ins>
      <w:r w:rsidDel="00000000" w:rsidR="00000000" w:rsidRPr="00000000">
        <w:rPr>
          <w:rtl w:val="0"/>
        </w:rPr>
        <w:t xml:space="preserve"> marginally decrease ECI levels. </w:t>
      </w:r>
    </w:p>
    <w:p w:rsidR="00000000" w:rsidDel="00000000" w:rsidP="00000000" w:rsidRDefault="00000000" w:rsidRPr="00000000" w14:paraId="0000011E">
      <w:pPr>
        <w:pageBreakBefore w:val="0"/>
        <w:rPr/>
      </w:pPr>
      <w:r w:rsidDel="00000000" w:rsidR="00000000" w:rsidRPr="00000000">
        <w:rPr>
          <w:rtl w:val="0"/>
        </w:rPr>
      </w:r>
    </w:p>
    <w:p w:rsidR="00000000" w:rsidDel="00000000" w:rsidP="00000000" w:rsidRDefault="00000000" w:rsidRPr="00000000" w14:paraId="0000011F">
      <w:pPr>
        <w:pageBreakBefore w:val="0"/>
        <w:rPr>
          <w:rFonts w:ascii="Times" w:cs="Times" w:eastAsia="Times" w:hAnsi="Times"/>
          <w:b w:val="1"/>
          <w:bCs w:val="1"/>
          <w:sz w:val="28"/>
          <w:szCs w:val="28"/>
        </w:rPr>
      </w:pPr>
      <w:r w:rsidDel="00000000" w:rsidR="00000000" w:rsidRPr="00000000">
        <w:rPr>
          <w:rtl w:val="0"/>
        </w:rPr>
        <w:t xml:space="preserve">In the 2013 negative shocking case, we see that again</w:t>
      </w:r>
      <w:ins w:author="Ryo Shibata" w:id="111" w:date="2023-04-19T04:14:16Z">
        <w:r w:rsidDel="00000000" w:rsidR="00000000" w:rsidRPr="00000000">
          <w:rPr>
            <w:rtl w:val="0"/>
          </w:rPr>
          <w:t xml:space="preserve">,</w:t>
        </w:r>
      </w:ins>
      <w:r w:rsidDel="00000000" w:rsidR="00000000" w:rsidRPr="00000000">
        <w:rPr>
          <w:rtl w:val="0"/>
        </w:rPr>
        <w:t xml:space="preserve"> Morocco is fairly sensitive to decreases in export</w:t>
      </w:r>
      <w:ins w:author="Ryo Shibata" w:id="112" w:date="2023-04-19T04:14:25Z">
        <w:r w:rsidDel="00000000" w:rsidR="00000000" w:rsidRPr="00000000">
          <w:rPr>
            <w:rtl w:val="0"/>
          </w:rPr>
          <w:t xml:space="preserve">s</w:t>
        </w:r>
      </w:ins>
      <w:r w:rsidDel="00000000" w:rsidR="00000000" w:rsidRPr="00000000">
        <w:rPr>
          <w:rtl w:val="0"/>
        </w:rPr>
        <w:t xml:space="preserve"> in Transportation products. In fact</w:t>
      </w:r>
      <w:ins w:author="Ryo Shibata" w:id="113" w:date="2023-04-19T04:14:45Z">
        <w:r w:rsidDel="00000000" w:rsidR="00000000" w:rsidRPr="00000000">
          <w:rPr>
            <w:rtl w:val="0"/>
          </w:rPr>
          <w:t xml:space="preserve">,</w:t>
        </w:r>
      </w:ins>
      <w:r w:rsidDel="00000000" w:rsidR="00000000" w:rsidRPr="00000000">
        <w:rPr>
          <w:rtl w:val="0"/>
        </w:rPr>
        <w:t xml:space="preserve"> a decrease of about 20% brings the ECI down to negative levels. We see that in the 2018 chart</w:t>
      </w:r>
      <w:ins w:author="Ryo Shibata" w:id="114" w:date="2023-04-19T04:14:52Z">
        <w:r w:rsidDel="00000000" w:rsidR="00000000" w:rsidRPr="00000000">
          <w:rPr>
            <w:rtl w:val="0"/>
          </w:rPr>
          <w:t xml:space="preserve">,</w:t>
        </w:r>
      </w:ins>
      <w:r w:rsidDel="00000000" w:rsidR="00000000" w:rsidRPr="00000000">
        <w:rPr>
          <w:rtl w:val="0"/>
        </w:rPr>
        <w:t xml:space="preserve"> this major sensitivity to Transportation is not present, which implies that the Moroccan economy has become less reliant on Transportation to bolster its ECI.  </w:t>
      </w:r>
      <w:r w:rsidDel="00000000" w:rsidR="00000000" w:rsidRPr="00000000">
        <w:rPr>
          <w:rtl w:val="0"/>
        </w:rPr>
      </w:r>
    </w:p>
    <w:p w:rsidR="00000000" w:rsidDel="00000000" w:rsidP="00000000" w:rsidRDefault="00000000" w:rsidRPr="00000000" w14:paraId="00000120">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121">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Pr>
        <w:drawing>
          <wp:inline distB="114300" distT="114300" distL="114300" distR="114300">
            <wp:extent cx="5481638" cy="2840982"/>
            <wp:effectExtent b="0" l="0" r="0" t="0"/>
            <wp:docPr id="18" name="image22.jpg"/>
            <a:graphic>
              <a:graphicData uri="http://schemas.openxmlformats.org/drawingml/2006/picture">
                <pic:pic>
                  <pic:nvPicPr>
                    <pic:cNvPr id="0" name="image22.jpg"/>
                    <pic:cNvPicPr preferRelativeResize="0"/>
                  </pic:nvPicPr>
                  <pic:blipFill>
                    <a:blip r:embed="rId30"/>
                    <a:srcRect b="0" l="0" r="0" t="0"/>
                    <a:stretch>
                      <a:fillRect/>
                    </a:stretch>
                  </pic:blipFill>
                  <pic:spPr>
                    <a:xfrm>
                      <a:off x="0" y="0"/>
                      <a:ext cx="5481638" cy="2840982"/>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pageBreakBefore w:val="0"/>
        <w:jc w:val="center"/>
        <w:rPr/>
      </w:pPr>
      <w:r w:rsidDel="00000000" w:rsidR="00000000" w:rsidRPr="00000000">
        <w:rPr>
          <w:rtl w:val="0"/>
        </w:rPr>
        <w:t xml:space="preserve">Morocco 2013 (Incremental ECI Sensitivity)</w:t>
      </w:r>
    </w:p>
    <w:p w:rsidR="00000000" w:rsidDel="00000000" w:rsidP="00000000" w:rsidRDefault="00000000" w:rsidRPr="00000000" w14:paraId="00000123">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124">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Pr>
        <w:drawing>
          <wp:inline distB="114300" distT="114300" distL="114300" distR="114300">
            <wp:extent cx="5500688" cy="2933091"/>
            <wp:effectExtent b="0" l="0" r="0" t="0"/>
            <wp:docPr id="1" name="image8.jpg"/>
            <a:graphic>
              <a:graphicData uri="http://schemas.openxmlformats.org/drawingml/2006/picture">
                <pic:pic>
                  <pic:nvPicPr>
                    <pic:cNvPr id="0" name="image8.jpg"/>
                    <pic:cNvPicPr preferRelativeResize="0"/>
                  </pic:nvPicPr>
                  <pic:blipFill>
                    <a:blip r:embed="rId31"/>
                    <a:srcRect b="0" l="0" r="0" t="0"/>
                    <a:stretch>
                      <a:fillRect/>
                    </a:stretch>
                  </pic:blipFill>
                  <pic:spPr>
                    <a:xfrm>
                      <a:off x="0" y="0"/>
                      <a:ext cx="5500688" cy="2933091"/>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pageBreakBefore w:val="0"/>
        <w:jc w:val="center"/>
        <w:rPr>
          <w:rFonts w:ascii="Times" w:cs="Times" w:eastAsia="Times" w:hAnsi="Times"/>
          <w:b w:val="1"/>
          <w:bCs w:val="1"/>
          <w:sz w:val="28"/>
          <w:szCs w:val="28"/>
        </w:rPr>
      </w:pPr>
      <w:r w:rsidDel="00000000" w:rsidR="00000000" w:rsidRPr="00000000">
        <w:rPr>
          <w:rtl w:val="0"/>
        </w:rPr>
        <w:t xml:space="preserve">Morocco 2013 (Decremental </w:t>
      </w:r>
      <w:del w:author="Ryo Shibata" w:id="115" w:date="2023-04-19T04:05:48Z">
        <w:r w:rsidDel="00000000" w:rsidR="00000000" w:rsidRPr="00000000">
          <w:rPr>
            <w:rtl w:val="0"/>
          </w:rPr>
          <w:delText xml:space="preserve"> </w:delText>
        </w:r>
      </w:del>
      <w:r w:rsidDel="00000000" w:rsidR="00000000" w:rsidRPr="00000000">
        <w:rPr>
          <w:rtl w:val="0"/>
        </w:rPr>
        <w:t xml:space="preserve">ECI Sensitivity)</w:t>
      </w:r>
      <w:r w:rsidDel="00000000" w:rsidR="00000000" w:rsidRPr="00000000">
        <w:rPr>
          <w:rtl w:val="0"/>
        </w:rPr>
      </w:r>
    </w:p>
    <w:p w:rsidR="00000000" w:rsidDel="00000000" w:rsidP="00000000" w:rsidRDefault="00000000" w:rsidRPr="00000000" w14:paraId="00000126">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127">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128">
      <w:pPr>
        <w:pageBreakBefore w:val="0"/>
        <w:jc w:val="both"/>
        <w:rPr>
          <w:b w:val="1"/>
          <w:bCs w:val="1"/>
        </w:rPr>
      </w:pPr>
      <w:r w:rsidDel="00000000" w:rsidR="00000000" w:rsidRPr="00000000">
        <w:rPr>
          <w:rtl w:val="0"/>
        </w:rPr>
      </w:r>
    </w:p>
    <w:p w:rsidR="00000000" w:rsidDel="00000000" w:rsidP="00000000" w:rsidRDefault="00000000" w:rsidRPr="00000000" w14:paraId="00000129">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12A">
      <w:pPr>
        <w:pageBreakBefore w:val="0"/>
        <w:jc w:val="both"/>
        <w:rPr/>
      </w:pPr>
      <w:r w:rsidDel="00000000" w:rsidR="00000000" w:rsidRPr="00000000">
        <w:rPr>
          <w:rtl w:val="0"/>
        </w:rPr>
        <w:t xml:space="preserve">Indeed, such</w:t>
      </w:r>
      <w:ins w:author="Ryo Shibata" w:id="116" w:date="2023-04-19T04:14:58Z">
        <w:r w:rsidDel="00000000" w:rsidR="00000000" w:rsidRPr="00000000">
          <w:rPr>
            <w:rtl w:val="0"/>
          </w:rPr>
          <w:t xml:space="preserve"> a</w:t>
        </w:r>
      </w:ins>
      <w:r w:rsidDel="00000000" w:rsidR="00000000" w:rsidRPr="00000000">
        <w:rPr>
          <w:rtl w:val="0"/>
        </w:rPr>
        <w:t xml:space="preserve"> choice of prioritization 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export increase</w:t>
      </w:r>
      <w:ins w:author="Ryo Shibata" w:id="117" w:date="2023-04-19T04:15:06Z">
        <w:r w:rsidDel="00000000" w:rsidR="00000000" w:rsidRPr="00000000">
          <w:rPr>
            <w:rtl w:val="0"/>
          </w:rPr>
          <w:t xml:space="preserve">s</w:t>
        </w:r>
      </w:ins>
      <w:r w:rsidDel="00000000" w:rsidR="00000000" w:rsidRPr="00000000">
        <w:rPr>
          <w:rtl w:val="0"/>
        </w:rPr>
        <w:t xml:space="preserve">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 </w:t>
      </w:r>
    </w:p>
    <w:p w:rsidR="00000000" w:rsidDel="00000000" w:rsidP="00000000" w:rsidRDefault="00000000" w:rsidRPr="00000000" w14:paraId="0000012B">
      <w:pPr>
        <w:pageBreakBefore w:val="0"/>
        <w:jc w:val="both"/>
        <w:rPr/>
      </w:pPr>
      <w:r w:rsidDel="00000000" w:rsidR="00000000" w:rsidRPr="00000000">
        <w:rPr>
          <w:rtl w:val="0"/>
        </w:rPr>
      </w:r>
    </w:p>
    <w:p w:rsidR="00000000" w:rsidDel="00000000" w:rsidP="00000000" w:rsidRDefault="00000000" w:rsidRPr="00000000" w14:paraId="0000012C">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 GDP (USD), over their SOI. Figure 6 illustrates the regression output, which shows a strong positive correlation between countries’ SOI and their five-year GDP growth, significant at the 1% level and achieving an adjusted R</w:t>
      </w:r>
      <w:r w:rsidDel="00000000" w:rsidR="00000000" w:rsidRPr="00000000">
        <w:rPr>
          <w:vertAlign w:val="superscript"/>
          <w:rtl w:val="0"/>
        </w:rPr>
        <w:t xml:space="preserve">2</w:t>
      </w:r>
      <w:r w:rsidDel="00000000" w:rsidR="00000000" w:rsidRPr="00000000">
        <w:rPr>
          <w:rtl w:val="0"/>
        </w:rPr>
        <w:t xml:space="preserve"> of 4.5%. In other words, the more a country develops as suggested by calculations on a complexity level, the better economic outcomes it achieves. </w:t>
      </w:r>
    </w:p>
    <w:p w:rsidR="00000000" w:rsidDel="00000000" w:rsidP="00000000" w:rsidRDefault="00000000" w:rsidRPr="00000000" w14:paraId="0000012D">
      <w:pPr>
        <w:pageBreakBefore w:val="0"/>
        <w:jc w:val="both"/>
        <w:rPr/>
      </w:pPr>
      <w:r w:rsidDel="00000000" w:rsidR="00000000" w:rsidRPr="00000000">
        <w:rPr>
          <w:rtl w:val="0"/>
        </w:rPr>
      </w:r>
    </w:p>
    <w:tbl>
      <w:tblPr>
        <w:tblStyle w:val="Table6"/>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E">
            <w:pPr>
              <w:pageBreakBefore w:val="0"/>
              <w:widowControl w:val="0"/>
              <w:jc w:val="center"/>
              <w:rPr/>
            </w:pPr>
            <w:r w:rsidDel="00000000" w:rsidR="00000000" w:rsidRPr="00000000">
              <w:rPr>
                <w:rtl w:val="0"/>
              </w:rPr>
              <w:t xml:space="preserve">Table 18: OLS Regression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pageBreakBefore w:val="0"/>
              <w:widowControl w:val="0"/>
              <w:rPr/>
            </w:pPr>
            <w:r w:rsidDel="00000000" w:rsidR="00000000" w:rsidRPr="00000000">
              <w:rPr>
                <w:b w:val="1"/>
                <w:bCs w:val="1"/>
                <w:rtl w:val="0"/>
              </w:rPr>
              <w:t xml:space="preserve">Dep. Variable: </w:t>
            </w:r>
            <w:r w:rsidDel="00000000" w:rsidR="00000000" w:rsidRPr="00000000">
              <w:rPr>
                <w:rtl w:val="0"/>
              </w:rPr>
              <w:t xml:space="preserve">GDP</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pageBreakBefore w:val="0"/>
              <w:widowControl w:val="0"/>
              <w:rPr/>
            </w:pPr>
            <w:r w:rsidDel="00000000" w:rsidR="00000000" w:rsidRPr="00000000">
              <w:rPr>
                <w:b w:val="1"/>
                <w:bCs w:val="1"/>
                <w:rtl w:val="0"/>
              </w:rPr>
              <w:t xml:space="preserve">F-Statistic: </w:t>
            </w:r>
            <w:r w:rsidDel="00000000" w:rsidR="00000000" w:rsidRPr="00000000">
              <w:rPr>
                <w:rtl w:val="0"/>
              </w:rPr>
              <w:t xml:space="preserve">5.963</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pageBreakBefore w:val="0"/>
              <w:widowControl w:val="0"/>
              <w:rPr/>
            </w:pPr>
            <w:r w:rsidDel="00000000" w:rsidR="00000000" w:rsidRPr="00000000">
              <w:rPr>
                <w:b w:val="1"/>
                <w:bCs w:val="1"/>
                <w:rtl w:val="0"/>
              </w:rPr>
              <w:t xml:space="preserve">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pageBreakBefore w:val="0"/>
              <w:widowControl w:val="0"/>
              <w:rPr/>
            </w:pPr>
            <w:r w:rsidDel="00000000" w:rsidR="00000000" w:rsidRPr="00000000">
              <w:rPr>
                <w:b w:val="1"/>
                <w:bCs w:val="1"/>
                <w:rtl w:val="0"/>
              </w:rPr>
              <w:t xml:space="preserve">Prob (F-Stat):</w:t>
            </w:r>
            <w:r w:rsidDel="00000000" w:rsidR="00000000" w:rsidRPr="00000000">
              <w:rPr>
                <w:rtl w:val="0"/>
              </w:rPr>
              <w:t xml:space="preserve"> 0.0163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pageBreakBefore w:val="0"/>
              <w:widowControl w:val="0"/>
              <w:rPr/>
            </w:pPr>
            <w:r w:rsidDel="00000000" w:rsidR="00000000" w:rsidRPr="00000000">
              <w:rPr>
                <w:b w:val="1"/>
                <w:bCs w:val="1"/>
                <w:rtl w:val="0"/>
              </w:rPr>
              <w:t xml:space="preserve">Adj 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pageBreakBefore w:val="0"/>
              <w:widowControl w:val="0"/>
              <w:rPr/>
            </w:pPr>
            <w:r w:rsidDel="00000000" w:rsidR="00000000" w:rsidRPr="00000000">
              <w:rPr>
                <w:b w:val="1"/>
                <w:bCs w:val="1"/>
                <w:rtl w:val="0"/>
              </w:rPr>
              <w:t xml:space="preserve">No. Observations: </w:t>
            </w:r>
            <w:r w:rsidDel="00000000" w:rsidR="00000000" w:rsidRPr="00000000">
              <w:rPr>
                <w:rtl w:val="0"/>
              </w:rPr>
              <w:t xml:space="preserve">106</w:t>
            </w:r>
          </w:p>
        </w:tc>
      </w:tr>
    </w:tbl>
    <w:p w:rsidR="00000000" w:rsidDel="00000000" w:rsidP="00000000" w:rsidRDefault="00000000" w:rsidRPr="00000000" w14:paraId="00000136">
      <w:pPr>
        <w:pageBreakBefore w:val="0"/>
        <w:jc w:val="both"/>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390525</wp:posOffset>
            </wp:positionH>
            <wp:positionV relativeFrom="paragraph">
              <wp:posOffset>219075</wp:posOffset>
            </wp:positionV>
            <wp:extent cx="5157788" cy="3435206"/>
            <wp:effectExtent b="0" l="0" r="0" t="0"/>
            <wp:wrapTopAndBottom distB="0" distT="0"/>
            <wp:docPr id="4"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5157788" cy="3435206"/>
                    </a:xfrm>
                    <a:prstGeom prst="rect"/>
                    <a:ln/>
                  </pic:spPr>
                </pic:pic>
              </a:graphicData>
            </a:graphic>
          </wp:anchor>
        </w:drawing>
      </w:r>
    </w:p>
    <w:p w:rsidR="00000000" w:rsidDel="00000000" w:rsidP="00000000" w:rsidRDefault="00000000" w:rsidRPr="00000000" w14:paraId="00000137">
      <w:pPr>
        <w:pageBreakBefore w:val="0"/>
        <w:jc w:val="center"/>
        <w:rPr/>
      </w:pPr>
      <w:r w:rsidDel="00000000" w:rsidR="00000000" w:rsidRPr="00000000">
        <w:rPr>
          <w:rtl w:val="0"/>
        </w:rPr>
        <w:t xml:space="preserve">Figure 2: Regression of Five-year GDP Growth over SOI</w:t>
      </w:r>
      <w:r w:rsidDel="00000000" w:rsidR="00000000" w:rsidRPr="00000000">
        <w:rPr>
          <w:rtl w:val="0"/>
        </w:rPr>
      </w:r>
    </w:p>
    <w:p w:rsidR="00000000" w:rsidDel="00000000" w:rsidP="00000000" w:rsidRDefault="00000000" w:rsidRPr="00000000" w14:paraId="00000138">
      <w:pPr>
        <w:pageBreakBefore w:val="0"/>
        <w:jc w:val="both"/>
        <w:rPr/>
      </w:pPr>
      <w:r w:rsidDel="00000000" w:rsidR="00000000" w:rsidRPr="00000000">
        <w:rPr>
          <w:rtl w:val="0"/>
        </w:rPr>
      </w:r>
    </w:p>
    <w:p w:rsidR="00000000" w:rsidDel="00000000" w:rsidP="00000000" w:rsidRDefault="00000000" w:rsidRPr="00000000" w14:paraId="00000139">
      <w:pPr>
        <w:pageBreakBefore w:val="0"/>
        <w:jc w:val="both"/>
        <w:rPr>
          <w:b w:val="1"/>
          <w:bCs w:val="1"/>
        </w:rPr>
      </w:pPr>
      <w:r w:rsidDel="00000000" w:rsidR="00000000" w:rsidRPr="00000000">
        <w:rPr>
          <w:b w:val="1"/>
          <w:bCs w:val="1"/>
          <w:rtl w:val="0"/>
        </w:rPr>
        <w:t xml:space="preserve">5.2 SOI of Morocco and Its Implications</w:t>
      </w:r>
    </w:p>
    <w:p w:rsidR="00000000" w:rsidDel="00000000" w:rsidP="00000000" w:rsidRDefault="00000000" w:rsidRPr="00000000" w14:paraId="0000013A">
      <w:pPr>
        <w:pageBreakBefore w:val="0"/>
        <w:jc w:val="both"/>
        <w:rPr/>
      </w:pPr>
      <w:r w:rsidDel="00000000" w:rsidR="00000000" w:rsidRPr="00000000">
        <w:rPr>
          <w:rtl w:val="0"/>
        </w:rPr>
        <w:t xml:space="preserve">Morocco, for instance, has a relatively low level of structural optimality as compared with its African peers. As the regression in Figure 7 suggests (the orange curve represents export increase and the blue curve stands for opportunity gain of the corresponding industry), Morocco demonstrates a moderate level of correlation with the suggested developmental path, having an adjusted R-square of around -6.2%. Morocco ranks in 105</w:t>
      </w:r>
      <w:r w:rsidDel="00000000" w:rsidR="00000000" w:rsidRPr="00000000">
        <w:rPr>
          <w:vertAlign w:val="superscript"/>
          <w:rtl w:val="0"/>
        </w:rPr>
        <w:t xml:space="preserve">th</w:t>
      </w:r>
      <w:r w:rsidDel="00000000" w:rsidR="00000000" w:rsidRPr="00000000">
        <w:rPr>
          <w:rtl w:val="0"/>
        </w:rPr>
        <w:t xml:space="preserve"> place among all observed countries in terms of SOI and has slow economic progress among its African peers from 2013 to 2018 with an annual growth rate of 26.5%, which is consistent with the regression result in Figure 6. This is in direct contrast to emerging economies such as Turkey, where there is a high SOI of around 21.8% and a corresponding GDP growth of 36.7%, making it one of the fastest developing economies during the period. In sum, Morocco’s slower economic progress from 2013 to 2018 can be at least partially explained by a mismatched development strategy that demonstrates a considerable level of deviations from our suggested developmental path. </w:t>
      </w:r>
    </w:p>
    <w:p w:rsidR="00000000" w:rsidDel="00000000" w:rsidP="00000000" w:rsidRDefault="00000000" w:rsidRPr="00000000" w14:paraId="0000013B">
      <w:pPr>
        <w:pageBreakBefore w:val="0"/>
        <w:jc w:val="both"/>
        <w:rPr/>
      </w:pPr>
      <w:r w:rsidDel="00000000" w:rsidR="00000000" w:rsidRPr="00000000">
        <w:rPr>
          <w:rtl w:val="0"/>
        </w:rPr>
      </w:r>
    </w:p>
    <w:p w:rsidR="00000000" w:rsidDel="00000000" w:rsidP="00000000" w:rsidRDefault="00000000" w:rsidRPr="00000000" w14:paraId="0000013C">
      <w:pPr>
        <w:pageBreakBefore w:val="0"/>
        <w:jc w:val="both"/>
        <w:rPr/>
      </w:pPr>
      <w:r w:rsidDel="00000000" w:rsidR="00000000" w:rsidRPr="00000000">
        <w:rPr/>
        <w:drawing>
          <wp:inline distB="114300" distT="114300" distL="114300" distR="114300">
            <wp:extent cx="5734050" cy="2298700"/>
            <wp:effectExtent b="0" l="0" r="0" t="0"/>
            <wp:docPr id="14" name="image10.png"/>
            <a:graphic>
              <a:graphicData uri="http://schemas.openxmlformats.org/drawingml/2006/picture">
                <pic:pic>
                  <pic:nvPicPr>
                    <pic:cNvPr id="0" name="image10.png"/>
                    <pic:cNvPicPr preferRelativeResize="0"/>
                  </pic:nvPicPr>
                  <pic:blipFill>
                    <a:blip r:embed="rId33"/>
                    <a:srcRect b="0" l="0" r="0" t="0"/>
                    <a:stretch>
                      <a:fillRect/>
                    </a:stretch>
                  </pic:blipFill>
                  <pic:spPr>
                    <a:xfrm>
                      <a:off x="0" y="0"/>
                      <a:ext cx="573405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pageBreakBefore w:val="0"/>
        <w:jc w:val="both"/>
        <w:rPr/>
      </w:pPr>
      <w:r w:rsidDel="00000000" w:rsidR="00000000" w:rsidRPr="00000000">
        <w:rPr>
          <w:rtl w:val="0"/>
        </w:rPr>
      </w:r>
    </w:p>
    <w:p w:rsidR="00000000" w:rsidDel="00000000" w:rsidP="00000000" w:rsidRDefault="00000000" w:rsidRPr="00000000" w14:paraId="0000013E">
      <w:pPr>
        <w:pageBreakBefore w:val="0"/>
        <w:jc w:val="center"/>
        <w:rPr>
          <w:b w:val="1"/>
          <w:bCs w:val="1"/>
        </w:rPr>
      </w:pPr>
      <w:r w:rsidDel="00000000" w:rsidR="00000000" w:rsidRPr="00000000">
        <w:rPr>
          <w:rtl w:val="0"/>
        </w:rPr>
        <w:t xml:space="preserve">Figure 7: SOI for Morocco (2013-2018) </w:t>
      </w:r>
      <w:r w:rsidDel="00000000" w:rsidR="00000000" w:rsidRPr="00000000">
        <w:rPr>
          <w:rtl w:val="0"/>
        </w:rPr>
      </w:r>
    </w:p>
    <w:p w:rsidR="00000000" w:rsidDel="00000000" w:rsidP="00000000" w:rsidRDefault="00000000" w:rsidRPr="00000000" w14:paraId="0000013F">
      <w:pPr>
        <w:pageBreakBefore w:val="0"/>
        <w:jc w:val="both"/>
        <w:rPr>
          <w:b w:val="1"/>
          <w:bCs w:val="1"/>
        </w:rPr>
      </w:pPr>
      <w:r w:rsidDel="00000000" w:rsidR="00000000" w:rsidRPr="00000000">
        <w:rPr>
          <w:rtl w:val="0"/>
        </w:rPr>
      </w:r>
    </w:p>
    <w:p w:rsidR="00000000" w:rsidDel="00000000" w:rsidP="00000000" w:rsidRDefault="00000000" w:rsidRPr="00000000" w14:paraId="00000140">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141">
      <w:pPr>
        <w:pageBreakBefore w:val="0"/>
        <w:jc w:val="both"/>
        <w:rPr/>
      </w:pPr>
      <w:r w:rsidDel="00000000" w:rsidR="00000000" w:rsidRPr="00000000">
        <w:rPr>
          <w:rtl w:val="0"/>
        </w:rPr>
      </w:r>
    </w:p>
    <w:p w:rsidR="00000000" w:rsidDel="00000000" w:rsidP="00000000" w:rsidRDefault="00000000" w:rsidRPr="00000000" w14:paraId="00000142">
      <w:pPr>
        <w:pageBreakBefore w:val="0"/>
        <w:jc w:val="both"/>
        <w:rPr/>
      </w:pPr>
      <w:r w:rsidDel="00000000" w:rsidR="00000000" w:rsidRPr="00000000">
        <w:rPr>
          <w:rtl w:val="0"/>
        </w:rPr>
        <w:t xml:space="preserve">In conclusion, Morocco has demonstrated a low level of economic growth in terms of GDP during the period from 2013 to 2018, concurrent with </w:t>
      </w:r>
      <w:del w:author="Ryo Shibata" w:id="118" w:date="2023-04-19T04:15:27Z">
        <w:r w:rsidDel="00000000" w:rsidR="00000000" w:rsidRPr="00000000">
          <w:rPr>
            <w:rtl w:val="0"/>
          </w:rPr>
          <w:delText xml:space="preserve">a</w:delText>
        </w:r>
      </w:del>
      <w:r w:rsidDel="00000000" w:rsidR="00000000" w:rsidRPr="00000000">
        <w:rPr>
          <w:rtl w:val="0"/>
        </w:rPr>
        <w:t xml:space="preserve"> stagnation in economic complexity as compared with other major African economies. </w:t>
      </w:r>
    </w:p>
    <w:p w:rsidR="00000000" w:rsidDel="00000000" w:rsidP="00000000" w:rsidRDefault="00000000" w:rsidRPr="00000000" w14:paraId="00000143">
      <w:pPr>
        <w:pageBreakBefore w:val="0"/>
        <w:jc w:val="both"/>
        <w:rPr/>
      </w:pPr>
      <w:r w:rsidDel="00000000" w:rsidR="00000000" w:rsidRPr="00000000">
        <w:rPr>
          <w:rtl w:val="0"/>
        </w:rPr>
      </w:r>
    </w:p>
    <w:p w:rsidR="00000000" w:rsidDel="00000000" w:rsidP="00000000" w:rsidRDefault="00000000" w:rsidRPr="00000000" w14:paraId="00000144">
      <w:pPr>
        <w:pageBreakBefore w:val="0"/>
        <w:jc w:val="both"/>
        <w:rPr/>
      </w:pPr>
      <w:r w:rsidDel="00000000" w:rsidR="00000000" w:rsidRPr="00000000">
        <w:rPr>
          <w:rtl w:val="0"/>
        </w:rPr>
        <w:t xml:space="preserve">The level of economic progress during the period, we believe, can be partially explained through analysis of the economic and product complexity structure of Morocco on the industry group level. The product classification system we adopt allows us to measure the realized industry development for various industry groups and to observe that Morocco invested heavily in developing Animals and By-products, Clothing and Accessories</w:t>
      </w:r>
      <w:ins w:author="Ryo Shibata" w:id="119" w:date="2023-04-19T04:15:31Z">
        <w:r w:rsidDel="00000000" w:rsidR="00000000" w:rsidRPr="00000000">
          <w:rPr>
            <w:rtl w:val="0"/>
          </w:rPr>
          <w:t xml:space="preserve">,</w:t>
        </w:r>
      </w:ins>
      <w:r w:rsidDel="00000000" w:rsidR="00000000" w:rsidRPr="00000000">
        <w:rPr>
          <w:rtl w:val="0"/>
        </w:rPr>
        <w:t xml:space="preserve"> and Textiles during the period, while its emerging peers and developed economies around the globe have adopted much more complex and progressive paths.</w:t>
      </w:r>
    </w:p>
    <w:p w:rsidR="00000000" w:rsidDel="00000000" w:rsidP="00000000" w:rsidRDefault="00000000" w:rsidRPr="00000000" w14:paraId="00000145">
      <w:pPr>
        <w:pageBreakBefore w:val="0"/>
        <w:jc w:val="both"/>
        <w:rPr/>
      </w:pPr>
      <w:r w:rsidDel="00000000" w:rsidR="00000000" w:rsidRPr="00000000">
        <w:rPr>
          <w:rtl w:val="0"/>
        </w:rPr>
      </w:r>
    </w:p>
    <w:p w:rsidR="00000000" w:rsidDel="00000000" w:rsidP="00000000" w:rsidRDefault="00000000" w:rsidRPr="00000000" w14:paraId="00000146">
      <w:pPr>
        <w:pageBreakBefore w:val="0"/>
        <w:jc w:val="both"/>
        <w:rPr/>
      </w:pPr>
      <w:r w:rsidDel="00000000" w:rsidR="00000000" w:rsidRPr="00000000">
        <w:rPr>
          <w:rtl w:val="0"/>
        </w:rPr>
        <w:t xml:space="preserve">Based on our analysis of the opportunity gain and a sensitivity analysis of major industry groups, Morocco can further its gains by prioritizing High-complexity Products, Services and Utilities, and Food and Preparations. We further note that Morocco has a slightly mismatched development strategy that indicates a moderate level of structural optimality on the complexity level, having an adjusted R-square of around 4.5%. Since a significant positive correlation exists between five-year GDP growth and the structural optimality index of an economy as we define and calculate, Morocco indeed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147">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148">
      <w:pPr>
        <w:pageBreakBefore w:val="0"/>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149">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A">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14B">
      <w:pPr>
        <w:pageBreakBefore w:val="0"/>
        <w:jc w:val="both"/>
        <w:rPr>
          <w:color w:val="000000"/>
          <w:highlight w:val="white"/>
        </w:rPr>
      </w:pPr>
      <w:r w:rsidDel="00000000" w:rsidR="00000000" w:rsidRPr="00000000">
        <w:rPr>
          <w:rtl w:val="0"/>
        </w:rPr>
      </w:r>
    </w:p>
    <w:p w:rsidR="00000000" w:rsidDel="00000000" w:rsidP="00000000" w:rsidRDefault="00000000" w:rsidRPr="00000000" w14:paraId="0000014C">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14D">
      <w:pPr>
        <w:pageBreakBefore w:val="0"/>
        <w:jc w:val="both"/>
        <w:rPr>
          <w:color w:val="000000"/>
          <w:highlight w:val="white"/>
        </w:rPr>
      </w:pPr>
      <w:r w:rsidDel="00000000" w:rsidR="00000000" w:rsidRPr="00000000">
        <w:rPr>
          <w:rtl w:val="0"/>
        </w:rPr>
      </w:r>
    </w:p>
    <w:p w:rsidR="00000000" w:rsidDel="00000000" w:rsidP="00000000" w:rsidRDefault="00000000" w:rsidRPr="00000000" w14:paraId="0000014E">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14F">
      <w:pPr>
        <w:pageBreakBefore w:val="0"/>
        <w:jc w:val="both"/>
        <w:rPr>
          <w:color w:val="000000"/>
          <w:highlight w:val="white"/>
        </w:rPr>
      </w:pPr>
      <w:r w:rsidDel="00000000" w:rsidR="00000000" w:rsidRPr="00000000">
        <w:rPr>
          <w:rtl w:val="0"/>
        </w:rPr>
      </w:r>
    </w:p>
    <w:p w:rsidR="00000000" w:rsidDel="00000000" w:rsidP="00000000" w:rsidRDefault="00000000" w:rsidRPr="00000000" w14:paraId="00000150">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151">
      <w:pPr>
        <w:pageBreakBefore w:val="0"/>
        <w:jc w:val="both"/>
        <w:rPr>
          <w:color w:val="000000"/>
          <w:highlight w:val="white"/>
        </w:rPr>
      </w:pPr>
      <w:r w:rsidDel="00000000" w:rsidR="00000000" w:rsidRPr="00000000">
        <w:rPr>
          <w:rtl w:val="0"/>
        </w:rPr>
      </w:r>
    </w:p>
    <w:p w:rsidR="00000000" w:rsidDel="00000000" w:rsidP="00000000" w:rsidRDefault="00000000" w:rsidRPr="00000000" w14:paraId="00000152">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153">
      <w:pPr>
        <w:pageBreakBefore w:val="0"/>
        <w:jc w:val="both"/>
        <w:rPr>
          <w:color w:val="000000"/>
          <w:highlight w:val="white"/>
        </w:rPr>
      </w:pPr>
      <w:r w:rsidDel="00000000" w:rsidR="00000000" w:rsidRPr="00000000">
        <w:rPr>
          <w:rtl w:val="0"/>
        </w:rPr>
      </w:r>
    </w:p>
    <w:p w:rsidR="00000000" w:rsidDel="00000000" w:rsidP="00000000" w:rsidRDefault="00000000" w:rsidRPr="00000000" w14:paraId="00000154">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155">
      <w:pPr>
        <w:pageBreakBefore w:val="0"/>
        <w:jc w:val="both"/>
        <w:rPr>
          <w:color w:val="000000"/>
          <w:highlight w:val="white"/>
        </w:rPr>
      </w:pPr>
      <w:r w:rsidDel="00000000" w:rsidR="00000000" w:rsidRPr="00000000">
        <w:rPr>
          <w:rtl w:val="0"/>
        </w:rPr>
      </w:r>
    </w:p>
    <w:p w:rsidR="00000000" w:rsidDel="00000000" w:rsidP="00000000" w:rsidRDefault="00000000" w:rsidRPr="00000000" w14:paraId="00000156">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157">
      <w:pPr>
        <w:pageBreakBefore w:val="0"/>
        <w:jc w:val="both"/>
        <w:rPr>
          <w:color w:val="000000"/>
          <w:highlight w:val="white"/>
        </w:rPr>
      </w:pPr>
      <w:r w:rsidDel="00000000" w:rsidR="00000000" w:rsidRPr="00000000">
        <w:rPr>
          <w:rtl w:val="0"/>
        </w:rPr>
      </w:r>
    </w:p>
    <w:p w:rsidR="00000000" w:rsidDel="00000000" w:rsidP="00000000" w:rsidRDefault="00000000" w:rsidRPr="00000000" w14:paraId="00000158">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159">
      <w:pPr>
        <w:pageBreakBefore w:val="0"/>
        <w:jc w:val="both"/>
        <w:rPr/>
      </w:pPr>
      <w:r w:rsidDel="00000000" w:rsidR="00000000" w:rsidRPr="00000000">
        <w:rPr>
          <w:rtl w:val="0"/>
        </w:rPr>
      </w:r>
    </w:p>
    <w:sectPr>
      <w:headerReference r:id="rId34" w:type="default"/>
      <w:footerReference r:id="rId35" w:type="default"/>
      <w:footerReference r:id="rId36" w:type="first"/>
      <w:footerReference r:id="rId37" w:type="even"/>
      <w:pgSz w:h="16840" w:w="11900"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yo Shibata" w:id="0" w:date="2023-04-19T03:55:25Z">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graph is for Japan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Arial"/>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0">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jpg"/><Relationship Id="rId22" Type="http://schemas.openxmlformats.org/officeDocument/2006/relationships/image" Target="media/image11.png"/><Relationship Id="rId21" Type="http://schemas.openxmlformats.org/officeDocument/2006/relationships/image" Target="media/image4.png"/><Relationship Id="rId24" Type="http://schemas.openxmlformats.org/officeDocument/2006/relationships/image" Target="media/image18.png"/><Relationship Id="rId23" Type="http://schemas.openxmlformats.org/officeDocument/2006/relationships/image" Target="media/image25.jp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6.png"/><Relationship Id="rId26" Type="http://schemas.openxmlformats.org/officeDocument/2006/relationships/image" Target="media/image23.jpg"/><Relationship Id="rId25" Type="http://schemas.openxmlformats.org/officeDocument/2006/relationships/image" Target="media/image13.png"/><Relationship Id="rId28" Type="http://schemas.openxmlformats.org/officeDocument/2006/relationships/image" Target="media/image24.jpg"/><Relationship Id="rId27" Type="http://schemas.openxmlformats.org/officeDocument/2006/relationships/image" Target="media/image2.jp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9.jpg"/><Relationship Id="rId7" Type="http://schemas.openxmlformats.org/officeDocument/2006/relationships/image" Target="media/image21.png"/><Relationship Id="rId8" Type="http://schemas.openxmlformats.org/officeDocument/2006/relationships/image" Target="media/image27.png"/><Relationship Id="rId31" Type="http://schemas.openxmlformats.org/officeDocument/2006/relationships/image" Target="media/image8.jpg"/><Relationship Id="rId30" Type="http://schemas.openxmlformats.org/officeDocument/2006/relationships/image" Target="media/image22.jpg"/><Relationship Id="rId11" Type="http://schemas.openxmlformats.org/officeDocument/2006/relationships/image" Target="media/image17.png"/><Relationship Id="rId33" Type="http://schemas.openxmlformats.org/officeDocument/2006/relationships/image" Target="media/image10.png"/><Relationship Id="rId10" Type="http://schemas.openxmlformats.org/officeDocument/2006/relationships/image" Target="media/image5.png"/><Relationship Id="rId32" Type="http://schemas.openxmlformats.org/officeDocument/2006/relationships/image" Target="media/image1.png"/><Relationship Id="rId13" Type="http://schemas.openxmlformats.org/officeDocument/2006/relationships/image" Target="media/image9.jpg"/><Relationship Id="rId35" Type="http://schemas.openxmlformats.org/officeDocument/2006/relationships/footer" Target="footer2.xml"/><Relationship Id="rId12" Type="http://schemas.openxmlformats.org/officeDocument/2006/relationships/image" Target="media/image15.png"/><Relationship Id="rId34" Type="http://schemas.openxmlformats.org/officeDocument/2006/relationships/header" Target="header1.xml"/><Relationship Id="rId15" Type="http://schemas.openxmlformats.org/officeDocument/2006/relationships/image" Target="media/image16.jpg"/><Relationship Id="rId37" Type="http://schemas.openxmlformats.org/officeDocument/2006/relationships/footer" Target="footer1.xml"/><Relationship Id="rId14" Type="http://schemas.openxmlformats.org/officeDocument/2006/relationships/image" Target="media/image20.jpg"/><Relationship Id="rId36" Type="http://schemas.openxmlformats.org/officeDocument/2006/relationships/footer" Target="footer3.xml"/><Relationship Id="rId17" Type="http://schemas.openxmlformats.org/officeDocument/2006/relationships/image" Target="media/image7.png"/><Relationship Id="rId16" Type="http://schemas.openxmlformats.org/officeDocument/2006/relationships/image" Target="media/image3.png"/><Relationship Id="rId19" Type="http://schemas.openxmlformats.org/officeDocument/2006/relationships/image" Target="media/image12.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