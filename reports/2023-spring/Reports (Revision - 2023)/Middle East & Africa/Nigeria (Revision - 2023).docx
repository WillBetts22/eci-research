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6" name="image5.png"/>
            <a:graphic>
              <a:graphicData uri="http://schemas.openxmlformats.org/drawingml/2006/picture">
                <pic:pic>
                  <pic:nvPicPr>
                    <pic:cNvPr descr="horizontal line" id="0" name="image5.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8" name="image26.png"/>
            <a:graphic>
              <a:graphicData uri="http://schemas.openxmlformats.org/drawingml/2006/picture">
                <pic:pic>
                  <pic:nvPicPr>
                    <pic:cNvPr id="0" name="image26.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Nigeria</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Ajit Akole, Alex Wei-Liang Ku, Sannidhya Modi, Nouhaila Elmajidi, Alexandra Garcia</w:t>
      </w:r>
      <w:del w:author="Ryo Shibata" w:id="0" w:date="2023-04-19T02:30:57Z">
        <w:r w:rsidDel="00000000" w:rsidR="00000000" w:rsidRPr="00000000">
          <w:rPr>
            <w:rFonts w:ascii="PT Sans Narrow" w:cs="PT Sans Narrow" w:eastAsia="PT Sans Narrow" w:hAnsi="PT Sans Narrow"/>
            <w:sz w:val="28"/>
            <w:szCs w:val="28"/>
            <w:rtl w:val="0"/>
          </w:rPr>
          <w:delText xml:space="preserve">a</w:delText>
        </w:r>
      </w:del>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Nigeria</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Nigeria went through during the period from 2013 to 2018. Specifically, we dive into the topic through a macroeconomic overview of Nigeria from the perspective of Gross Domestic Product (GDP) and Economic Complexity Index (ECI), which reflect countries’ production capability and production structure, respectively. We find that during the period of our interest, Nigeria demonstrated a moderate level of economic growth with an average annual G</w:t>
      </w:r>
      <w:r w:rsidDel="00000000" w:rsidR="00000000" w:rsidRPr="00000000">
        <w:rPr>
          <w:rtl w:val="0"/>
        </w:rPr>
        <w:t xml:space="preserve">DP growth rate of 3.06%, concurrent with a decrease in economic complexity as compared with other major developed</w:t>
      </w:r>
      <w:r w:rsidDel="00000000" w:rsidR="00000000" w:rsidRPr="00000000">
        <w:rPr>
          <w:rtl w:val="0"/>
        </w:rPr>
        <w:t xml:space="preserve"> economies. </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Nigeria on the industry group level. The product classification system we adopt allows us to measure the realized industry development for various industry groups and to observe that </w:t>
      </w:r>
      <w:ins w:author="Ryo Shibata" w:id="1" w:date="2023-04-19T02:37:06Z">
        <w:r w:rsidDel="00000000" w:rsidR="00000000" w:rsidRPr="00000000">
          <w:rPr>
            <w:rtl w:val="0"/>
          </w:rPr>
          <w:t xml:space="preserve">Nigeria</w:t>
        </w:r>
      </w:ins>
      <w:del w:author="Ryo Shibata" w:id="1" w:date="2023-04-19T02:37:06Z">
        <w:r w:rsidDel="00000000" w:rsidR="00000000" w:rsidRPr="00000000">
          <w:rPr>
            <w:rtl w:val="0"/>
          </w:rPr>
          <w:delText xml:space="preserve">Nigerai</w:delText>
        </w:r>
      </w:del>
      <w:r w:rsidDel="00000000" w:rsidR="00000000" w:rsidRPr="00000000">
        <w:rPr>
          <w:rtl w:val="0"/>
        </w:rPr>
        <w:t xml:space="preserve"> consistently relied on developing the Animal and By-product industry during the period, while its developed counterparts and emerging economies around the globe have adopted much more complex and progressive paths. </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Nigeria can further its gains by prioritizing High Complexity Products, Transportation, and Machinery and Construction. We further note that Nigeria has a slightly mismatched development strategy that indicates a moderately high (compared to other developed countries) level of structural optimality on the complexity level, having an adjusted R-square of around 24.1%. Since a significant positive correlation exists between five-year GDP growth and the structural optimality index of an economy as we define and calculate, Nigeria, however, still has a suboptimal growth experience as compared with fast-growing economies both on a regional scale and on a global scale, and has the potential to further its economic gains through industrial structure optimization as suggested in the paper.</w:t>
      </w:r>
      <w:r w:rsidDel="00000000" w:rsidR="00000000" w:rsidRPr="00000000">
        <w:rPr>
          <w:rtl w:val="0"/>
        </w:rPr>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In this report, we aim to uncover the economic path Nigeria went through during the period from 2013 to 2018. Specifically, we dive into the topic through a macroeconomic overview of Nigeria from the perspective of Gross Domestic Product (GDP) and Economic Complexity Index (ECI), which reflect countries’ production capability and production structure, respectively. We then analyze the industrial framework and changes of Nigeria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Nigeria,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Nigeria and three of its peer countries (Morocco, South Africa, Egypt) from 2013-2018. In contrast to the other countries, which generally displayed constant growth over all years, Nigeria had a slight dip in GDP from 2015-2016. Nigeria’s average annual growth rate of 3.06% over the five-year period is similar to that of its peers, which are 4.02%, 2.36%, and 4.96% for Morocco, South Africa, </w:t>
      </w:r>
      <w:ins w:author="Ryo Shibata" w:id="2" w:date="2023-04-19T02:37:23Z">
        <w:r w:rsidDel="00000000" w:rsidR="00000000" w:rsidRPr="00000000">
          <w:rPr>
            <w:rtl w:val="0"/>
          </w:rPr>
          <w:t xml:space="preserve">and </w:t>
        </w:r>
      </w:ins>
      <w:r w:rsidDel="00000000" w:rsidR="00000000" w:rsidRPr="00000000">
        <w:rPr>
          <w:rtl w:val="0"/>
        </w:rPr>
        <w:t xml:space="preserve">Egypt</w:t>
      </w:r>
      <w:ins w:author="Ryo Shibata" w:id="3" w:date="2023-04-19T02:37:25Z">
        <w:r w:rsidDel="00000000" w:rsidR="00000000" w:rsidRPr="00000000">
          <w:rPr>
            <w:rtl w:val="0"/>
          </w:rPr>
          <w:t xml:space="preserve">,</w:t>
        </w:r>
      </w:ins>
      <w:r w:rsidDel="00000000" w:rsidR="00000000" w:rsidRPr="00000000">
        <w:rPr>
          <w:rtl w:val="0"/>
        </w:rPr>
        <w:t xml:space="preserve"> respectively.</w:t>
      </w:r>
    </w:p>
    <w:p w:rsidR="00000000" w:rsidDel="00000000" w:rsidP="00000000" w:rsidRDefault="00000000" w:rsidRPr="00000000" w14:paraId="0000001B">
      <w:pPr>
        <w:pageBreakBefore w:val="0"/>
        <w:jc w:val="center"/>
        <w:rPr/>
      </w:pP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drawing>
          <wp:inline distB="114300" distT="114300" distL="114300" distR="114300">
            <wp:extent cx="3762375" cy="2514600"/>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76237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jc w:val="center"/>
        <w:rPr/>
      </w:pPr>
      <w:r w:rsidDel="00000000" w:rsidR="00000000" w:rsidRPr="00000000">
        <w:rPr>
          <w:rtl w:val="0"/>
        </w:rPr>
      </w:r>
    </w:p>
    <w:p w:rsidR="00000000" w:rsidDel="00000000" w:rsidP="00000000" w:rsidRDefault="00000000" w:rsidRPr="00000000" w14:paraId="0000001E">
      <w:pPr>
        <w:pageBreakBefore w:val="0"/>
        <w:jc w:val="center"/>
        <w:rPr/>
      </w:pPr>
      <w:r w:rsidDel="00000000" w:rsidR="00000000" w:rsidRPr="00000000">
        <w:rPr>
          <w:rtl w:val="0"/>
        </w:rPr>
        <w:t xml:space="preserve">Figure 1: GDP Comparison Among Peer Countries</w:t>
      </w:r>
    </w:p>
    <w:p w:rsidR="00000000" w:rsidDel="00000000" w:rsidP="00000000" w:rsidRDefault="00000000" w:rsidRPr="00000000" w14:paraId="0000001F">
      <w:pPr>
        <w:pageBreakBefore w:val="0"/>
        <w:jc w:val="center"/>
        <w:rPr/>
      </w:pPr>
      <w:r w:rsidDel="00000000" w:rsidR="00000000" w:rsidRPr="00000000">
        <w:rPr>
          <w:rtl w:val="0"/>
        </w:rPr>
      </w:r>
    </w:p>
    <w:p w:rsidR="00000000" w:rsidDel="00000000" w:rsidP="00000000" w:rsidRDefault="00000000" w:rsidRPr="00000000" w14:paraId="00000020">
      <w:pPr>
        <w:pageBreakBefore w:val="0"/>
        <w:jc w:val="center"/>
        <w:rPr/>
      </w:pPr>
      <w:r w:rsidDel="00000000" w:rsidR="00000000" w:rsidRPr="00000000">
        <w:rPr>
          <w:rtl w:val="0"/>
        </w:rPr>
      </w:r>
    </w:p>
    <w:p w:rsidR="00000000" w:rsidDel="00000000" w:rsidP="00000000" w:rsidRDefault="00000000" w:rsidRPr="00000000" w14:paraId="00000021">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2">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exhibits a similar growth pattern for Nigeria. As illustrated in Figure 2 below, Nigeria (-94.74% ECI change) exhibited a decrease in terms of its production capability from 2013 to 2018, which is similar to Egypt (-2.67%), but different from Morocco (3.62%) and South Africa (31.25%). Ultimately, Nigeria is the weakest of the peer country set, as it displays the lowest ECI change and second lowest GDP growth rate across the period.</w:t>
      </w:r>
    </w:p>
    <w:p w:rsidR="00000000" w:rsidDel="00000000" w:rsidP="00000000" w:rsidRDefault="00000000" w:rsidRPr="00000000" w14:paraId="00000023">
      <w:pPr>
        <w:pageBreakBefore w:val="0"/>
        <w:jc w:val="both"/>
        <w:rPr/>
      </w:pPr>
      <w:r w:rsidDel="00000000" w:rsidR="00000000" w:rsidRPr="00000000">
        <w:rPr>
          <w:rtl w:val="0"/>
        </w:rPr>
      </w:r>
    </w:p>
    <w:p w:rsidR="00000000" w:rsidDel="00000000" w:rsidP="00000000" w:rsidRDefault="00000000" w:rsidRPr="00000000" w14:paraId="00000024">
      <w:pPr>
        <w:pageBreakBefore w:val="0"/>
        <w:jc w:val="center"/>
        <w:rPr/>
      </w:pPr>
      <w:r w:rsidDel="00000000" w:rsidR="00000000" w:rsidRPr="00000000">
        <w:rPr/>
        <w:drawing>
          <wp:inline distB="114300" distT="114300" distL="114300" distR="114300">
            <wp:extent cx="3752850" cy="2514600"/>
            <wp:effectExtent b="0" l="0" r="0" t="0"/>
            <wp:docPr id="1"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37528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pageBreakBefore w:val="0"/>
        <w:jc w:val="center"/>
        <w:rPr/>
      </w:pPr>
      <w:r w:rsidDel="00000000" w:rsidR="00000000" w:rsidRPr="00000000">
        <w:rPr>
          <w:rtl w:val="0"/>
        </w:rPr>
        <w:t xml:space="preserve">       Figure 2: ECI Comparison                </w:t>
      </w:r>
    </w:p>
    <w:p w:rsidR="00000000" w:rsidDel="00000000" w:rsidP="00000000" w:rsidRDefault="00000000" w:rsidRPr="00000000" w14:paraId="00000027">
      <w:pPr>
        <w:pageBreakBefore w:val="0"/>
        <w:jc w:val="left"/>
        <w:rPr/>
      </w:pPr>
      <w:r w:rsidDel="00000000" w:rsidR="00000000" w:rsidRPr="00000000">
        <w:rPr>
          <w:rtl w:val="0"/>
        </w:rPr>
      </w:r>
    </w:p>
    <w:p w:rsidR="00000000" w:rsidDel="00000000" w:rsidP="00000000" w:rsidRDefault="00000000" w:rsidRPr="00000000" w14:paraId="00000028">
      <w:pPr>
        <w:pageBreakBefore w:val="0"/>
        <w:jc w:val="center"/>
        <w:rPr/>
      </w:pPr>
      <w:r w:rsidDel="00000000" w:rsidR="00000000" w:rsidRPr="00000000">
        <w:rPr>
          <w:rtl w:val="0"/>
        </w:rPr>
        <w:t xml:space="preserve">           </w:t>
      </w:r>
      <w:r w:rsidDel="00000000" w:rsidR="00000000" w:rsidRPr="00000000">
        <w:rPr/>
        <w:drawing>
          <wp:inline distB="114300" distT="114300" distL="114300" distR="114300">
            <wp:extent cx="4200525" cy="2514600"/>
            <wp:effectExtent b="0" l="0" r="0" t="0"/>
            <wp:docPr id="30"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420052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jc w:val="center"/>
        <w:rPr/>
      </w:pPr>
      <w:r w:rsidDel="00000000" w:rsidR="00000000" w:rsidRPr="00000000">
        <w:rPr>
          <w:rtl w:val="0"/>
        </w:rPr>
        <w:t xml:space="preserve"> Figure 3: GDP Growth and ECI (Nigeria)</w:t>
      </w:r>
    </w:p>
    <w:p w:rsidR="00000000" w:rsidDel="00000000" w:rsidP="00000000" w:rsidRDefault="00000000" w:rsidRPr="00000000" w14:paraId="0000002A">
      <w:pPr>
        <w:pageBreakBefore w:val="0"/>
        <w:jc w:val="both"/>
        <w:rPr/>
      </w:pPr>
      <w:r w:rsidDel="00000000" w:rsidR="00000000" w:rsidRPr="00000000">
        <w:rPr>
          <w:rtl w:val="0"/>
        </w:rPr>
      </w:r>
    </w:p>
    <w:p w:rsidR="00000000" w:rsidDel="00000000" w:rsidP="00000000" w:rsidRDefault="00000000" w:rsidRPr="00000000" w14:paraId="0000002B">
      <w:pPr>
        <w:pageBreakBefore w:val="0"/>
        <w:jc w:val="both"/>
        <w:rPr/>
      </w:pPr>
      <w:r w:rsidDel="00000000" w:rsidR="00000000" w:rsidRPr="00000000">
        <w:rPr>
          <w:rtl w:val="0"/>
        </w:rPr>
        <w:t xml:space="preserve">Figure 3 offers a further comparison of GDP Growth and ECI over the time span from 2013 to 2018 for Nigeria. The increase in GDP during the period from 2013 to 2018 is accompanied by a sharp decline in ECI. The results show that the economic growth experienced by Nigeria during the period from 2013 to 2018 is not very consistent with the predictions by ECI and Nigeria did not effectively make strides to develop a competitive product space that helps to accumulate </w:t>
      </w:r>
      <w:ins w:author="Ryo Shibata" w:id="4" w:date="2023-04-19T02:37:42Z">
        <w:r w:rsidDel="00000000" w:rsidR="00000000" w:rsidRPr="00000000">
          <w:rPr>
            <w:rtl w:val="0"/>
          </w:rPr>
          <w:t xml:space="preserve">complex</w:t>
        </w:r>
      </w:ins>
      <w:del w:author="Ryo Shibata" w:id="4" w:date="2023-04-19T02:37:42Z">
        <w:r w:rsidDel="00000000" w:rsidR="00000000" w:rsidRPr="00000000">
          <w:rPr>
            <w:rtl w:val="0"/>
          </w:rPr>
          <w:delText xml:space="preserve">complicated</w:delText>
        </w:r>
      </w:del>
      <w:r w:rsidDel="00000000" w:rsidR="00000000" w:rsidRPr="00000000">
        <w:rPr>
          <w:rtl w:val="0"/>
        </w:rPr>
        <w:t xml:space="preserve"> knowledge and technology. In order to provide a more concrete answer to why this has happened, we will dive into an analysis of Nigeria’s production structure and its product space designs in the next few chapters. </w:t>
      </w:r>
    </w:p>
    <w:p w:rsidR="00000000" w:rsidDel="00000000" w:rsidP="00000000" w:rsidRDefault="00000000" w:rsidRPr="00000000" w14:paraId="0000002C">
      <w:pPr>
        <w:pageBreakBefore w:val="0"/>
        <w:jc w:val="both"/>
        <w:rPr>
          <w:b w:val="1"/>
          <w:bCs w:val="1"/>
        </w:rPr>
      </w:pPr>
      <w:r w:rsidDel="00000000" w:rsidR="00000000" w:rsidRPr="00000000">
        <w:rPr>
          <w:rtl w:val="0"/>
        </w:rPr>
      </w:r>
    </w:p>
    <w:p w:rsidR="00000000" w:rsidDel="00000000" w:rsidP="00000000" w:rsidRDefault="00000000" w:rsidRPr="00000000" w14:paraId="0000002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E">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F">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0">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w:t>
      </w:r>
      <w:ins w:author="Ryo Shibata" w:id="5" w:date="2023-04-19T02:42:04Z">
        <w:r w:rsidDel="00000000" w:rsidR="00000000" w:rsidRPr="00000000">
          <w:rPr>
            <w:rtl w:val="0"/>
          </w:rPr>
          <w:t xml:space="preserve">,</w:t>
        </w:r>
      </w:ins>
      <w:r w:rsidDel="00000000" w:rsidR="00000000" w:rsidRPr="00000000">
        <w:rPr>
          <w:rtl w:val="0"/>
        </w:rPr>
        <w:t xml:space="preserve">000 categories of products. In order to have a holistic vision of the product space of a country, however, a level of categorization is required. Products in our data source are label</w:t>
      </w:r>
      <w:del w:author="Ryo Shibata" w:id="6" w:date="2023-04-19T02:42:07Z">
        <w:r w:rsidDel="00000000" w:rsidR="00000000" w:rsidRPr="00000000">
          <w:rPr>
            <w:rtl w:val="0"/>
          </w:rPr>
          <w:delText xml:space="preserve">l</w:delText>
        </w:r>
      </w:del>
      <w:r w:rsidDel="00000000" w:rsidR="00000000" w:rsidRPr="00000000">
        <w:rPr>
          <w:rtl w:val="0"/>
        </w:rPr>
        <w:t xml:space="preserve">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1">
      <w:pPr>
        <w:pageBreakBefore w:val="0"/>
        <w:jc w:val="both"/>
        <w:rPr/>
      </w:pPr>
      <w:r w:rsidDel="00000000" w:rsidR="00000000" w:rsidRPr="00000000">
        <w:rPr>
          <w:rtl w:val="0"/>
        </w:rPr>
      </w:r>
    </w:p>
    <w:p w:rsidR="00000000" w:rsidDel="00000000" w:rsidP="00000000" w:rsidRDefault="00000000" w:rsidRPr="00000000" w14:paraId="00000032">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3">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4">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5">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6">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4">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0">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A">
      <w:pPr>
        <w:pageBreakBefore w:val="0"/>
        <w:jc w:val="both"/>
        <w:rPr/>
      </w:pPr>
      <w:r w:rsidDel="00000000" w:rsidR="00000000" w:rsidRPr="00000000">
        <w:rPr>
          <w:rtl w:val="0"/>
        </w:rPr>
      </w:r>
    </w:p>
    <w:p w:rsidR="00000000" w:rsidDel="00000000" w:rsidP="00000000" w:rsidRDefault="00000000" w:rsidRPr="00000000" w14:paraId="0000005B">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C">
      <w:pPr>
        <w:pageBreakBefore w:val="0"/>
        <w:jc w:val="both"/>
        <w:rPr/>
      </w:pPr>
      <w:r w:rsidDel="00000000" w:rsidR="00000000" w:rsidRPr="00000000">
        <w:rPr>
          <w:rtl w:val="0"/>
        </w:rPr>
      </w:r>
    </w:p>
    <w:p w:rsidR="00000000" w:rsidDel="00000000" w:rsidP="00000000" w:rsidRDefault="00000000" w:rsidRPr="00000000" w14:paraId="0000005D">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w:t>
      </w:r>
      <w:ins w:author="Ryo Shibata" w:id="7" w:date="2023-04-19T02:42:18Z">
        <w:r w:rsidDel="00000000" w:rsidR="00000000" w:rsidRPr="00000000">
          <w:rPr>
            <w:rtl w:val="0"/>
          </w:rPr>
          <w:t xml:space="preserve">e</w:t>
        </w:r>
      </w:ins>
      <w:del w:author="Ryo Shibata" w:id="7" w:date="2023-04-19T02:42:18Z">
        <w:r w:rsidDel="00000000" w:rsidR="00000000" w:rsidRPr="00000000">
          <w:rPr>
            <w:rtl w:val="0"/>
          </w:rPr>
          <w:delText xml:space="preserve">c</w:delText>
        </w:r>
      </w:del>
      <w:r w:rsidDel="00000000" w:rsidR="00000000" w:rsidRPr="00000000">
        <w:rPr>
          <w:rtl w:val="0"/>
        </w:rPr>
        <w:t xml:space="preserve">s, as measured by GDP, tend to be those that are capable of producing and exporting High-complexity Products as we define them. </w:t>
      </w:r>
      <w:del w:author="Ryo Shibata" w:id="8" w:date="2023-04-19T02:42:24Z">
        <w:r w:rsidDel="00000000" w:rsidR="00000000" w:rsidRPr="00000000">
          <w:rPr>
            <w:rtl w:val="0"/>
          </w:rPr>
          <w:delText xml:space="preserve">The </w:delText>
        </w:r>
      </w:del>
      <w:r w:rsidDel="00000000" w:rsidR="00000000" w:rsidRPr="00000000">
        <w:rPr>
          <w:rtl w:val="0"/>
        </w:rPr>
        <w:t xml:space="preserve">Figure</w:t>
      </w:r>
      <w:ins w:author="Ryo Shibata" w:id="9" w:date="2023-04-19T02:42:26Z">
        <w:r w:rsidDel="00000000" w:rsidR="00000000" w:rsidRPr="00000000">
          <w:rPr>
            <w:rtl w:val="0"/>
          </w:rPr>
          <w:t xml:space="preserve">s</w:t>
        </w:r>
      </w:ins>
      <w:r w:rsidDel="00000000" w:rsidR="00000000" w:rsidRPr="00000000">
        <w:rPr>
          <w:rtl w:val="0"/>
        </w:rPr>
        <w:t xml:space="preserve"> 3 and 4 show the OLS results in a universe of 107 and 21 typical countries respectively.</w:t>
      </w:r>
    </w:p>
    <w:p w:rsidR="00000000" w:rsidDel="00000000" w:rsidP="00000000" w:rsidRDefault="00000000" w:rsidRPr="00000000" w14:paraId="0000005E">
      <w:pPr>
        <w:pageBreakBefore w:val="0"/>
        <w:jc w:val="both"/>
        <w:rPr/>
      </w:pPr>
      <w:r w:rsidDel="00000000" w:rsidR="00000000" w:rsidRPr="00000000">
        <w:rPr>
          <w:rtl w:val="0"/>
        </w:rPr>
      </w:r>
    </w:p>
    <w:p w:rsidR="00000000" w:rsidDel="00000000" w:rsidP="00000000" w:rsidRDefault="00000000" w:rsidRPr="00000000" w14:paraId="0000005F">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0">
            <w:pPr>
              <w:pageBreakBefore w:val="0"/>
              <w:jc w:val="center"/>
              <w:rPr/>
            </w:pPr>
            <w:r w:rsidDel="00000000" w:rsidR="00000000" w:rsidRPr="00000000">
              <w:rPr>
                <w:rtl w:val="0"/>
              </w:rPr>
            </w:r>
          </w:p>
        </w:tc>
        <w:tc>
          <w:tcPr/>
          <w:p w:rsidR="00000000" w:rsidDel="00000000" w:rsidP="00000000" w:rsidRDefault="00000000" w:rsidRPr="00000000" w14:paraId="00000061">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2">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3">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4">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5">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6">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7">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8">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9">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A">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B">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C">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D">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E">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F">
            <w:pPr>
              <w:pageBreakBefore w:val="0"/>
              <w:jc w:val="center"/>
              <w:rPr/>
            </w:pPr>
            <w:r w:rsidDel="00000000" w:rsidR="00000000" w:rsidRPr="00000000">
              <w:rPr>
                <w:rtl w:val="0"/>
              </w:rPr>
              <w:t xml:space="preserve">107</w:t>
            </w:r>
          </w:p>
        </w:tc>
      </w:tr>
    </w:tbl>
    <w:p w:rsidR="00000000" w:rsidDel="00000000" w:rsidP="00000000" w:rsidRDefault="00000000" w:rsidRPr="00000000" w14:paraId="00000070">
      <w:pPr>
        <w:pageBreakBefore w:val="0"/>
        <w:jc w:val="center"/>
        <w:rPr/>
      </w:pPr>
      <w:r w:rsidDel="00000000" w:rsidR="00000000" w:rsidRPr="00000000">
        <w:rPr>
          <w:rtl w:val="0"/>
        </w:rPr>
      </w:r>
    </w:p>
    <w:p w:rsidR="00000000" w:rsidDel="00000000" w:rsidP="00000000" w:rsidRDefault="00000000" w:rsidRPr="00000000" w14:paraId="00000071">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2">
      <w:pPr>
        <w:pageBreakBefore w:val="0"/>
        <w:jc w:val="both"/>
        <w:rPr/>
      </w:pPr>
      <w:r w:rsidDel="00000000" w:rsidR="00000000" w:rsidRPr="00000000">
        <w:rPr>
          <w:rtl w:val="0"/>
        </w:rPr>
      </w:r>
    </w:p>
    <w:p w:rsidR="00000000" w:rsidDel="00000000" w:rsidP="00000000" w:rsidRDefault="00000000" w:rsidRPr="00000000" w14:paraId="00000073">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4">
            <w:pPr>
              <w:pageBreakBefore w:val="0"/>
              <w:jc w:val="center"/>
              <w:rPr/>
            </w:pPr>
            <w:r w:rsidDel="00000000" w:rsidR="00000000" w:rsidRPr="00000000">
              <w:rPr>
                <w:rtl w:val="0"/>
              </w:rPr>
            </w:r>
          </w:p>
        </w:tc>
        <w:tc>
          <w:tcPr/>
          <w:p w:rsidR="00000000" w:rsidDel="00000000" w:rsidP="00000000" w:rsidRDefault="00000000" w:rsidRPr="00000000" w14:paraId="00000075">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6">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7">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8">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9">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A">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B">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C">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D">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7E">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7F">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80">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1">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2">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3">
            <w:pPr>
              <w:pageBreakBefore w:val="0"/>
              <w:jc w:val="center"/>
              <w:rPr/>
            </w:pPr>
            <w:r w:rsidDel="00000000" w:rsidR="00000000" w:rsidRPr="00000000">
              <w:rPr>
                <w:rtl w:val="0"/>
              </w:rPr>
              <w:t xml:space="preserve">21</w:t>
            </w:r>
          </w:p>
        </w:tc>
      </w:tr>
    </w:tbl>
    <w:p w:rsidR="00000000" w:rsidDel="00000000" w:rsidP="00000000" w:rsidRDefault="00000000" w:rsidRPr="00000000" w14:paraId="00000084">
      <w:pPr>
        <w:pageBreakBefore w:val="0"/>
        <w:jc w:val="center"/>
        <w:rPr/>
      </w:pPr>
      <w:r w:rsidDel="00000000" w:rsidR="00000000" w:rsidRPr="00000000">
        <w:rPr>
          <w:rtl w:val="0"/>
        </w:rPr>
      </w:r>
    </w:p>
    <w:p w:rsidR="00000000" w:rsidDel="00000000" w:rsidP="00000000" w:rsidRDefault="00000000" w:rsidRPr="00000000" w14:paraId="00000085">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6">
      <w:pPr>
        <w:pageBreakBefore w:val="0"/>
        <w:jc w:val="center"/>
        <w:rPr>
          <w:sz w:val="20"/>
          <w:szCs w:val="20"/>
        </w:rPr>
      </w:pPr>
      <w:r w:rsidDel="00000000" w:rsidR="00000000" w:rsidRPr="00000000">
        <w:rPr>
          <w:rtl w:val="0"/>
        </w:rPr>
      </w:r>
    </w:p>
    <w:p w:rsidR="00000000" w:rsidDel="00000000" w:rsidP="00000000" w:rsidRDefault="00000000" w:rsidRPr="00000000" w14:paraId="00000087">
      <w:pPr>
        <w:pageBreakBefore w:val="0"/>
        <w:jc w:val="center"/>
        <w:rPr/>
      </w:pPr>
      <w:r w:rsidDel="00000000" w:rsidR="00000000" w:rsidRPr="00000000">
        <w:rPr>
          <w:rtl w:val="0"/>
        </w:rPr>
      </w:r>
    </w:p>
    <w:p w:rsidR="00000000" w:rsidDel="00000000" w:rsidP="00000000" w:rsidRDefault="00000000" w:rsidRPr="00000000" w14:paraId="00000088">
      <w:pPr>
        <w:pageBreakBefore w:val="0"/>
        <w:jc w:val="both"/>
        <w:rPr>
          <w:b w:val="1"/>
          <w:bCs w:val="1"/>
        </w:rPr>
      </w:pPr>
      <w:r w:rsidDel="00000000" w:rsidR="00000000" w:rsidRPr="00000000">
        <w:rPr>
          <w:rtl w:val="0"/>
        </w:rPr>
      </w:r>
    </w:p>
    <w:p w:rsidR="00000000" w:rsidDel="00000000" w:rsidP="00000000" w:rsidRDefault="00000000" w:rsidRPr="00000000" w14:paraId="00000089">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A">
      <w:pPr>
        <w:pageBreakBefore w:val="0"/>
        <w:jc w:val="both"/>
        <w:rPr/>
      </w:pPr>
      <w:r w:rsidDel="00000000" w:rsidR="00000000" w:rsidRPr="00000000">
        <w:rPr>
          <w:rtl w:val="0"/>
        </w:rPr>
        <w:t xml:space="preserve">Based on the product categorization aforementioned, we aim to capture Nigeria’s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w:t>
      </w:r>
      <w:ins w:author="Ryo Shibata" w:id="10" w:date="2023-04-19T02:42:37Z">
        <w:r w:rsidDel="00000000" w:rsidR="00000000" w:rsidRPr="00000000">
          <w:rPr>
            <w:rtl w:val="0"/>
          </w:rPr>
          <w:t xml:space="preserve">s</w:t>
        </w:r>
      </w:ins>
      <w:r w:rsidDel="00000000" w:rsidR="00000000" w:rsidRPr="00000000">
        <w:rPr>
          <w:rtl w:val="0"/>
        </w:rPr>
        <w:t xml:space="preserve"> us to calculate and compare RID of </w:t>
      </w:r>
      <w:ins w:author="Ryo Shibata" w:id="11" w:date="2023-04-19T02:42:48Z">
        <w:r w:rsidDel="00000000" w:rsidR="00000000" w:rsidRPr="00000000">
          <w:rPr>
            <w:rtl w:val="0"/>
          </w:rPr>
          <w:t xml:space="preserve">Nigeria</w:t>
        </w:r>
      </w:ins>
      <w:del w:author="Ryo Shibata" w:id="11" w:date="2023-04-19T02:42:48Z">
        <w:r w:rsidDel="00000000" w:rsidR="00000000" w:rsidRPr="00000000">
          <w:rPr>
            <w:rtl w:val="0"/>
          </w:rPr>
          <w:delText xml:space="preserve">US</w:delText>
        </w:r>
      </w:del>
      <w:r w:rsidDel="00000000" w:rsidR="00000000" w:rsidRPr="00000000">
        <w:rPr>
          <w:rtl w:val="0"/>
        </w:rPr>
        <w:t xml:space="preserve"> and the 18 product groups in 2013 and 2018 through subtraction, where a positive RID indicates a shortening of the distance (i.e., advancement of the industry), and a negative RID indicates the reverse.</w:t>
      </w:r>
    </w:p>
    <w:p w:rsidR="00000000" w:rsidDel="00000000" w:rsidP="00000000" w:rsidRDefault="00000000" w:rsidRPr="00000000" w14:paraId="0000008B">
      <w:pPr>
        <w:pageBreakBefore w:val="0"/>
        <w:jc w:val="both"/>
        <w:rPr/>
      </w:pPr>
      <w:r w:rsidDel="00000000" w:rsidR="00000000" w:rsidRPr="00000000">
        <w:rPr>
          <w:rtl w:val="0"/>
        </w:rPr>
      </w:r>
    </w:p>
    <w:p w:rsidR="00000000" w:rsidDel="00000000" w:rsidP="00000000" w:rsidRDefault="00000000" w:rsidRPr="00000000" w14:paraId="0000008C">
      <w:pPr>
        <w:pageBreakBefore w:val="0"/>
        <w:jc w:val="center"/>
        <w:rPr/>
      </w:pPr>
      <w:r w:rsidDel="00000000" w:rsidR="00000000" w:rsidRPr="00000000">
        <w:rPr/>
        <w:drawing>
          <wp:inline distB="114300" distT="114300" distL="114300" distR="114300">
            <wp:extent cx="2363625" cy="4684585"/>
            <wp:effectExtent b="0" l="0" r="0" t="0"/>
            <wp:docPr id="13"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363625" cy="468458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ageBreakBefore w:val="0"/>
        <w:jc w:val="center"/>
        <w:rPr/>
      </w:pPr>
      <w:r w:rsidDel="00000000" w:rsidR="00000000" w:rsidRPr="00000000">
        <w:rPr>
          <w:rtl w:val="0"/>
        </w:rPr>
        <w:t xml:space="preserve">Table 2: Realized Industry Development (RID) of Nigeria</w:t>
      </w:r>
    </w:p>
    <w:p w:rsidR="00000000" w:rsidDel="00000000" w:rsidP="00000000" w:rsidRDefault="00000000" w:rsidRPr="00000000" w14:paraId="0000008E">
      <w:pPr>
        <w:pageBreakBefore w:val="0"/>
        <w:jc w:val="both"/>
        <w:rPr>
          <w:b w:val="1"/>
          <w:bCs w:val="1"/>
        </w:rPr>
      </w:pPr>
      <w:r w:rsidDel="00000000" w:rsidR="00000000" w:rsidRPr="00000000">
        <w:rPr>
          <w:rtl w:val="0"/>
        </w:rPr>
      </w:r>
    </w:p>
    <w:p w:rsidR="00000000" w:rsidDel="00000000" w:rsidP="00000000" w:rsidRDefault="00000000" w:rsidRPr="00000000" w14:paraId="0000008F">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0">
      <w:pPr>
        <w:pageBreakBefore w:val="0"/>
        <w:jc w:val="both"/>
        <w:rPr/>
      </w:pPr>
      <w:r w:rsidDel="00000000" w:rsidR="00000000" w:rsidRPr="00000000">
        <w:rPr>
          <w:rtl w:val="0"/>
        </w:rPr>
        <w:t xml:space="preserve">Table</w:t>
      </w:r>
      <w:ins w:author="Ryo Shibata" w:id="12" w:date="2023-04-19T02:43:00Z">
        <w:r w:rsidDel="00000000" w:rsidR="00000000" w:rsidRPr="00000000">
          <w:rPr>
            <w:rtl w:val="0"/>
          </w:rPr>
          <w:t xml:space="preserve">s</w:t>
        </w:r>
      </w:ins>
      <w:r w:rsidDel="00000000" w:rsidR="00000000" w:rsidRPr="00000000">
        <w:rPr>
          <w:rtl w:val="0"/>
        </w:rPr>
        <w:t xml:space="preserve"> 3 and 4 below summarize how the production strategy adopted by Nigeria compares with leading economies and a selected group of emerging economies in the world, as measured in RID. </w:t>
      </w:r>
    </w:p>
    <w:p w:rsidR="00000000" w:rsidDel="00000000" w:rsidP="00000000" w:rsidRDefault="00000000" w:rsidRPr="00000000" w14:paraId="00000091">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92">
            <w:pPr>
              <w:pageBreakBefore w:val="0"/>
              <w:jc w:val="both"/>
              <w:rPr/>
            </w:pPr>
            <w:r w:rsidDel="00000000" w:rsidR="00000000" w:rsidRPr="00000000">
              <w:rPr>
                <w:rtl w:val="0"/>
              </w:rPr>
              <w:t xml:space="preserve">Ranking</w:t>
            </w:r>
          </w:p>
        </w:tc>
        <w:tc>
          <w:tcPr/>
          <w:p w:rsidR="00000000" w:rsidDel="00000000" w:rsidP="00000000" w:rsidRDefault="00000000" w:rsidRPr="00000000" w14:paraId="00000093">
            <w:pPr>
              <w:pageBreakBefore w:val="0"/>
              <w:jc w:val="both"/>
              <w:rPr/>
            </w:pPr>
            <w:r w:rsidDel="00000000" w:rsidR="00000000" w:rsidRPr="00000000">
              <w:rPr>
                <w:rtl w:val="0"/>
              </w:rPr>
              <w:t xml:space="preserve">France</w:t>
            </w:r>
          </w:p>
        </w:tc>
        <w:tc>
          <w:tcPr/>
          <w:p w:rsidR="00000000" w:rsidDel="00000000" w:rsidP="00000000" w:rsidRDefault="00000000" w:rsidRPr="00000000" w14:paraId="00000094">
            <w:pPr>
              <w:pageBreakBefore w:val="0"/>
              <w:jc w:val="both"/>
              <w:rPr/>
            </w:pPr>
            <w:r w:rsidDel="00000000" w:rsidR="00000000" w:rsidRPr="00000000">
              <w:rPr>
                <w:rtl w:val="0"/>
              </w:rPr>
              <w:t xml:space="preserve">US</w:t>
            </w:r>
          </w:p>
        </w:tc>
        <w:tc>
          <w:tcPr/>
          <w:p w:rsidR="00000000" w:rsidDel="00000000" w:rsidP="00000000" w:rsidRDefault="00000000" w:rsidRPr="00000000" w14:paraId="00000095">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6">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7">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8">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9">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A">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B">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D">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9E">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9F">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A1">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A2">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3">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5">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6">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7">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8">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9">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A">
      <w:pPr>
        <w:pageBreakBefore w:val="0"/>
        <w:jc w:val="center"/>
        <w:rPr/>
      </w:pPr>
      <w:r w:rsidDel="00000000" w:rsidR="00000000" w:rsidRPr="00000000">
        <w:rPr>
          <w:rtl w:val="0"/>
        </w:rPr>
      </w:r>
    </w:p>
    <w:p w:rsidR="00000000" w:rsidDel="00000000" w:rsidP="00000000" w:rsidRDefault="00000000" w:rsidRPr="00000000" w14:paraId="000000AB">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C">
      <w:pPr>
        <w:pageBreakBefore w:val="0"/>
        <w:jc w:val="center"/>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E">
            <w:pPr>
              <w:pageBreakBefore w:val="0"/>
              <w:jc w:val="both"/>
              <w:rPr/>
            </w:pPr>
            <w:r w:rsidDel="00000000" w:rsidR="00000000" w:rsidRPr="00000000">
              <w:rPr>
                <w:rtl w:val="0"/>
              </w:rPr>
              <w:t xml:space="preserve">Ranking</w:t>
            </w:r>
          </w:p>
        </w:tc>
        <w:tc>
          <w:tcPr/>
          <w:p w:rsidR="00000000" w:rsidDel="00000000" w:rsidP="00000000" w:rsidRDefault="00000000" w:rsidRPr="00000000" w14:paraId="000000AF">
            <w:pPr>
              <w:pageBreakBefore w:val="0"/>
              <w:jc w:val="both"/>
              <w:rPr/>
            </w:pPr>
            <w:r w:rsidDel="00000000" w:rsidR="00000000" w:rsidRPr="00000000">
              <w:rPr>
                <w:rtl w:val="0"/>
              </w:rPr>
              <w:t xml:space="preserve">China</w:t>
            </w:r>
          </w:p>
        </w:tc>
        <w:tc>
          <w:tcPr/>
          <w:p w:rsidR="00000000" w:rsidDel="00000000" w:rsidP="00000000" w:rsidRDefault="00000000" w:rsidRPr="00000000" w14:paraId="000000B0">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B1">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B2">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3">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4">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5">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6">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7">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A">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B">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BE">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BF">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C1">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C2">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3">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4">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5">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8">
      <w:pPr>
        <w:pageBreakBefore w:val="0"/>
        <w:jc w:val="both"/>
        <w:rPr/>
      </w:pPr>
      <w:r w:rsidDel="00000000" w:rsidR="00000000" w:rsidRPr="00000000">
        <w:rPr>
          <w:rtl w:val="0"/>
        </w:rPr>
      </w:r>
    </w:p>
    <w:p w:rsidR="00000000" w:rsidDel="00000000" w:rsidP="00000000" w:rsidRDefault="00000000" w:rsidRPr="00000000" w14:paraId="000000C9">
      <w:pPr>
        <w:pageBreakBefore w:val="0"/>
        <w:jc w:val="both"/>
        <w:rPr>
          <w:rFonts w:ascii="Times" w:cs="Times" w:eastAsia="Times" w:hAnsi="Times"/>
          <w:b w:val="1"/>
          <w:bCs w:val="1"/>
          <w:sz w:val="28"/>
          <w:szCs w:val="28"/>
        </w:rPr>
      </w:pPr>
      <w:r w:rsidDel="00000000" w:rsidR="00000000" w:rsidRPr="00000000">
        <w:rPr>
          <w:rtl w:val="0"/>
        </w:rPr>
        <w:t xml:space="preserve">Table 4 further examines Nigeria’s development strategy against those of emerging economies on a global scale. Reasonably, emerging economies such as China, South Korea, Singapore</w:t>
      </w:r>
      <w:ins w:author="Ryo Shibata" w:id="13" w:date="2023-04-19T02:43:06Z">
        <w:r w:rsidDel="00000000" w:rsidR="00000000" w:rsidRPr="00000000">
          <w:rPr>
            <w:rtl w:val="0"/>
          </w:rPr>
          <w:t xml:space="preserve">,</w:t>
        </w:r>
      </w:ins>
      <w:r w:rsidDel="00000000" w:rsidR="00000000" w:rsidRPr="00000000">
        <w:rPr>
          <w:rtl w:val="0"/>
        </w:rPr>
        <w:t xml:space="preserve"> and India have devoted the majority of their efforts into intermediate industry groups. </w:t>
      </w:r>
      <w:r w:rsidDel="00000000" w:rsidR="00000000" w:rsidRPr="00000000">
        <w:rPr>
          <w:rtl w:val="0"/>
        </w:rPr>
      </w:r>
    </w:p>
    <w:p w:rsidR="00000000" w:rsidDel="00000000" w:rsidP="00000000" w:rsidRDefault="00000000" w:rsidRPr="00000000" w14:paraId="000000CA">
      <w:pPr>
        <w:pageBreakBefore w:val="0"/>
        <w:jc w:val="both"/>
        <w:rPr>
          <w:b w:val="1"/>
          <w:bCs w:val="1"/>
        </w:rPr>
      </w:pPr>
      <w:r w:rsidDel="00000000" w:rsidR="00000000" w:rsidRPr="00000000">
        <w:rPr>
          <w:rtl w:val="0"/>
        </w:rPr>
      </w:r>
    </w:p>
    <w:p w:rsidR="00000000" w:rsidDel="00000000" w:rsidP="00000000" w:rsidRDefault="00000000" w:rsidRPr="00000000" w14:paraId="000000CB">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C">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D">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CE">
      <w:pPr>
        <w:pageBreakBefore w:val="0"/>
        <w:jc w:val="both"/>
        <w:rPr>
          <w:b w:val="1"/>
          <w:bCs w:val="1"/>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w:t>
      </w:r>
      <w:ins w:author="Ryo Shibata" w:id="14" w:date="2023-04-19T02:43:14Z">
        <w:r w:rsidDel="00000000" w:rsidR="00000000" w:rsidRPr="00000000">
          <w:rPr>
            <w:rtl w:val="0"/>
          </w:rPr>
          <w:t xml:space="preserve"> </w:t>
        </w:r>
      </w:ins>
      <w:r w:rsidDel="00000000" w:rsidR="00000000" w:rsidRPr="00000000">
        <w:rPr>
          <w:rtl w:val="0"/>
        </w:rPr>
        <w:t xml:space="preserve">=</w:t>
      </w:r>
      <w:ins w:author="Ryo Shibata" w:id="15" w:date="2023-04-19T02:43:15Z">
        <w:r w:rsidDel="00000000" w:rsidR="00000000" w:rsidRPr="00000000">
          <w:rPr>
            <w:rtl w:val="0"/>
          </w:rPr>
          <w:t xml:space="preserve"> </w:t>
        </w:r>
      </w:ins>
      <w:r w:rsidDel="00000000" w:rsidR="00000000" w:rsidRPr="00000000">
        <w:rPr>
          <w:rtl w:val="0"/>
        </w:rPr>
        <w:t xml:space="preserve">0.”  Based on this definition, the distance between a country and any product that the country is currently exporting (i.e., the country is a significant exporter in the product </w:t>
      </w:r>
      <w:del w:author="Ryo Shibata" w:id="16" w:date="2023-04-19T02:43:57Z">
        <w:r w:rsidDel="00000000" w:rsidR="00000000" w:rsidRPr="00000000">
          <w:rPr>
            <w:rtl w:val="0"/>
          </w:rPr>
          <w:delText xml:space="preserve">as </w:delText>
        </w:r>
      </w:del>
      <w:r w:rsidDel="00000000" w:rsidR="00000000" w:rsidRPr="00000000">
        <w:rPr>
          <w:rtl w:val="0"/>
        </w:rPr>
        <w:t xml:space="preserve">compared to</w:t>
      </w:r>
      <w:ins w:author="Ryo Shibata" w:id="17" w:date="2023-04-19T02:43:26Z">
        <w:r w:rsidDel="00000000" w:rsidR="00000000" w:rsidRPr="00000000">
          <w:rPr>
            <w:rtl w:val="0"/>
          </w:rPr>
          <w:t xml:space="preserve"> the</w:t>
        </w:r>
      </w:ins>
      <w:r w:rsidDel="00000000" w:rsidR="00000000" w:rsidRPr="00000000">
        <w:rPr>
          <w:rtl w:val="0"/>
        </w:rPr>
        <w:t xml:space="preserve"> global average) is zero. Similarly, opportunity gain quantifies the contribution of a new product in terms of opening up the doors to more and more complex products. Intuitively, a product that a country is currently exporting (i.e., MCP</w:t>
      </w:r>
      <w:ins w:author="Ryo Shibata" w:id="18" w:date="2023-04-19T02:43:17Z">
        <w:r w:rsidDel="00000000" w:rsidR="00000000" w:rsidRPr="00000000">
          <w:rPr>
            <w:rtl w:val="0"/>
          </w:rPr>
          <w:t xml:space="preserve"> </w:t>
        </w:r>
      </w:ins>
      <w:r w:rsidDel="00000000" w:rsidR="00000000" w:rsidRPr="00000000">
        <w:rPr>
          <w:rtl w:val="0"/>
        </w:rPr>
        <w:t xml:space="preserve">=</w:t>
      </w:r>
      <w:ins w:author="Ryo Shibata" w:id="19" w:date="2023-04-19T02:43:18Z">
        <w:r w:rsidDel="00000000" w:rsidR="00000000" w:rsidRPr="00000000">
          <w:rPr>
            <w:rtl w:val="0"/>
          </w:rPr>
          <w:t xml:space="preserve"> </w:t>
        </w:r>
      </w:ins>
      <w:r w:rsidDel="00000000" w:rsidR="00000000" w:rsidRPr="00000000">
        <w:rPr>
          <w:rtl w:val="0"/>
        </w:rPr>
        <w:t xml:space="preserve">1) has an opportunity gain of zero. An</w:t>
      </w:r>
      <w:del w:author="Ryo Shibata" w:id="20" w:date="2023-04-19T02:44:00Z">
        <w:r w:rsidDel="00000000" w:rsidR="00000000" w:rsidRPr="00000000">
          <w:rPr>
            <w:rtl w:val="0"/>
          </w:rPr>
          <w:delText xml:space="preserve">d</w:delText>
        </w:r>
      </w:del>
      <w:r w:rsidDel="00000000" w:rsidR="00000000" w:rsidRPr="00000000">
        <w:rPr>
          <w:rtl w:val="0"/>
        </w:rPr>
        <w:t xml:space="preserve"> unreasonable investment </w:t>
      </w:r>
      <w:ins w:author="Ryo Shibata" w:id="21" w:date="2023-04-19T02:44:11Z">
        <w:r w:rsidDel="00000000" w:rsidR="00000000" w:rsidRPr="00000000">
          <w:rPr>
            <w:rtl w:val="0"/>
          </w:rPr>
          <w:t xml:space="preserve">in a </w:t>
        </w:r>
      </w:ins>
      <w:del w:author="Ryo Shibata" w:id="21" w:date="2023-04-19T02:44:11Z">
        <w:r w:rsidDel="00000000" w:rsidR="00000000" w:rsidRPr="00000000">
          <w:rPr>
            <w:rtl w:val="0"/>
          </w:rPr>
          <w:delText xml:space="preserve">on</w:delText>
        </w:r>
      </w:del>
      <w:r w:rsidDel="00000000" w:rsidR="00000000" w:rsidRPr="00000000">
        <w:rPr>
          <w:rtl w:val="0"/>
        </w:rPr>
        <w:t xml:space="preserve"> certain product p would lead to a relative decrement in </w:t>
      </w:r>
      <w:ins w:author="Ryo Shibata" w:id="22" w:date="2023-04-19T02:44:26Z">
        <w:r w:rsidDel="00000000" w:rsidR="00000000" w:rsidRPr="00000000">
          <w:rPr>
            <w:rtl w:val="0"/>
          </w:rPr>
          <w:t xml:space="preserve">the </w:t>
        </w:r>
      </w:ins>
      <w:r w:rsidDel="00000000" w:rsidR="00000000" w:rsidRPr="00000000">
        <w:rPr>
          <w:rtl w:val="0"/>
        </w:rPr>
        <w:t xml:space="preserve">export of more profitable products, and therefore lead to a negative opportunity gain of product p. </w:t>
      </w:r>
      <w:del w:author="Ryo Shibata" w:id="23" w:date="2023-04-19T02:44:32Z">
        <w:r w:rsidDel="00000000" w:rsidR="00000000" w:rsidRPr="00000000">
          <w:rPr>
            <w:rtl w:val="0"/>
          </w:rPr>
          <w:delText xml:space="preserve"> </w:delText>
        </w:r>
      </w:del>
      <w:r w:rsidDel="00000000" w:rsidR="00000000" w:rsidRPr="00000000">
        <w:rPr>
          <w:rtl w:val="0"/>
        </w:rPr>
        <w:t xml:space="preserve">The opportunity gain is not the only estimator of a country’s level of economic development. However, among countries with comparable economic</w:t>
      </w:r>
      <w:del w:author="Ryo Shibata" w:id="24" w:date="2023-04-19T02:44:39Z">
        <w:r w:rsidDel="00000000" w:rsidR="00000000" w:rsidRPr="00000000">
          <w:rPr>
            <w:rtl w:val="0"/>
          </w:rPr>
          <w:delText xml:space="preserve">s</w:delText>
        </w:r>
      </w:del>
      <w:r w:rsidDel="00000000" w:rsidR="00000000" w:rsidRPr="00000000">
        <w:rPr>
          <w:rtl w:val="0"/>
        </w:rPr>
        <w:t xml:space="preserve"> strength, those having higher ECI, or in other words, more reasonable economic</w:t>
      </w:r>
      <w:del w:author="Ryo Shibata" w:id="25" w:date="2023-04-19T02:44:46Z">
        <w:r w:rsidDel="00000000" w:rsidR="00000000" w:rsidRPr="00000000">
          <w:rPr>
            <w:rtl w:val="0"/>
          </w:rPr>
          <w:delText xml:space="preserve">s</w:delText>
        </w:r>
      </w:del>
      <w:r w:rsidDel="00000000" w:rsidR="00000000" w:rsidRPr="00000000">
        <w:rPr>
          <w:rtl w:val="0"/>
        </w:rPr>
        <w:t xml:space="preserve"> structures</w:t>
      </w:r>
      <w:ins w:author="Ryo Shibata" w:id="26" w:date="2023-04-19T02:44:50Z">
        <w:r w:rsidDel="00000000" w:rsidR="00000000" w:rsidRPr="00000000">
          <w:rPr>
            <w:rtl w:val="0"/>
          </w:rPr>
          <w:t xml:space="preserve">,</w:t>
        </w:r>
      </w:ins>
      <w:r w:rsidDel="00000000" w:rsidR="00000000" w:rsidRPr="00000000">
        <w:rPr>
          <w:rtl w:val="0"/>
        </w:rPr>
        <w:t xml:space="preserve"> are often in better shape.</w:t>
      </w:r>
      <w:r w:rsidDel="00000000" w:rsidR="00000000" w:rsidRPr="00000000">
        <w:rPr>
          <w:rtl w:val="0"/>
        </w:rPr>
      </w:r>
    </w:p>
    <w:p w:rsidR="00000000" w:rsidDel="00000000" w:rsidP="00000000" w:rsidRDefault="00000000" w:rsidRPr="00000000" w14:paraId="000000CF">
      <w:pPr>
        <w:pageBreakBefore w:val="0"/>
        <w:jc w:val="both"/>
        <w:rPr/>
      </w:pPr>
      <w:r w:rsidDel="00000000" w:rsidR="00000000" w:rsidRPr="00000000">
        <w:rPr>
          <w:rtl w:val="0"/>
        </w:rPr>
      </w:r>
    </w:p>
    <w:p w:rsidR="00000000" w:rsidDel="00000000" w:rsidP="00000000" w:rsidRDefault="00000000" w:rsidRPr="00000000" w14:paraId="000000D0">
      <w:pPr>
        <w:pageBreakBefore w:val="0"/>
        <w:jc w:val="center"/>
        <w:rPr/>
      </w:pPr>
      <w:r w:rsidDel="00000000" w:rsidR="00000000" w:rsidRPr="00000000">
        <w:rPr/>
        <w:drawing>
          <wp:inline distB="114300" distT="114300" distL="114300" distR="114300">
            <wp:extent cx="5731200" cy="2438400"/>
            <wp:effectExtent b="0" l="0" r="0" t="0"/>
            <wp:docPr id="9"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ageBreakBefore w:val="0"/>
        <w:jc w:val="center"/>
        <w:rPr/>
      </w:pPr>
      <w:r w:rsidDel="00000000" w:rsidR="00000000" w:rsidRPr="00000000">
        <w:rPr>
          <w:rtl w:val="0"/>
        </w:rPr>
        <w:t xml:space="preserve">   </w:t>
      </w:r>
    </w:p>
    <w:p w:rsidR="00000000" w:rsidDel="00000000" w:rsidP="00000000" w:rsidRDefault="00000000" w:rsidRPr="00000000" w14:paraId="000000D2">
      <w:pPr>
        <w:pageBreakBefore w:val="0"/>
        <w:jc w:val="center"/>
        <w:rPr/>
      </w:pPr>
      <w:r w:rsidDel="00000000" w:rsidR="00000000" w:rsidRPr="00000000">
        <w:rPr/>
        <w:drawing>
          <wp:inline distB="114300" distT="114300" distL="114300" distR="114300">
            <wp:extent cx="5731200" cy="2425700"/>
            <wp:effectExtent b="0" l="0" r="0" t="0"/>
            <wp:docPr id="25"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ageBreakBefore w:val="0"/>
        <w:jc w:val="center"/>
        <w:rPr/>
      </w:pPr>
      <w:r w:rsidDel="00000000" w:rsidR="00000000" w:rsidRPr="00000000">
        <w:rPr>
          <w:rtl w:val="0"/>
        </w:rPr>
        <w:t xml:space="preserve">Table 5: SDV of High E</w:t>
      </w:r>
      <w:r w:rsidDel="00000000" w:rsidR="00000000" w:rsidRPr="00000000">
        <w:rPr>
          <w:vertAlign w:val="subscript"/>
          <w:rtl w:val="0"/>
        </w:rPr>
        <w:t xml:space="preserve">f</w:t>
      </w:r>
      <w:r w:rsidDel="00000000" w:rsidR="00000000" w:rsidRPr="00000000">
        <w:rPr>
          <w:rtl w:val="0"/>
        </w:rPr>
        <w:t xml:space="preserve">CI Countries 2013</w:t>
      </w:r>
      <w:ins w:author="Ryo Shibata" w:id="27" w:date="2023-04-19T02:38:46Z">
        <w:r w:rsidDel="00000000" w:rsidR="00000000" w:rsidRPr="00000000">
          <w:rPr>
            <w:rtl w:val="0"/>
          </w:rPr>
          <w:t xml:space="preserve"> </w:t>
        </w:r>
      </w:ins>
      <w:r w:rsidDel="00000000" w:rsidR="00000000" w:rsidRPr="00000000">
        <w:rPr>
          <w:rtl w:val="0"/>
        </w:rPr>
        <w:t xml:space="preserve">(up), 2018</w:t>
      </w:r>
      <w:ins w:author="Ryo Shibata" w:id="28" w:date="2023-04-19T02:38:48Z">
        <w:r w:rsidDel="00000000" w:rsidR="00000000" w:rsidRPr="00000000">
          <w:rPr>
            <w:rtl w:val="0"/>
          </w:rPr>
          <w:t xml:space="preserve"> </w:t>
        </w:r>
      </w:ins>
      <w:r w:rsidDel="00000000" w:rsidR="00000000" w:rsidRPr="00000000">
        <w:rPr>
          <w:rtl w:val="0"/>
        </w:rPr>
        <w:t xml:space="preserve">(down)</w:t>
      </w:r>
    </w:p>
    <w:p w:rsidR="00000000" w:rsidDel="00000000" w:rsidP="00000000" w:rsidRDefault="00000000" w:rsidRPr="00000000" w14:paraId="000000D4">
      <w:pPr>
        <w:pageBreakBefore w:val="0"/>
        <w:jc w:val="center"/>
        <w:rPr/>
      </w:pPr>
      <w:r w:rsidDel="00000000" w:rsidR="00000000" w:rsidRPr="00000000">
        <w:rPr>
          <w:rtl w:val="0"/>
        </w:rPr>
      </w:r>
    </w:p>
    <w:p w:rsidR="00000000" w:rsidDel="00000000" w:rsidP="00000000" w:rsidRDefault="00000000" w:rsidRPr="00000000" w14:paraId="000000D5">
      <w:pPr>
        <w:pageBreakBefore w:val="0"/>
        <w:jc w:val="both"/>
        <w:rPr/>
      </w:pPr>
      <w:r w:rsidDel="00000000" w:rsidR="00000000" w:rsidRPr="00000000">
        <w:rPr>
          <w:rtl w:val="0"/>
        </w:rPr>
        <w:t xml:space="preserve">We define the ranking of opportunity gain for a country c, as the Suggested Development Vector (SDV) of c. Table</w:t>
      </w:r>
      <w:ins w:author="Ryo Shibata" w:id="29" w:date="2023-04-19T02:44:59Z">
        <w:r w:rsidDel="00000000" w:rsidR="00000000" w:rsidRPr="00000000">
          <w:rPr>
            <w:rtl w:val="0"/>
          </w:rPr>
          <w:t xml:space="preserve">s</w:t>
        </w:r>
      </w:ins>
      <w:r w:rsidDel="00000000" w:rsidR="00000000" w:rsidRPr="00000000">
        <w:rPr>
          <w:rtl w:val="0"/>
        </w:rPr>
        <w:t xml:space="preserve"> 5 and 6 summarize how the SDV of </w:t>
      </w:r>
      <w:ins w:author="Ryo Shibata" w:id="30" w:date="2023-04-19T02:45:34Z">
        <w:r w:rsidDel="00000000" w:rsidR="00000000" w:rsidRPr="00000000">
          <w:rPr>
            <w:rtl w:val="0"/>
          </w:rPr>
          <w:t xml:space="preserve">Nigeria</w:t>
        </w:r>
      </w:ins>
      <w:del w:author="Ryo Shibata" w:id="30" w:date="2023-04-19T02:45:34Z">
        <w:r w:rsidDel="00000000" w:rsidR="00000000" w:rsidRPr="00000000">
          <w:rPr>
            <w:rtl w:val="0"/>
          </w:rPr>
          <w:delText xml:space="preserve">Brazil</w:delText>
        </w:r>
      </w:del>
      <w:r w:rsidDel="00000000" w:rsidR="00000000" w:rsidRPr="00000000">
        <w:rPr>
          <w:rtl w:val="0"/>
        </w:rPr>
        <w:t xml:space="preserve">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w:t>
      </w:r>
      <w:del w:author="Ryo Shibata" w:id="31" w:date="2023-04-19T02:45:42Z">
        <w:r w:rsidDel="00000000" w:rsidR="00000000" w:rsidRPr="00000000">
          <w:rPr>
            <w:rtl w:val="0"/>
          </w:rPr>
          <w:delText xml:space="preserve">a</w:delText>
        </w:r>
      </w:del>
      <w:r w:rsidDel="00000000" w:rsidR="00000000" w:rsidRPr="00000000">
        <w:rPr>
          <w:rtl w:val="0"/>
        </w:rPr>
        <w:t xml:space="preserve"> steady and balanced economic development. In contrast, developing countries have nearly half of</w:t>
      </w:r>
      <w:ins w:author="Ryo Shibata" w:id="32" w:date="2023-04-19T02:45:49Z">
        <w:r w:rsidDel="00000000" w:rsidR="00000000" w:rsidRPr="00000000">
          <w:rPr>
            <w:rtl w:val="0"/>
          </w:rPr>
          <w:t xml:space="preserve"> the</w:t>
        </w:r>
      </w:ins>
      <w:r w:rsidDel="00000000" w:rsidR="00000000" w:rsidRPr="00000000">
        <w:rPr>
          <w:rtl w:val="0"/>
        </w:rPr>
        <w:t xml:space="preserve"> industries with positive opportunity gain</w:t>
      </w:r>
      <w:del w:author="Ryo Shibata" w:id="33" w:date="2023-04-19T02:45:55Z">
        <w:r w:rsidDel="00000000" w:rsidR="00000000" w:rsidRPr="00000000">
          <w:rPr>
            <w:rtl w:val="0"/>
          </w:rPr>
          <w:delText xml:space="preserve">,</w:delText>
        </w:r>
      </w:del>
      <w:r w:rsidDel="00000000" w:rsidR="00000000" w:rsidRPr="00000000">
        <w:rPr>
          <w:rtl w:val="0"/>
        </w:rPr>
        <w:t xml:space="preserve"> and share common interests in industrial manufacturing and High-complexity Products industries. It can be concluded that Nigeria shares the character</w:t>
      </w:r>
      <w:ins w:author="Ryo Shibata" w:id="34" w:date="2023-04-19T02:46:04Z">
        <w:r w:rsidDel="00000000" w:rsidR="00000000" w:rsidRPr="00000000">
          <w:rPr>
            <w:rtl w:val="0"/>
          </w:rPr>
          <w:t xml:space="preserve">istic</w:t>
        </w:r>
      </w:ins>
      <w:r w:rsidDel="00000000" w:rsidR="00000000" w:rsidRPr="00000000">
        <w:rPr>
          <w:rtl w:val="0"/>
        </w:rPr>
        <w:t xml:space="preserve">s of developing countries, with a balanced economic</w:t>
      </w:r>
      <w:del w:author="Ryo Shibata" w:id="35" w:date="2023-04-19T02:46:10Z">
        <w:r w:rsidDel="00000000" w:rsidR="00000000" w:rsidRPr="00000000">
          <w:rPr>
            <w:rtl w:val="0"/>
          </w:rPr>
          <w:delText xml:space="preserve">s</w:delText>
        </w:r>
      </w:del>
      <w:r w:rsidDel="00000000" w:rsidR="00000000" w:rsidRPr="00000000">
        <w:rPr>
          <w:rtl w:val="0"/>
        </w:rPr>
        <w:t xml:space="preserve"> structure that leans towards intermediate-level industries. </w:t>
      </w:r>
    </w:p>
    <w:p w:rsidR="00000000" w:rsidDel="00000000" w:rsidP="00000000" w:rsidRDefault="00000000" w:rsidRPr="00000000" w14:paraId="000000D6">
      <w:pPr>
        <w:pageBreakBefore w:val="0"/>
        <w:jc w:val="both"/>
        <w:rPr/>
      </w:pPr>
      <w:r w:rsidDel="00000000" w:rsidR="00000000" w:rsidRPr="00000000">
        <w:rPr>
          <w:rtl w:val="0"/>
        </w:rPr>
      </w:r>
    </w:p>
    <w:p w:rsidR="00000000" w:rsidDel="00000000" w:rsidP="00000000" w:rsidRDefault="00000000" w:rsidRPr="00000000" w14:paraId="000000D7">
      <w:pPr>
        <w:pageBreakBefore w:val="0"/>
        <w:jc w:val="center"/>
        <w:rPr/>
      </w:pPr>
      <w:r w:rsidDel="00000000" w:rsidR="00000000" w:rsidRPr="00000000">
        <w:rPr/>
        <w:drawing>
          <wp:inline distB="114300" distT="114300" distL="114300" distR="114300">
            <wp:extent cx="5731200" cy="2387600"/>
            <wp:effectExtent b="0" l="0" r="0" t="0"/>
            <wp:docPr id="28"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ageBreakBefore w:val="0"/>
        <w:jc w:val="both"/>
        <w:rPr/>
      </w:pPr>
      <w:r w:rsidDel="00000000" w:rsidR="00000000" w:rsidRPr="00000000">
        <w:rPr>
          <w:rtl w:val="0"/>
        </w:rPr>
      </w:r>
    </w:p>
    <w:p w:rsidR="00000000" w:rsidDel="00000000" w:rsidP="00000000" w:rsidRDefault="00000000" w:rsidRPr="00000000" w14:paraId="000000D9">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0DA">
      <w:pPr>
        <w:pageBreakBefore w:val="0"/>
        <w:jc w:val="center"/>
        <w:rPr/>
      </w:pPr>
      <w:r w:rsidDel="00000000" w:rsidR="00000000" w:rsidRPr="00000000">
        <w:rPr>
          <w:rtl w:val="0"/>
        </w:rPr>
      </w:r>
    </w:p>
    <w:p w:rsidR="00000000" w:rsidDel="00000000" w:rsidP="00000000" w:rsidRDefault="00000000" w:rsidRPr="00000000" w14:paraId="000000DB">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DC">
      <w:pPr>
        <w:pageBreakBefore w:val="0"/>
        <w:rPr/>
      </w:pPr>
      <w:r w:rsidDel="00000000" w:rsidR="00000000" w:rsidRPr="00000000">
        <w:rPr>
          <w:rtl w:val="0"/>
        </w:rPr>
      </w:r>
    </w:p>
    <w:p w:rsidR="00000000" w:rsidDel="00000000" w:rsidP="00000000" w:rsidRDefault="00000000" w:rsidRPr="00000000" w14:paraId="000000DD">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w:t>
      </w:r>
      <w:ins w:author="Ryo Shibata" w:id="36" w:date="2023-04-19T02:53:55Z">
        <w:r w:rsidDel="00000000" w:rsidR="00000000" w:rsidRPr="00000000">
          <w:rPr>
            <w:rtl w:val="0"/>
          </w:rPr>
          <w:t xml:space="preserve">follows</w:t>
        </w:r>
      </w:ins>
      <w:del w:author="Ryo Shibata" w:id="36" w:date="2023-04-19T02:53:55Z">
        <w:r w:rsidDel="00000000" w:rsidR="00000000" w:rsidRPr="00000000">
          <w:rPr>
            <w:rtl w:val="0"/>
          </w:rPr>
          <w:delText xml:space="preserve">the following</w:delText>
        </w:r>
      </w:del>
      <w:r w:rsidDel="00000000" w:rsidR="00000000" w:rsidRPr="00000000">
        <w:rPr>
          <w:rtl w:val="0"/>
        </w:rPr>
        <w:t xml:space="preserve">:</w:t>
      </w:r>
    </w:p>
    <w:p w:rsidR="00000000" w:rsidDel="00000000" w:rsidP="00000000" w:rsidRDefault="00000000" w:rsidRPr="00000000" w14:paraId="000000DE">
      <w:pPr>
        <w:pageBreakBefore w:val="0"/>
        <w:jc w:val="both"/>
        <w:rPr/>
      </w:pPr>
      <w:r w:rsidDel="00000000" w:rsidR="00000000" w:rsidRPr="00000000">
        <w:rPr>
          <w:rtl w:val="0"/>
        </w:rPr>
      </w:r>
    </w:p>
    <w:p w:rsidR="00000000" w:rsidDel="00000000" w:rsidP="00000000" w:rsidRDefault="00000000" w:rsidRPr="00000000" w14:paraId="000000DF">
      <w:pPr>
        <w:pageBreakBefore w:val="0"/>
        <w:jc w:val="center"/>
        <w:rPr/>
      </w:pPr>
      <w:r w:rsidDel="00000000" w:rsidR="00000000" w:rsidRPr="00000000">
        <w:rPr/>
        <w:drawing>
          <wp:inline distB="114300" distT="114300" distL="114300" distR="114300">
            <wp:extent cx="2528888" cy="1141284"/>
            <wp:effectExtent b="0" l="0" r="0" t="0"/>
            <wp:docPr id="1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ageBreakBefore w:val="0"/>
        <w:jc w:val="center"/>
        <w:rPr/>
      </w:pPr>
      <w:r w:rsidDel="00000000" w:rsidR="00000000" w:rsidRPr="00000000">
        <w:rPr>
          <w:rtl w:val="0"/>
        </w:rPr>
      </w:r>
    </w:p>
    <w:p w:rsidR="00000000" w:rsidDel="00000000" w:rsidP="00000000" w:rsidRDefault="00000000" w:rsidRPr="00000000" w14:paraId="000000E1">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w:t>
      </w:r>
      <w:ins w:author="Ryo Shibata" w:id="37" w:date="2023-04-19T02:54:03Z">
        <w:r w:rsidDel="00000000" w:rsidR="00000000" w:rsidRPr="00000000">
          <w:rPr>
            <w:rtl w:val="0"/>
          </w:rPr>
          <w:t xml:space="preserve"> and</w:t>
        </w:r>
      </w:ins>
      <w:r w:rsidDel="00000000" w:rsidR="00000000" w:rsidRPr="00000000">
        <w:rPr>
          <w:rtl w:val="0"/>
        </w:rPr>
        <w:t xml:space="preserve"> B is the heuristic budget. </w:t>
      </w:r>
    </w:p>
    <w:p w:rsidR="00000000" w:rsidDel="00000000" w:rsidP="00000000" w:rsidRDefault="00000000" w:rsidRPr="00000000" w14:paraId="000000E2">
      <w:pPr>
        <w:pageBreakBefore w:val="0"/>
        <w:jc w:val="both"/>
        <w:rPr/>
      </w:pPr>
      <w:r w:rsidDel="00000000" w:rsidR="00000000" w:rsidRPr="00000000">
        <w:rPr>
          <w:rtl w:val="0"/>
        </w:rPr>
        <w:t xml:space="preserve"> </w:t>
      </w:r>
    </w:p>
    <w:p w:rsidR="00000000" w:rsidDel="00000000" w:rsidP="00000000" w:rsidRDefault="00000000" w:rsidRPr="00000000" w14:paraId="000000E3">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w:t>
      </w:r>
      <w:ins w:author="Ryo Shibata" w:id="38" w:date="2023-04-19T02:54:46Z">
        <w:r w:rsidDel="00000000" w:rsidR="00000000" w:rsidRPr="00000000">
          <w:rPr>
            <w:rtl w:val="0"/>
          </w:rPr>
          <w:t xml:space="preserve">to</w:t>
        </w:r>
      </w:ins>
      <w:del w:author="Ryo Shibata" w:id="38" w:date="2023-04-19T02:54:46Z">
        <w:r w:rsidDel="00000000" w:rsidR="00000000" w:rsidRPr="00000000">
          <w:rPr>
            <w:rtl w:val="0"/>
          </w:rPr>
          <w:delText xml:space="preserve">on</w:delText>
        </w:r>
      </w:del>
      <w:r w:rsidDel="00000000" w:rsidR="00000000" w:rsidRPr="00000000">
        <w:rPr>
          <w:rtl w:val="0"/>
        </w:rPr>
        <w:t xml:space="preserve"> this problem. In order to solve this problem, our idea is to use </w:t>
      </w:r>
      <w:ins w:author="Ryo Shibata" w:id="39" w:date="2023-04-19T02:55:00Z">
        <w:r w:rsidDel="00000000" w:rsidR="00000000" w:rsidRPr="00000000">
          <w:rPr>
            <w:rtl w:val="0"/>
          </w:rPr>
          <w:t xml:space="preserve">a </w:t>
        </w:r>
      </w:ins>
      <w:r w:rsidDel="00000000" w:rsidR="00000000" w:rsidRPr="00000000">
        <w:rPr>
          <w:rtl w:val="0"/>
        </w:rPr>
        <w:t xml:space="preserve">greedy algorithm. The way that we apply </w:t>
      </w:r>
      <w:ins w:author="Ryo Shibata" w:id="40" w:date="2023-04-19T02:55:12Z">
        <w:r w:rsidDel="00000000" w:rsidR="00000000" w:rsidRPr="00000000">
          <w:rPr>
            <w:rtl w:val="0"/>
          </w:rPr>
          <w:t xml:space="preserve">the </w:t>
        </w:r>
      </w:ins>
      <w:r w:rsidDel="00000000" w:rsidR="00000000" w:rsidRPr="00000000">
        <w:rPr>
          <w:rtl w:val="0"/>
        </w:rPr>
        <w:t xml:space="preserve">greedy algorithm is that firstly we separate the total budget into k equal parts, and then for the first equal part</w:t>
      </w:r>
      <w:ins w:author="Ryo Shibata" w:id="41" w:date="2023-04-19T02:55:19Z">
        <w:r w:rsidDel="00000000" w:rsidR="00000000" w:rsidRPr="00000000">
          <w:rPr>
            <w:rtl w:val="0"/>
          </w:rPr>
          <w:t xml:space="preserve">,</w:t>
        </w:r>
      </w:ins>
      <w:r w:rsidDel="00000000" w:rsidR="00000000" w:rsidRPr="00000000">
        <w:rPr>
          <w:rtl w:val="0"/>
        </w:rPr>
        <w:t xml:space="preserve">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w:t>
      </w:r>
      <w:ins w:author="Ryo Shibata" w:id="42" w:date="2023-04-19T02:55:37Z">
        <w:r w:rsidDel="00000000" w:rsidR="00000000" w:rsidRPr="00000000">
          <w:rPr>
            <w:rtl w:val="0"/>
          </w:rPr>
          <w:t xml:space="preserve">through </w:t>
        </w:r>
      </w:ins>
      <w:r w:rsidDel="00000000" w:rsidR="00000000" w:rsidRPr="00000000">
        <w:rPr>
          <w:rtl w:val="0"/>
        </w:rPr>
        <w:t xml:space="preserve">all the products, then we can add up one more equal part to invest. Until we find there is an ECI increment, we add the amount now to that product. The rest</w:t>
      </w:r>
      <w:ins w:author="Ryo Shibata" w:id="43" w:date="2023-04-19T02:55:44Z">
        <w:r w:rsidDel="00000000" w:rsidR="00000000" w:rsidRPr="00000000">
          <w:rPr>
            <w:rtl w:val="0"/>
          </w:rPr>
          <w:t xml:space="preserve"> of the</w:t>
        </w:r>
      </w:ins>
      <w:r w:rsidDel="00000000" w:rsidR="00000000" w:rsidRPr="00000000">
        <w:rPr>
          <w:rtl w:val="0"/>
        </w:rPr>
        <w:t xml:space="preserve"> equal parts can be done in the same way. </w:t>
      </w:r>
    </w:p>
    <w:p w:rsidR="00000000" w:rsidDel="00000000" w:rsidP="00000000" w:rsidRDefault="00000000" w:rsidRPr="00000000" w14:paraId="000000E4">
      <w:pPr>
        <w:pageBreakBefore w:val="0"/>
        <w:jc w:val="both"/>
        <w:rPr/>
      </w:pPr>
      <w:r w:rsidDel="00000000" w:rsidR="00000000" w:rsidRPr="00000000">
        <w:rPr>
          <w:rtl w:val="0"/>
        </w:rPr>
        <w:t xml:space="preserve"> </w:t>
      </w:r>
    </w:p>
    <w:p w:rsidR="00000000" w:rsidDel="00000000" w:rsidP="00000000" w:rsidRDefault="00000000" w:rsidRPr="00000000" w14:paraId="000000E5">
      <w:pPr>
        <w:pageBreakBefore w:val="0"/>
        <w:jc w:val="both"/>
        <w:rPr/>
      </w:pPr>
      <w:r w:rsidDel="00000000" w:rsidR="00000000" w:rsidRPr="00000000">
        <w:rPr>
          <w:rtl w:val="0"/>
        </w:rPr>
        <w:t xml:space="preserve">However, as is known to all, </w:t>
      </w:r>
      <w:ins w:author="Ryo Shibata" w:id="44" w:date="2023-04-19T02:55:56Z">
        <w:r w:rsidDel="00000000" w:rsidR="00000000" w:rsidRPr="00000000">
          <w:rPr>
            <w:rtl w:val="0"/>
          </w:rPr>
          <w:t xml:space="preserve">the </w:t>
        </w:r>
      </w:ins>
      <w:r w:rsidDel="00000000" w:rsidR="00000000" w:rsidRPr="00000000">
        <w:rPr>
          <w:rtl w:val="0"/>
        </w:rPr>
        <w:t xml:space="preserve">greedy algorithm is a kind of local search algorithm, which is pretty possible to run into a local minimum. Therefore, for local search algorithms, one typical way </w:t>
      </w:r>
      <w:del w:author="Ryo Shibata" w:id="45" w:date="2023-04-19T02:56:05Z">
        <w:r w:rsidDel="00000000" w:rsidR="00000000" w:rsidRPr="00000000">
          <w:rPr>
            <w:rtl w:val="0"/>
          </w:rPr>
          <w:delText xml:space="preserve">is </w:delText>
        </w:r>
      </w:del>
      <w:r w:rsidDel="00000000" w:rsidR="00000000" w:rsidRPr="00000000">
        <w:rPr>
          <w:rtl w:val="0"/>
        </w:rPr>
        <w:t xml:space="preserve">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w:t>
      </w:r>
      <w:ins w:author="Ryo Shibata" w:id="46" w:date="2023-04-19T02:56:11Z">
        <w:r w:rsidDel="00000000" w:rsidR="00000000" w:rsidRPr="00000000">
          <w:rPr>
            <w:rtl w:val="0"/>
          </w:rPr>
          <w:t xml:space="preserve">,</w:t>
        </w:r>
      </w:ins>
      <w:r w:rsidDel="00000000" w:rsidR="00000000" w:rsidRPr="00000000">
        <w:rPr>
          <w:rtl w:val="0"/>
        </w:rPr>
        <w:t xml:space="preserve"> and pick the largest one. The ratio is defined as </w:t>
      </w:r>
      <w:ins w:author="Ryo Shibata" w:id="47" w:date="2023-04-19T02:56:14Z">
        <w:r w:rsidDel="00000000" w:rsidR="00000000" w:rsidRPr="00000000">
          <w:rPr>
            <w:rtl w:val="0"/>
          </w:rPr>
          <w:t xml:space="preserve">follows</w:t>
        </w:r>
      </w:ins>
      <w:del w:author="Ryo Shibata" w:id="47" w:date="2023-04-19T02:56:14Z">
        <w:r w:rsidDel="00000000" w:rsidR="00000000" w:rsidRPr="00000000">
          <w:rPr>
            <w:rtl w:val="0"/>
          </w:rPr>
          <w:delText xml:space="preserve">the following</w:delText>
        </w:r>
      </w:del>
      <w:r w:rsidDel="00000000" w:rsidR="00000000" w:rsidRPr="00000000">
        <w:rPr>
          <w:rtl w:val="0"/>
        </w:rPr>
        <w:t xml:space="preserve">:</w:t>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jc w:val="center"/>
        <w:rPr/>
      </w:pPr>
      <w:r w:rsidDel="00000000" w:rsidR="00000000" w:rsidRPr="00000000">
        <w:rPr/>
        <w:drawing>
          <wp:inline distB="114300" distT="114300" distL="114300" distR="114300">
            <wp:extent cx="2138363" cy="718630"/>
            <wp:effectExtent b="0" l="0" r="0" t="0"/>
            <wp:docPr id="1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9">
      <w:pPr>
        <w:pageBreakBefore w:val="0"/>
        <w:rPr/>
      </w:pPr>
      <w:r w:rsidDel="00000000" w:rsidR="00000000" w:rsidRPr="00000000">
        <w:rPr>
          <w:rtl w:val="0"/>
        </w:rPr>
      </w:r>
    </w:p>
    <w:p w:rsidR="00000000" w:rsidDel="00000000" w:rsidP="00000000" w:rsidRDefault="00000000" w:rsidRPr="00000000" w14:paraId="000000EA">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EB">
      <w:pPr>
        <w:pageBreakBefore w:val="0"/>
        <w:rPr/>
      </w:pPr>
      <w:r w:rsidDel="00000000" w:rsidR="00000000" w:rsidRPr="00000000">
        <w:rPr>
          <w:rtl w:val="0"/>
        </w:rPr>
        <w:t xml:space="preserve"> </w:t>
      </w:r>
    </w:p>
    <w:p w:rsidR="00000000" w:rsidDel="00000000" w:rsidP="00000000" w:rsidRDefault="00000000" w:rsidRPr="00000000" w14:paraId="000000EC">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0ED">
      <w:pPr>
        <w:pageBreakBefore w:val="0"/>
        <w:jc w:val="both"/>
        <w:rPr>
          <w:b w:val="1"/>
          <w:bCs w:val="1"/>
        </w:rPr>
      </w:pPr>
      <w:r w:rsidDel="00000000" w:rsidR="00000000" w:rsidRPr="00000000">
        <w:rPr>
          <w:rtl w:val="0"/>
        </w:rPr>
      </w:r>
    </w:p>
    <w:p w:rsidR="00000000" w:rsidDel="00000000" w:rsidP="00000000" w:rsidRDefault="00000000" w:rsidRPr="00000000" w14:paraId="000000EE">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EF">
      <w:pPr>
        <w:pageBreakBefore w:val="0"/>
        <w:jc w:val="both"/>
        <w:rPr>
          <w:b w:val="1"/>
          <w:bCs w:val="1"/>
        </w:rPr>
      </w:pPr>
      <w:r w:rsidDel="00000000" w:rsidR="00000000" w:rsidRPr="00000000">
        <w:rPr>
          <w:b w:val="1"/>
          <w:bCs w:val="1"/>
          <w:rtl w:val="0"/>
        </w:rPr>
        <w:t xml:space="preserve"> </w:t>
      </w:r>
    </w:p>
    <w:p w:rsidR="00000000" w:rsidDel="00000000" w:rsidP="00000000" w:rsidRDefault="00000000" w:rsidRPr="00000000" w14:paraId="000000F0">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F1">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8">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19">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1A">
      <w:pPr>
        <w:pageBreakBefore w:val="0"/>
        <w:jc w:val="both"/>
        <w:rPr/>
      </w:pPr>
      <w:r w:rsidDel="00000000" w:rsidR="00000000" w:rsidRPr="00000000">
        <w:rPr>
          <w:rtl w:val="0"/>
        </w:rPr>
      </w:r>
    </w:p>
    <w:p w:rsidR="00000000" w:rsidDel="00000000" w:rsidP="00000000" w:rsidRDefault="00000000" w:rsidRPr="00000000" w14:paraId="0000011B">
      <w:pPr>
        <w:pageBreakBefore w:val="0"/>
        <w:jc w:val="both"/>
        <w:rPr/>
      </w:pPr>
      <w:r w:rsidDel="00000000" w:rsidR="00000000" w:rsidRPr="00000000">
        <w:rPr>
          <w:rtl w:val="0"/>
        </w:rPr>
        <w:t xml:space="preserve">Below is the economic panel for Nigeria in 2013. We can see that for different percentages of heuristic total export growth, the ECIs of Nigeria have different amounts of increments. In fact, all levels of percent growth have a slightly different ECI improvement pattern. For the 5 percent export growth, ECI starts at -0.79 and improves up to 0.14. As we go to 10 percent, 15 percent</w:t>
      </w:r>
      <w:ins w:author="Ryo Shibata" w:id="48" w:date="2023-04-19T02:58:09Z">
        <w:r w:rsidDel="00000000" w:rsidR="00000000" w:rsidRPr="00000000">
          <w:rPr>
            <w:rtl w:val="0"/>
          </w:rPr>
          <w:t xml:space="preserve">,</w:t>
        </w:r>
      </w:ins>
      <w:r w:rsidDel="00000000" w:rsidR="00000000" w:rsidRPr="00000000">
        <w:rPr>
          <w:rtl w:val="0"/>
        </w:rPr>
        <w:t xml:space="preserve"> and 20 percent, this improvement also increases, hitting 0.52, 0.53</w:t>
      </w:r>
      <w:ins w:author="Ryo Shibata" w:id="49" w:date="2023-04-19T02:58:44Z">
        <w:r w:rsidDel="00000000" w:rsidR="00000000" w:rsidRPr="00000000">
          <w:rPr>
            <w:rtl w:val="0"/>
          </w:rPr>
          <w:t xml:space="preserve">,</w:t>
        </w:r>
      </w:ins>
      <w:r w:rsidDel="00000000" w:rsidR="00000000" w:rsidRPr="00000000">
        <w:rPr>
          <w:rtl w:val="0"/>
        </w:rPr>
        <w:t xml:space="preserve"> and 0.72, respectively.</w:t>
      </w:r>
    </w:p>
    <w:p w:rsidR="00000000" w:rsidDel="00000000" w:rsidP="00000000" w:rsidRDefault="00000000" w:rsidRPr="00000000" w14:paraId="0000011C">
      <w:pPr>
        <w:pageBreakBefore w:val="0"/>
        <w:jc w:val="both"/>
        <w:rPr/>
      </w:pPr>
      <w:r w:rsidDel="00000000" w:rsidR="00000000" w:rsidRPr="00000000">
        <w:rPr>
          <w:rtl w:val="0"/>
        </w:rPr>
        <w:t xml:space="preserve"> </w:t>
      </w:r>
    </w:p>
    <w:p w:rsidR="00000000" w:rsidDel="00000000" w:rsidP="00000000" w:rsidRDefault="00000000" w:rsidRPr="00000000" w14:paraId="0000011D">
      <w:pPr>
        <w:pageBreakBefore w:val="0"/>
        <w:jc w:val="both"/>
        <w:rPr/>
      </w:pPr>
      <w:r w:rsidDel="00000000" w:rsidR="00000000" w:rsidRPr="00000000">
        <w:rPr>
          <w:rtl w:val="0"/>
        </w:rPr>
        <w:t xml:space="preserve">For the case of 5 percent export growth, Services and Utilities and Textiles account for most of the portfolio. For 10 percent export growth, in addition to the industries that we mentioned before, more weights are put on other industries, such as chemicals</w:t>
      </w:r>
      <w:del w:author="Ryo Shibata" w:id="50" w:date="2023-04-19T02:58:52Z">
        <w:r w:rsidDel="00000000" w:rsidR="00000000" w:rsidRPr="00000000">
          <w:rPr>
            <w:rtl w:val="0"/>
          </w:rPr>
          <w:delText xml:space="preserve">,</w:delText>
        </w:r>
      </w:del>
      <w:r w:rsidDel="00000000" w:rsidR="00000000" w:rsidRPr="00000000">
        <w:rPr>
          <w:rtl w:val="0"/>
        </w:rPr>
        <w:t xml:space="preserve"> and </w:t>
      </w:r>
      <w:ins w:author="Ryo Shibata" w:id="51" w:date="2023-04-19T02:58:54Z">
        <w:r w:rsidDel="00000000" w:rsidR="00000000" w:rsidRPr="00000000">
          <w:rPr>
            <w:rtl w:val="0"/>
          </w:rPr>
          <w:t xml:space="preserve">H</w:t>
        </w:r>
      </w:ins>
      <w:del w:author="Ryo Shibata" w:id="51" w:date="2023-04-19T02:58:54Z">
        <w:r w:rsidDel="00000000" w:rsidR="00000000" w:rsidRPr="00000000">
          <w:rPr>
            <w:rtl w:val="0"/>
          </w:rPr>
          <w:delText xml:space="preserve">h</w:delText>
        </w:r>
      </w:del>
      <w:r w:rsidDel="00000000" w:rsidR="00000000" w:rsidRPr="00000000">
        <w:rPr>
          <w:rtl w:val="0"/>
        </w:rPr>
        <w:t xml:space="preserve">igh-complexity </w:t>
      </w:r>
      <w:ins w:author="Ryo Shibata" w:id="52" w:date="2023-04-19T02:58:57Z">
        <w:r w:rsidDel="00000000" w:rsidR="00000000" w:rsidRPr="00000000">
          <w:rPr>
            <w:rtl w:val="0"/>
          </w:rPr>
          <w:t xml:space="preserve">P</w:t>
        </w:r>
      </w:ins>
      <w:del w:author="Ryo Shibata" w:id="52" w:date="2023-04-19T02:58:57Z">
        <w:r w:rsidDel="00000000" w:rsidR="00000000" w:rsidRPr="00000000">
          <w:rPr>
            <w:rtl w:val="0"/>
          </w:rPr>
          <w:delText xml:space="preserve">p</w:delText>
        </w:r>
      </w:del>
      <w:r w:rsidDel="00000000" w:rsidR="00000000" w:rsidRPr="00000000">
        <w:rPr>
          <w:rtl w:val="0"/>
        </w:rPr>
        <w:t xml:space="preserve">roducts. In these two ECI improvement trajectories, we also notice that the largest improvement comes from </w:t>
      </w:r>
      <w:ins w:author="Ryo Shibata" w:id="53" w:date="2023-04-19T02:59:29Z">
        <w:r w:rsidDel="00000000" w:rsidR="00000000" w:rsidRPr="00000000">
          <w:rPr>
            <w:rtl w:val="0"/>
          </w:rPr>
          <w:t xml:space="preserve">S</w:t>
        </w:r>
      </w:ins>
      <w:del w:author="Ryo Shibata" w:id="53" w:date="2023-04-19T02:59:29Z">
        <w:r w:rsidDel="00000000" w:rsidR="00000000" w:rsidRPr="00000000">
          <w:rPr>
            <w:rtl w:val="0"/>
          </w:rPr>
          <w:delText xml:space="preserve">s</w:delText>
        </w:r>
      </w:del>
      <w:r w:rsidDel="00000000" w:rsidR="00000000" w:rsidRPr="00000000">
        <w:rPr>
          <w:rtl w:val="0"/>
        </w:rPr>
        <w:t xml:space="preserve">ervices and </w:t>
      </w:r>
      <w:ins w:author="Ryo Shibata" w:id="54" w:date="2023-04-19T02:59:31Z">
        <w:r w:rsidDel="00000000" w:rsidR="00000000" w:rsidRPr="00000000">
          <w:rPr>
            <w:rtl w:val="0"/>
          </w:rPr>
          <w:t xml:space="preserve">U</w:t>
        </w:r>
      </w:ins>
      <w:del w:author="Ryo Shibata" w:id="54" w:date="2023-04-19T02:59:31Z">
        <w:r w:rsidDel="00000000" w:rsidR="00000000" w:rsidRPr="00000000">
          <w:rPr>
            <w:rtl w:val="0"/>
          </w:rPr>
          <w:delText xml:space="preserve">u</w:delText>
        </w:r>
      </w:del>
      <w:r w:rsidDel="00000000" w:rsidR="00000000" w:rsidRPr="00000000">
        <w:rPr>
          <w:rtl w:val="0"/>
        </w:rPr>
        <w:t xml:space="preserve">tilities, suggesting that with </w:t>
      </w:r>
      <w:del w:author="Ryo Shibata" w:id="55" w:date="2023-04-19T02:59:10Z">
        <w:r w:rsidDel="00000000" w:rsidR="00000000" w:rsidRPr="00000000">
          <w:rPr>
            <w:rtl w:val="0"/>
          </w:rPr>
          <w:delText xml:space="preserve">a</w:delText>
        </w:r>
      </w:del>
      <w:r w:rsidDel="00000000" w:rsidR="00000000" w:rsidRPr="00000000">
        <w:rPr>
          <w:rtl w:val="0"/>
        </w:rPr>
        <w:t xml:space="preserve"> low economic improvement anticipation, Nigeria should focus more on developing the industry of services and utilities. For the case of 15 and 20 percent increment budgets, we realize that the development strategies change even more significantly. In fact, at 15 percent growth, Raw Manufacturing takes the largest share of the allocation budget, splitting it with Services and Utilities and High-complexity </w:t>
      </w:r>
      <w:ins w:author="Ryo Shibata" w:id="56" w:date="2023-04-19T02:59:38Z">
        <w:r w:rsidDel="00000000" w:rsidR="00000000" w:rsidRPr="00000000">
          <w:rPr>
            <w:rtl w:val="0"/>
          </w:rPr>
          <w:t xml:space="preserve">P</w:t>
        </w:r>
      </w:ins>
      <w:del w:author="Ryo Shibata" w:id="56" w:date="2023-04-19T02:59:38Z">
        <w:r w:rsidDel="00000000" w:rsidR="00000000" w:rsidRPr="00000000">
          <w:rPr>
            <w:rtl w:val="0"/>
          </w:rPr>
          <w:delText xml:space="preserve">p</w:delText>
        </w:r>
      </w:del>
      <w:r w:rsidDel="00000000" w:rsidR="00000000" w:rsidRPr="00000000">
        <w:rPr>
          <w:rtl w:val="0"/>
        </w:rPr>
        <w:t xml:space="preserve">roducts. Finally, at a 20 percent growth, the addition of Daily Instruments takes the largest share of the allocation. This makes sense because with more budgets, a country should definitely focus more on the development of high-end product spaces. A more detailed numerical representation of the portfolio is shown in Table 8.</w:t>
      </w:r>
    </w:p>
    <w:p w:rsidR="00000000" w:rsidDel="00000000" w:rsidP="00000000" w:rsidRDefault="00000000" w:rsidRPr="00000000" w14:paraId="0000011E">
      <w:pPr>
        <w:jc w:val="center"/>
        <w:rPr/>
      </w:pPr>
      <w:r w:rsidDel="00000000" w:rsidR="00000000" w:rsidRPr="00000000">
        <w:rPr>
          <w:rtl w:val="0"/>
        </w:rPr>
        <w:t xml:space="preserve">Figure 5: Greedy Based ECI Improvement Results of Nigeria in 2013 with Different Budgets</w:t>
      </w:r>
      <w:r w:rsidDel="00000000" w:rsidR="00000000" w:rsidRPr="00000000">
        <w:drawing>
          <wp:anchor allowOverlap="1" behindDoc="0" distB="0" distT="0" distL="0" distR="0" hidden="0" layoutInCell="1" locked="0" relativeHeight="0" simplePos="0">
            <wp:simplePos x="0" y="0"/>
            <wp:positionH relativeFrom="column">
              <wp:posOffset>-1424</wp:posOffset>
            </wp:positionH>
            <wp:positionV relativeFrom="paragraph">
              <wp:posOffset>1866900</wp:posOffset>
            </wp:positionV>
            <wp:extent cx="5734050" cy="1609725"/>
            <wp:effectExtent b="0" l="0" r="0" t="0"/>
            <wp:wrapTopAndBottom distB="0" distT="0"/>
            <wp:docPr id="17" name="image9.png"/>
            <a:graphic>
              <a:graphicData uri="http://schemas.openxmlformats.org/drawingml/2006/picture">
                <pic:pic>
                  <pic:nvPicPr>
                    <pic:cNvPr id="0" name="image9.png"/>
                    <pic:cNvPicPr preferRelativeResize="0"/>
                  </pic:nvPicPr>
                  <pic:blipFill>
                    <a:blip r:embed="rId17"/>
                    <a:srcRect b="16300" l="0" r="0" t="9251"/>
                    <a:stretch>
                      <a:fillRect/>
                    </a:stretch>
                  </pic:blipFill>
                  <pic:spPr>
                    <a:xfrm>
                      <a:off x="0" y="0"/>
                      <a:ext cx="5734050" cy="16097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-1424</wp:posOffset>
            </wp:positionH>
            <wp:positionV relativeFrom="paragraph">
              <wp:posOffset>66675</wp:posOffset>
            </wp:positionV>
            <wp:extent cx="5734050" cy="1800225"/>
            <wp:effectExtent b="0" l="0" r="0" t="0"/>
            <wp:wrapTopAndBottom distB="0" distT="0"/>
            <wp:docPr id="20" name="image7.png"/>
            <a:graphic>
              <a:graphicData uri="http://schemas.openxmlformats.org/drawingml/2006/picture">
                <pic:pic>
                  <pic:nvPicPr>
                    <pic:cNvPr id="0" name="image7.png"/>
                    <pic:cNvPicPr preferRelativeResize="0"/>
                  </pic:nvPicPr>
                  <pic:blipFill>
                    <a:blip r:embed="rId18"/>
                    <a:srcRect b="31229" l="0" r="0" t="5980"/>
                    <a:stretch>
                      <a:fillRect/>
                    </a:stretch>
                  </pic:blipFill>
                  <pic:spPr>
                    <a:xfrm>
                      <a:off x="0" y="0"/>
                      <a:ext cx="5734050" cy="1800225"/>
                    </a:xfrm>
                    <a:prstGeom prst="rect"/>
                    <a:ln/>
                  </pic:spPr>
                </pic:pic>
              </a:graphicData>
            </a:graphic>
          </wp:anchor>
        </w:drawing>
      </w:r>
    </w:p>
    <w:p w:rsidR="00000000" w:rsidDel="00000000" w:rsidP="00000000" w:rsidRDefault="00000000" w:rsidRPr="00000000" w14:paraId="0000011F">
      <w:pPr>
        <w:pageBreakBefore w:val="0"/>
        <w:jc w:val="left"/>
        <w:rPr/>
      </w:pPr>
      <w:r w:rsidDel="00000000" w:rsidR="00000000" w:rsidRPr="00000000">
        <w:rPr>
          <w:rtl w:val="0"/>
        </w:rPr>
      </w:r>
    </w:p>
    <w:p w:rsidR="00000000" w:rsidDel="00000000" w:rsidP="00000000" w:rsidRDefault="00000000" w:rsidRPr="00000000" w14:paraId="00000120">
      <w:pPr>
        <w:pageBreakBefore w:val="0"/>
        <w:jc w:val="both"/>
        <w:rPr/>
      </w:pPr>
      <w:r w:rsidDel="00000000" w:rsidR="00000000" w:rsidRPr="00000000">
        <w:rPr/>
        <w:drawing>
          <wp:inline distB="114300" distT="114300" distL="114300" distR="114300">
            <wp:extent cx="5731200" cy="1397000"/>
            <wp:effectExtent b="0" l="0" r="0" t="0"/>
            <wp:docPr id="27"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ageBreakBefore w:val="0"/>
        <w:jc w:val="center"/>
        <w:rPr/>
      </w:pPr>
      <w:r w:rsidDel="00000000" w:rsidR="00000000" w:rsidRPr="00000000">
        <w:rPr>
          <w:rtl w:val="0"/>
        </w:rPr>
        <w:t xml:space="preserve">Table 8: Portfolio of Nigeria in 2013</w:t>
      </w:r>
    </w:p>
    <w:p w:rsidR="00000000" w:rsidDel="00000000" w:rsidP="00000000" w:rsidRDefault="00000000" w:rsidRPr="00000000" w14:paraId="00000122">
      <w:pPr>
        <w:pageBreakBefore w:val="0"/>
        <w:jc w:val="both"/>
        <w:rPr/>
      </w:pPr>
      <w:r w:rsidDel="00000000" w:rsidR="00000000" w:rsidRPr="00000000">
        <w:rPr>
          <w:rtl w:val="0"/>
        </w:rPr>
      </w:r>
    </w:p>
    <w:p w:rsidR="00000000" w:rsidDel="00000000" w:rsidP="00000000" w:rsidRDefault="00000000" w:rsidRPr="00000000" w14:paraId="00000123">
      <w:pPr>
        <w:pageBreakBefore w:val="0"/>
        <w:jc w:val="both"/>
        <w:rPr/>
      </w:pPr>
      <w:r w:rsidDel="00000000" w:rsidR="00000000" w:rsidRPr="00000000">
        <w:rPr>
          <w:rtl w:val="0"/>
        </w:rPr>
        <w:t xml:space="preserve">For further suggestions on Nigeria’s development in the future, we also offer the optimization result of Nigeria based on export data in 2018. Below is the economic panel for Nigeria in 2018. We can see that there is a similar pattern for the ECI improvement trajectories, which is that the improvements across all four percent export growths are different. But one difference is that the main components that result in ECI improvements are not quite similar. For a 5 percent export growth, the main components include weapons and chemicals, while for a 10 percent growth, the main components consist of Raw Manufacturing and Daily instruments. For situations with higher budgets of investment, like 15 or 20 percent of growth, the portfolios are much more diverse than the previous two cases. In detail, industries like </w:t>
      </w:r>
      <w:ins w:author="Ryo Shibata" w:id="57" w:date="2023-04-19T03:00:01Z">
        <w:r w:rsidDel="00000000" w:rsidR="00000000" w:rsidRPr="00000000">
          <w:rPr>
            <w:rtl w:val="0"/>
          </w:rPr>
          <w:t xml:space="preserve">C</w:t>
        </w:r>
      </w:ins>
      <w:del w:author="Ryo Shibata" w:id="57" w:date="2023-04-19T03:00:01Z">
        <w:r w:rsidDel="00000000" w:rsidR="00000000" w:rsidRPr="00000000">
          <w:rPr>
            <w:rtl w:val="0"/>
          </w:rPr>
          <w:delText xml:space="preserve">c</w:delText>
        </w:r>
      </w:del>
      <w:r w:rsidDel="00000000" w:rsidR="00000000" w:rsidRPr="00000000">
        <w:rPr>
          <w:rtl w:val="0"/>
        </w:rPr>
        <w:t xml:space="preserve">hemical </w:t>
      </w:r>
      <w:ins w:author="Ryo Shibata" w:id="58" w:date="2023-04-19T03:00:02Z">
        <w:r w:rsidDel="00000000" w:rsidR="00000000" w:rsidRPr="00000000">
          <w:rPr>
            <w:rtl w:val="0"/>
          </w:rPr>
          <w:t xml:space="preserve">M</w:t>
        </w:r>
      </w:ins>
      <w:del w:author="Ryo Shibata" w:id="58" w:date="2023-04-19T03:00:02Z">
        <w:r w:rsidDel="00000000" w:rsidR="00000000" w:rsidRPr="00000000">
          <w:rPr>
            <w:rtl w:val="0"/>
          </w:rPr>
          <w:delText xml:space="preserve">m</w:delText>
        </w:r>
      </w:del>
      <w:r w:rsidDel="00000000" w:rsidR="00000000" w:rsidRPr="00000000">
        <w:rPr>
          <w:rtl w:val="0"/>
        </w:rPr>
        <w:t xml:space="preserve">anufacturing, </w:t>
      </w:r>
      <w:ins w:author="Ryo Shibata" w:id="59" w:date="2023-04-19T03:00:04Z">
        <w:r w:rsidDel="00000000" w:rsidR="00000000" w:rsidRPr="00000000">
          <w:rPr>
            <w:rtl w:val="0"/>
          </w:rPr>
          <w:t xml:space="preserve">M</w:t>
        </w:r>
      </w:ins>
      <w:del w:author="Ryo Shibata" w:id="59" w:date="2023-04-19T03:00:04Z">
        <w:r w:rsidDel="00000000" w:rsidR="00000000" w:rsidRPr="00000000">
          <w:rPr>
            <w:rtl w:val="0"/>
          </w:rPr>
          <w:delText xml:space="preserve">m</w:delText>
        </w:r>
      </w:del>
      <w:r w:rsidDel="00000000" w:rsidR="00000000" w:rsidRPr="00000000">
        <w:rPr>
          <w:rtl w:val="0"/>
        </w:rPr>
        <w:t xml:space="preserve">achinery and </w:t>
      </w:r>
      <w:ins w:author="Ryo Shibata" w:id="60" w:date="2023-04-19T03:00:06Z">
        <w:r w:rsidDel="00000000" w:rsidR="00000000" w:rsidRPr="00000000">
          <w:rPr>
            <w:rtl w:val="0"/>
          </w:rPr>
          <w:t xml:space="preserve">C</w:t>
        </w:r>
      </w:ins>
      <w:del w:author="Ryo Shibata" w:id="60" w:date="2023-04-19T03:00:06Z">
        <w:r w:rsidDel="00000000" w:rsidR="00000000" w:rsidRPr="00000000">
          <w:rPr>
            <w:rtl w:val="0"/>
          </w:rPr>
          <w:delText xml:space="preserve">c</w:delText>
        </w:r>
      </w:del>
      <w:r w:rsidDel="00000000" w:rsidR="00000000" w:rsidRPr="00000000">
        <w:rPr>
          <w:rtl w:val="0"/>
        </w:rPr>
        <w:t xml:space="preserve">onstruction</w:t>
      </w:r>
      <w:ins w:author="Ryo Shibata" w:id="61" w:date="2023-04-19T03:00:10Z">
        <w:r w:rsidDel="00000000" w:rsidR="00000000" w:rsidRPr="00000000">
          <w:rPr>
            <w:rtl w:val="0"/>
          </w:rPr>
          <w:t xml:space="preserve">,</w:t>
        </w:r>
      </w:ins>
      <w:r w:rsidDel="00000000" w:rsidR="00000000" w:rsidRPr="00000000">
        <w:rPr>
          <w:rtl w:val="0"/>
        </w:rPr>
        <w:t xml:space="preserve"> and </w:t>
      </w:r>
      <w:ins w:author="Ryo Shibata" w:id="62" w:date="2023-04-19T03:00:12Z">
        <w:r w:rsidDel="00000000" w:rsidR="00000000" w:rsidRPr="00000000">
          <w:rPr>
            <w:rtl w:val="0"/>
          </w:rPr>
          <w:t xml:space="preserve">T</w:t>
        </w:r>
      </w:ins>
      <w:del w:author="Ryo Shibata" w:id="62" w:date="2023-04-19T03:00:12Z">
        <w:r w:rsidDel="00000000" w:rsidR="00000000" w:rsidRPr="00000000">
          <w:rPr>
            <w:rtl w:val="0"/>
          </w:rPr>
          <w:delText xml:space="preserve">t</w:delText>
        </w:r>
      </w:del>
      <w:r w:rsidDel="00000000" w:rsidR="00000000" w:rsidRPr="00000000">
        <w:rPr>
          <w:rtl w:val="0"/>
        </w:rPr>
        <w:t xml:space="preserve">ransportation are the ones that contribute a lot in ECI increments. A more detailed numerical representation of the portfolio is shown in Table 9. </w:t>
      </w:r>
    </w:p>
    <w:p w:rsidR="00000000" w:rsidDel="00000000" w:rsidP="00000000" w:rsidRDefault="00000000" w:rsidRPr="00000000" w14:paraId="00000124">
      <w:pPr>
        <w:pageBreakBefore w:val="0"/>
        <w:jc w:val="both"/>
        <w:rPr/>
      </w:pPr>
      <w:r w:rsidDel="00000000" w:rsidR="00000000" w:rsidRPr="00000000">
        <w:rPr/>
        <w:drawing>
          <wp:inline distB="114300" distT="114300" distL="114300" distR="114300">
            <wp:extent cx="5734050" cy="1943100"/>
            <wp:effectExtent b="0" l="0" r="0" t="0"/>
            <wp:docPr id="7" name="image6.png"/>
            <a:graphic>
              <a:graphicData uri="http://schemas.openxmlformats.org/drawingml/2006/picture">
                <pic:pic>
                  <pic:nvPicPr>
                    <pic:cNvPr id="0" name="image6.png"/>
                    <pic:cNvPicPr preferRelativeResize="0"/>
                  </pic:nvPicPr>
                  <pic:blipFill>
                    <a:blip r:embed="rId20"/>
                    <a:srcRect b="32226" l="0" r="0" t="0"/>
                    <a:stretch>
                      <a:fillRect/>
                    </a:stretch>
                  </pic:blipFill>
                  <pic:spPr>
                    <a:xfrm>
                      <a:off x="0" y="0"/>
                      <a:ext cx="573405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pageBreakBefore w:val="0"/>
        <w:jc w:val="both"/>
        <w:rPr/>
      </w:pPr>
      <w:r w:rsidDel="00000000" w:rsidR="00000000" w:rsidRPr="00000000">
        <w:rPr/>
        <w:drawing>
          <wp:inline distB="114300" distT="114300" distL="114300" distR="114300">
            <wp:extent cx="5734050" cy="1771650"/>
            <wp:effectExtent b="0" l="0" r="0" t="0"/>
            <wp:docPr id="12" name="image12.png"/>
            <a:graphic>
              <a:graphicData uri="http://schemas.openxmlformats.org/drawingml/2006/picture">
                <pic:pic>
                  <pic:nvPicPr>
                    <pic:cNvPr id="0" name="image12.png"/>
                    <pic:cNvPicPr preferRelativeResize="0"/>
                  </pic:nvPicPr>
                  <pic:blipFill>
                    <a:blip r:embed="rId21"/>
                    <a:srcRect b="18062" l="0" r="0" t="0"/>
                    <a:stretch>
                      <a:fillRect/>
                    </a:stretch>
                  </pic:blipFill>
                  <pic:spPr>
                    <a:xfrm>
                      <a:off x="0" y="0"/>
                      <a:ext cx="573405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ageBreakBefore w:val="0"/>
        <w:jc w:val="center"/>
        <w:rPr/>
      </w:pPr>
      <w:r w:rsidDel="00000000" w:rsidR="00000000" w:rsidRPr="00000000">
        <w:rPr>
          <w:rtl w:val="0"/>
        </w:rPr>
        <w:t xml:space="preserve">Figure 6: Greedy Based ECI Improvement Results of Nigeria in 2018 with Different Budgets</w:t>
      </w:r>
    </w:p>
    <w:p w:rsidR="00000000" w:rsidDel="00000000" w:rsidP="00000000" w:rsidRDefault="00000000" w:rsidRPr="00000000" w14:paraId="00000127">
      <w:pPr>
        <w:pageBreakBefore w:val="0"/>
        <w:jc w:val="both"/>
        <w:rPr/>
      </w:pPr>
      <w:r w:rsidDel="00000000" w:rsidR="00000000" w:rsidRPr="00000000">
        <w:rPr>
          <w:rtl w:val="0"/>
        </w:rPr>
      </w:r>
    </w:p>
    <w:p w:rsidR="00000000" w:rsidDel="00000000" w:rsidP="00000000" w:rsidRDefault="00000000" w:rsidRPr="00000000" w14:paraId="00000128">
      <w:pPr>
        <w:pageBreakBefore w:val="0"/>
        <w:jc w:val="both"/>
        <w:rPr/>
      </w:pPr>
      <w:r w:rsidDel="00000000" w:rsidR="00000000" w:rsidRPr="00000000">
        <w:rPr>
          <w:rtl w:val="0"/>
        </w:rPr>
      </w:r>
    </w:p>
    <w:p w:rsidR="00000000" w:rsidDel="00000000" w:rsidP="00000000" w:rsidRDefault="00000000" w:rsidRPr="00000000" w14:paraId="00000129">
      <w:pPr>
        <w:pageBreakBefore w:val="0"/>
        <w:jc w:val="both"/>
        <w:rPr/>
      </w:pPr>
      <w:r w:rsidDel="00000000" w:rsidR="00000000" w:rsidRPr="00000000">
        <w:rPr>
          <w:rtl w:val="0"/>
        </w:rPr>
      </w:r>
    </w:p>
    <w:p w:rsidR="00000000" w:rsidDel="00000000" w:rsidP="00000000" w:rsidRDefault="00000000" w:rsidRPr="00000000" w14:paraId="0000012A">
      <w:pPr>
        <w:spacing w:after="240" w:before="240" w:line="276" w:lineRule="auto"/>
        <w:rPr/>
      </w:pPr>
      <w:r w:rsidDel="00000000" w:rsidR="00000000" w:rsidRPr="00000000">
        <w:rPr/>
        <w:drawing>
          <wp:inline distB="114300" distT="114300" distL="114300" distR="114300">
            <wp:extent cx="5731200" cy="1524000"/>
            <wp:effectExtent b="0" l="0" r="0" t="0"/>
            <wp:docPr id="2"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ageBreakBefore w:val="0"/>
        <w:jc w:val="center"/>
        <w:rPr/>
      </w:pPr>
      <w:r w:rsidDel="00000000" w:rsidR="00000000" w:rsidRPr="00000000">
        <w:rPr>
          <w:rtl w:val="0"/>
        </w:rPr>
        <w:t xml:space="preserve">Table 9: Portfolio of Nigeria in 2018</w:t>
      </w:r>
    </w:p>
    <w:p w:rsidR="00000000" w:rsidDel="00000000" w:rsidP="00000000" w:rsidRDefault="00000000" w:rsidRPr="00000000" w14:paraId="0000012C">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w:t>
      </w:r>
      <w:del w:author="Ryo Shibata" w:id="63" w:date="2023-04-19T03:10:26Z">
        <w:r w:rsidDel="00000000" w:rsidR="00000000" w:rsidRPr="00000000">
          <w:rPr>
            <w:b w:val="1"/>
            <w:bCs w:val="1"/>
            <w:sz w:val="28"/>
            <w:szCs w:val="28"/>
            <w:rtl w:val="0"/>
          </w:rPr>
          <w:delText xml:space="preserve"> </w:delText>
        </w:r>
      </w:del>
      <w:r w:rsidDel="00000000" w:rsidR="00000000" w:rsidRPr="00000000">
        <w:rPr>
          <w:b w:val="1"/>
          <w:bCs w:val="1"/>
          <w:sz w:val="28"/>
          <w:szCs w:val="28"/>
          <w:rtl w:val="0"/>
        </w:rPr>
        <w:t xml:space="preserve">Sensitivity Analysis and Contingency Strategy</w:t>
      </w:r>
    </w:p>
    <w:p w:rsidR="00000000" w:rsidDel="00000000" w:rsidP="00000000" w:rsidRDefault="00000000" w:rsidRPr="00000000" w14:paraId="0000012D">
      <w:pPr>
        <w:pageBreakBefore w:val="0"/>
        <w:spacing w:after="240" w:before="240" w:line="276" w:lineRule="auto"/>
        <w:rPr/>
      </w:pPr>
      <w:r w:rsidDel="00000000" w:rsidR="00000000" w:rsidRPr="00000000">
        <w:rPr>
          <w:rtl w:val="0"/>
        </w:rPr>
        <w:t xml:space="preserve">In the following section</w:t>
      </w:r>
      <w:ins w:author="Ryo Shibata" w:id="64" w:date="2023-04-19T03:10:58Z">
        <w:r w:rsidDel="00000000" w:rsidR="00000000" w:rsidRPr="00000000">
          <w:rPr>
            <w:rtl w:val="0"/>
          </w:rPr>
          <w:t xml:space="preserve">,</w:t>
        </w:r>
      </w:ins>
      <w:r w:rsidDel="00000000" w:rsidR="00000000" w:rsidRPr="00000000">
        <w:rPr>
          <w:rtl w:val="0"/>
        </w:rPr>
        <w:t xml:space="preserve"> our broad aim is to understand how sensitive Nigeria is to changes in export</w:t>
      </w:r>
      <w:ins w:author="Ryo Shibata" w:id="65" w:date="2023-04-19T03:11:05Z">
        <w:r w:rsidDel="00000000" w:rsidR="00000000" w:rsidRPr="00000000">
          <w:rPr>
            <w:rtl w:val="0"/>
          </w:rPr>
          <w:t xml:space="preserve">s</w:t>
        </w:r>
      </w:ins>
      <w:r w:rsidDel="00000000" w:rsidR="00000000" w:rsidRPr="00000000">
        <w:rPr>
          <w:rtl w:val="0"/>
        </w:rPr>
        <w:t xml:space="preserve"> in various industries. While the Economic Complexity Index</w:t>
      </w:r>
      <w:ins w:author="Ryo Shibata" w:id="66" w:date="2023-04-19T03:11:09Z">
        <w:r w:rsidDel="00000000" w:rsidR="00000000" w:rsidRPr="00000000">
          <w:rPr>
            <w:rtl w:val="0"/>
          </w:rPr>
          <w:t xml:space="preserve"> (ECI)</w:t>
        </w:r>
      </w:ins>
      <w:r w:rsidDel="00000000" w:rsidR="00000000" w:rsidRPr="00000000">
        <w:rPr>
          <w:rtl w:val="0"/>
        </w:rPr>
        <w:t xml:space="preserve"> has been shown to contain valuable information about the economic strength/capacity of a country, little has been said </w:t>
      </w:r>
      <w:ins w:author="Ryo Shibata" w:id="67" w:date="2023-04-19T03:11:30Z">
        <w:r w:rsidDel="00000000" w:rsidR="00000000" w:rsidRPr="00000000">
          <w:rPr>
            <w:rtl w:val="0"/>
          </w:rPr>
          <w:t xml:space="preserve">about</w:t>
        </w:r>
      </w:ins>
      <w:del w:author="Ryo Shibata" w:id="67" w:date="2023-04-19T03:11:30Z">
        <w:r w:rsidDel="00000000" w:rsidR="00000000" w:rsidRPr="00000000">
          <w:rPr>
            <w:rtl w:val="0"/>
          </w:rPr>
          <w:delText xml:space="preserve">as to</w:delText>
        </w:r>
      </w:del>
      <w:r w:rsidDel="00000000" w:rsidR="00000000" w:rsidRPr="00000000">
        <w:rPr>
          <w:rtl w:val="0"/>
        </w:rPr>
        <w:t xml:space="preserve">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w:t>
      </w:r>
      <w:ins w:author="Ryo Shibata" w:id="68" w:date="2023-04-19T03:11:36Z">
        <w:r w:rsidDel="00000000" w:rsidR="00000000" w:rsidRPr="00000000">
          <w:rPr>
            <w:rtl w:val="0"/>
          </w:rPr>
          <w:t xml:space="preserve">-</w:t>
        </w:r>
      </w:ins>
      <w:del w:author="Ryo Shibata" w:id="68" w:date="2023-04-19T03:11:36Z">
        <w:r w:rsidDel="00000000" w:rsidR="00000000" w:rsidRPr="00000000">
          <w:rPr>
            <w:rtl w:val="0"/>
          </w:rPr>
          <w:delText xml:space="preserve"> </w:delText>
        </w:r>
      </w:del>
      <w:r w:rsidDel="00000000" w:rsidR="00000000" w:rsidRPr="00000000">
        <w:rPr>
          <w:rtl w:val="0"/>
        </w:rPr>
        <w:t xml:space="preserve">specific sensitivity. To this end, we have developed two categories of sensitivity analysis.</w:t>
      </w:r>
    </w:p>
    <w:p w:rsidR="00000000" w:rsidDel="00000000" w:rsidP="00000000" w:rsidRDefault="00000000" w:rsidRPr="00000000" w14:paraId="0000012E">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2F">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w:t>
      </w:r>
      <w:ins w:author="Ryo Shibata" w:id="69" w:date="2023-04-19T03:11:42Z">
        <w:r w:rsidDel="00000000" w:rsidR="00000000" w:rsidRPr="00000000">
          <w:rPr>
            <w:rtl w:val="0"/>
          </w:rPr>
          <w:t xml:space="preserve">the </w:t>
        </w:r>
      </w:ins>
      <w:r w:rsidDel="00000000" w:rsidR="00000000" w:rsidRPr="00000000">
        <w:rPr>
          <w:rtl w:val="0"/>
        </w:rPr>
        <w:t xml:space="preserve">shocking methodology to increment or decrement an industry’s export level by a certain percentage and recalculate the ECI</w:t>
      </w:r>
      <w:ins w:author="Ryo Shibata" w:id="70" w:date="2023-04-19T03:11:47Z">
        <w:r w:rsidDel="00000000" w:rsidR="00000000" w:rsidRPr="00000000">
          <w:rPr>
            <w:rtl w:val="0"/>
          </w:rPr>
          <w:t xml:space="preserve">,</w:t>
        </w:r>
      </w:ins>
      <w:r w:rsidDel="00000000" w:rsidR="00000000" w:rsidRPr="00000000">
        <w:rPr>
          <w:rtl w:val="0"/>
        </w:rPr>
        <w:t xml:space="preserve">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30">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shocks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31">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5" name="image1.jpg"/>
            <a:graphic>
              <a:graphicData uri="http://schemas.openxmlformats.org/drawingml/2006/picture">
                <pic:pic>
                  <pic:nvPicPr>
                    <pic:cNvPr id="0" name="image1.jpg"/>
                    <pic:cNvPicPr preferRelativeResize="0"/>
                  </pic:nvPicPr>
                  <pic:blipFill>
                    <a:blip r:embed="rId23"/>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33">
      <w:pPr>
        <w:pageBreakBefore w:val="0"/>
        <w:jc w:val="both"/>
        <w:rPr>
          <w:b w:val="1"/>
          <w:bCs w:val="1"/>
        </w:rPr>
      </w:pPr>
      <w:r w:rsidDel="00000000" w:rsidR="00000000" w:rsidRPr="00000000">
        <w:rPr>
          <w:rtl w:val="0"/>
        </w:rPr>
      </w:r>
    </w:p>
    <w:p w:rsidR="00000000" w:rsidDel="00000000" w:rsidP="00000000" w:rsidRDefault="00000000" w:rsidRPr="00000000" w14:paraId="00000134">
      <w:pPr>
        <w:pageBreakBefore w:val="0"/>
        <w:spacing w:after="240" w:before="240" w:line="276" w:lineRule="auto"/>
        <w:rPr>
          <w:b w:val="1"/>
          <w:bCs w:val="1"/>
        </w:rPr>
      </w:pPr>
      <w:r w:rsidDel="00000000" w:rsidR="00000000" w:rsidRPr="00000000">
        <w:rPr>
          <w:b w:val="1"/>
          <w:bCs w:val="1"/>
          <w:rtl w:val="0"/>
        </w:rPr>
        <w:t xml:space="preserve">SDV </w:t>
      </w:r>
      <w:ins w:author="Ryo Shibata" w:id="71" w:date="2023-04-19T03:11:53Z">
        <w:r w:rsidDel="00000000" w:rsidR="00000000" w:rsidRPr="00000000">
          <w:rPr>
            <w:b w:val="1"/>
            <w:bCs w:val="1"/>
            <w:rtl w:val="0"/>
          </w:rPr>
          <w:t xml:space="preserve">S</w:t>
        </w:r>
      </w:ins>
      <w:del w:author="Ryo Shibata" w:id="71" w:date="2023-04-19T03:11:53Z">
        <w:r w:rsidDel="00000000" w:rsidR="00000000" w:rsidRPr="00000000">
          <w:rPr>
            <w:b w:val="1"/>
            <w:bCs w:val="1"/>
            <w:rtl w:val="0"/>
          </w:rPr>
          <w:delText xml:space="preserve">s</w:delText>
        </w:r>
      </w:del>
      <w:r w:rsidDel="00000000" w:rsidR="00000000" w:rsidRPr="00000000">
        <w:rPr>
          <w:b w:val="1"/>
          <w:bCs w:val="1"/>
          <w:rtl w:val="0"/>
        </w:rPr>
        <w:t xml:space="preserve">ensitivity</w:t>
      </w:r>
    </w:p>
    <w:p w:rsidR="00000000" w:rsidDel="00000000" w:rsidP="00000000" w:rsidRDefault="00000000" w:rsidRPr="00000000" w14:paraId="00000135">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w:t>
      </w:r>
      <w:ins w:author="Ryo Shibata" w:id="72" w:date="2023-04-19T03:11:58Z">
        <w:r w:rsidDel="00000000" w:rsidR="00000000" w:rsidRPr="00000000">
          <w:rPr>
            <w:rtl w:val="0"/>
          </w:rPr>
          <w:t xml:space="preserve">-</w:t>
        </w:r>
      </w:ins>
      <w:del w:author="Ryo Shibata" w:id="72" w:date="2023-04-19T03:11:58Z">
        <w:r w:rsidDel="00000000" w:rsidR="00000000" w:rsidRPr="00000000">
          <w:rPr>
            <w:rtl w:val="0"/>
          </w:rPr>
          <w:delText xml:space="preserve"> </w:delText>
        </w:r>
      </w:del>
      <w:ins w:author="Ryo Shibata" w:id="72" w:date="2023-04-19T03:11:58Z">
        <w:del w:author="Ryo Shibata" w:id="72" w:date="2023-04-19T03:11:58Z">
          <w:r w:rsidDel="00000000" w:rsidR="00000000" w:rsidRPr="00000000">
            <w:rPr>
              <w:rtl w:val="0"/>
            </w:rPr>
            <w:delText xml:space="preserve">c</w:delText>
          </w:r>
        </w:del>
      </w:ins>
      <w:del w:author="Ryo Shibata" w:id="72" w:date="2023-04-19T03:11:58Z">
        <w:r w:rsidDel="00000000" w:rsidR="00000000" w:rsidRPr="00000000">
          <w:rPr>
            <w:rtl w:val="0"/>
          </w:rPr>
          <w:delText xml:space="preserve">C</w:delText>
        </w:r>
      </w:del>
      <w:r w:rsidDel="00000000" w:rsidR="00000000" w:rsidRPr="00000000">
        <w:rPr>
          <w:rtl w:val="0"/>
        </w:rPr>
        <w:t xml:space="preserve">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36">
      <w:pPr>
        <w:pageBreakBefore w:val="0"/>
        <w:spacing w:after="240" w:before="240" w:line="276" w:lineRule="auto"/>
        <w:rPr/>
      </w:pPr>
      <w:r w:rsidDel="00000000" w:rsidR="00000000" w:rsidRPr="00000000">
        <w:rPr>
          <w:rtl w:val="0"/>
        </w:rPr>
        <w:t xml:space="preserve">When the opportunity gain of an industry is negative, the SDV sensitivity approximates how </w:t>
      </w:r>
      <w:del w:author="Ryo Shibata" w:id="73" w:date="2023-04-19T03:12:13Z">
        <w:r w:rsidDel="00000000" w:rsidR="00000000" w:rsidRPr="00000000">
          <w:rPr>
            <w:rtl w:val="0"/>
          </w:rPr>
          <w:delText xml:space="preserve">an </w:delText>
        </w:r>
      </w:del>
      <w:r w:rsidDel="00000000" w:rsidR="00000000" w:rsidRPr="00000000">
        <w:rPr>
          <w:rtl w:val="0"/>
        </w:rPr>
        <w:t xml:space="preserve">over-development of the industry jeopardizes the economic structure of a country. When the opportunity gain of the industry is zero, the SDV sensitivity determines whether </w:t>
      </w:r>
      <w:del w:author="Ryo Shibata" w:id="74" w:date="2023-04-19T03:12:22Z">
        <w:r w:rsidDel="00000000" w:rsidR="00000000" w:rsidRPr="00000000">
          <w:rPr>
            <w:rtl w:val="0"/>
          </w:rPr>
          <w:delText xml:space="preserve">the </w:delText>
        </w:r>
      </w:del>
      <w:r w:rsidDel="00000000" w:rsidR="00000000" w:rsidRPr="00000000">
        <w:rPr>
          <w:rtl w:val="0"/>
        </w:rPr>
        <w:t xml:space="preserve">further development of the industry shapes the country with a better economic structure and predicts how the SDV would change accordingly.</w:t>
      </w:r>
      <w:del w:author="Ryo Shibata" w:id="75" w:date="2023-04-19T03:12:04Z">
        <w:r w:rsidDel="00000000" w:rsidR="00000000" w:rsidRPr="00000000">
          <w:rPr>
            <w:rtl w:val="0"/>
          </w:rPr>
          <w:delText xml:space="preserve"> </w:delText>
        </w:r>
      </w:del>
      <w:r w:rsidDel="00000000" w:rsidR="00000000" w:rsidRPr="00000000">
        <w:rPr>
          <w:rtl w:val="0"/>
        </w:rPr>
        <w:t xml:space="preserve">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37">
      <w:pPr>
        <w:pageBreakBefore w:val="0"/>
        <w:spacing w:line="276" w:lineRule="auto"/>
        <w:rPr/>
      </w:pPr>
      <w:r w:rsidDel="00000000" w:rsidR="00000000" w:rsidRPr="00000000">
        <w:rPr>
          <w:rtl w:val="0"/>
        </w:rPr>
        <w:t xml:space="preserve">Similar to the ECI sensitivity graphs above, we will be shocking the export of Daily Instruments and Wood Products in small percentage increments. A new SDV, represented by a new column in the charts, is recorded only when a certain level of shock changes the structure of the SDV. In effect</w:t>
      </w:r>
      <w:ins w:author="Ryo Shibata" w:id="76" w:date="2023-04-19T03:12:31Z">
        <w:r w:rsidDel="00000000" w:rsidR="00000000" w:rsidRPr="00000000">
          <w:rPr>
            <w:rtl w:val="0"/>
          </w:rPr>
          <w:t xml:space="preserve">,</w:t>
        </w:r>
      </w:ins>
      <w:r w:rsidDel="00000000" w:rsidR="00000000" w:rsidRPr="00000000">
        <w:rPr>
          <w:rtl w:val="0"/>
        </w:rPr>
        <w:t xml:space="preserve"> we are incrementing or decrementing export levels of two industries until the marginal opportunity gain of any industry changes in category (positive, negative, or neutral).  Below is an example of a</w:t>
      </w:r>
      <w:ins w:author="Ryo Shibata" w:id="77" w:date="2023-04-19T03:12:42Z">
        <w:r w:rsidDel="00000000" w:rsidR="00000000" w:rsidRPr="00000000">
          <w:rPr>
            <w:rtl w:val="0"/>
          </w:rPr>
          <w:t xml:space="preserve">n</w:t>
        </w:r>
      </w:ins>
      <w:r w:rsidDel="00000000" w:rsidR="00000000" w:rsidRPr="00000000">
        <w:rPr>
          <w:rtl w:val="0"/>
        </w:rPr>
        <w:t xml:space="preserve"> SDV Sensitivity chart with Positive Shocking. Industries with positive marginal opportunity gain are colored blue, neutral is colored white</w:t>
      </w:r>
      <w:ins w:author="Ryo Shibata" w:id="78" w:date="2023-04-19T03:14:05Z">
        <w:r w:rsidDel="00000000" w:rsidR="00000000" w:rsidRPr="00000000">
          <w:rPr>
            <w:rtl w:val="0"/>
          </w:rPr>
          <w:t xml:space="preserve">,</w:t>
        </w:r>
      </w:ins>
      <w:r w:rsidDel="00000000" w:rsidR="00000000" w:rsidRPr="00000000">
        <w:rPr>
          <w:rtl w:val="0"/>
        </w:rPr>
        <w:t xml:space="preserve"> and negative is colored red. </w:t>
      </w:r>
    </w:p>
    <w:p w:rsidR="00000000" w:rsidDel="00000000" w:rsidP="00000000" w:rsidRDefault="00000000" w:rsidRPr="00000000" w14:paraId="00000138">
      <w:pPr>
        <w:pageBreakBefore w:val="0"/>
        <w:spacing w:line="276" w:lineRule="auto"/>
        <w:rPr/>
      </w:pPr>
      <w:r w:rsidDel="00000000" w:rsidR="00000000" w:rsidRPr="00000000">
        <w:rPr>
          <w:rtl w:val="0"/>
        </w:rPr>
      </w:r>
    </w:p>
    <w:p w:rsidR="00000000" w:rsidDel="00000000" w:rsidP="00000000" w:rsidRDefault="00000000" w:rsidRPr="00000000" w14:paraId="00000139">
      <w:pPr>
        <w:pageBreakBefore w:val="0"/>
        <w:jc w:val="both"/>
        <w:rPr/>
      </w:pPr>
      <w:r w:rsidDel="00000000" w:rsidR="00000000" w:rsidRPr="00000000">
        <w:rPr/>
        <w:drawing>
          <wp:inline distB="114300" distT="114300" distL="114300" distR="114300">
            <wp:extent cx="5734050" cy="1739900"/>
            <wp:effectExtent b="0" l="0" r="0" t="0"/>
            <wp:docPr id="11" name="image4.jpg"/>
            <a:graphic>
              <a:graphicData uri="http://schemas.openxmlformats.org/drawingml/2006/picture">
                <pic:pic>
                  <pic:nvPicPr>
                    <pic:cNvPr id="0" name="image4.jpg"/>
                    <pic:cNvPicPr preferRelativeResize="0"/>
                  </pic:nvPicPr>
                  <pic:blipFill>
                    <a:blip r:embed="rId24"/>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3B">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3C">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3D">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w:t>
      </w:r>
      <w:del w:author="Ryo Shibata" w:id="79" w:date="2023-04-19T03:14:13Z">
        <w:r w:rsidDel="00000000" w:rsidR="00000000" w:rsidRPr="00000000">
          <w:rPr>
            <w:rtl w:val="0"/>
          </w:rPr>
          <w:delText xml:space="preserve"> </w:delText>
        </w:r>
      </w:del>
      <w:r w:rsidDel="00000000" w:rsidR="00000000" w:rsidRPr="00000000">
        <w:rPr>
          <w:rtl w:val="0"/>
        </w:rPr>
        <w:t xml:space="preserve">In some cases, the SDV remains unchanged even when a zero-opportunity-gain industry declines to its 20% in terms of export. We can then conclude the industry is not indispensable to the country. As a clarification, the three consecutive N/As mean</w:t>
      </w:r>
      <w:del w:author="Ryo Shibata" w:id="80" w:date="2023-04-19T03:14:17Z">
        <w:r w:rsidDel="00000000" w:rsidR="00000000" w:rsidRPr="00000000">
          <w:rPr>
            <w:rtl w:val="0"/>
          </w:rPr>
          <w:delText xml:space="preserve">s</w:delText>
        </w:r>
      </w:del>
      <w:r w:rsidDel="00000000" w:rsidR="00000000" w:rsidRPr="00000000">
        <w:rPr>
          <w:rtl w:val="0"/>
        </w:rPr>
        <w:t xml:space="preserve"> that the country doesn’t even need to respond to a collapse in the industry. Countries tend to have distinct solutions to the up and down of the same industry.  To create the contingency strategy table</w:t>
      </w:r>
      <w:ins w:author="Ryo Shibata" w:id="81" w:date="2023-04-19T03:14:26Z">
        <w:r w:rsidDel="00000000" w:rsidR="00000000" w:rsidRPr="00000000">
          <w:rPr>
            <w:rtl w:val="0"/>
          </w:rPr>
          <w:t xml:space="preserve">,</w:t>
        </w:r>
      </w:ins>
      <w:r w:rsidDel="00000000" w:rsidR="00000000" w:rsidRPr="00000000">
        <w:rPr>
          <w:rtl w:val="0"/>
        </w:rPr>
        <w:t xml:space="preserve"> we decrease  the export level for each industry in the country’s current production space by 60% respectively. The three highest</w:t>
      </w:r>
      <w:ins w:author="Ryo Shibata" w:id="82" w:date="2023-04-19T03:14:32Z">
        <w:r w:rsidDel="00000000" w:rsidR="00000000" w:rsidRPr="00000000">
          <w:rPr>
            <w:rtl w:val="0"/>
          </w:rPr>
          <w:t xml:space="preserve">-</w:t>
        </w:r>
      </w:ins>
      <w:del w:author="Ryo Shibata" w:id="82" w:date="2023-04-19T03:14:32Z">
        <w:r w:rsidDel="00000000" w:rsidR="00000000" w:rsidRPr="00000000">
          <w:rPr>
            <w:rtl w:val="0"/>
          </w:rPr>
          <w:delText xml:space="preserve"> </w:delText>
        </w:r>
      </w:del>
      <w:r w:rsidDel="00000000" w:rsidR="00000000" w:rsidRPr="00000000">
        <w:rPr>
          <w:rtl w:val="0"/>
        </w:rPr>
        <w:t xml:space="preserve">ranking industries in the new SDV are then returned. </w:t>
      </w:r>
    </w:p>
    <w:p w:rsidR="00000000" w:rsidDel="00000000" w:rsidP="00000000" w:rsidRDefault="00000000" w:rsidRPr="00000000" w14:paraId="0000013E">
      <w:pPr>
        <w:pageBreakBefore w:val="0"/>
        <w:spacing w:line="276" w:lineRule="auto"/>
        <w:rPr/>
      </w:pPr>
      <w:r w:rsidDel="00000000" w:rsidR="00000000" w:rsidRPr="00000000">
        <w:rPr>
          <w:rtl w:val="0"/>
        </w:rPr>
      </w:r>
    </w:p>
    <w:p w:rsidR="00000000" w:rsidDel="00000000" w:rsidP="00000000" w:rsidRDefault="00000000" w:rsidRPr="00000000" w14:paraId="0000013F">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4" name="image14.jpg"/>
            <a:graphic>
              <a:graphicData uri="http://schemas.openxmlformats.org/drawingml/2006/picture">
                <pic:pic>
                  <pic:nvPicPr>
                    <pic:cNvPr id="0" name="image14.jpg"/>
                    <pic:cNvPicPr preferRelativeResize="0"/>
                  </pic:nvPicPr>
                  <pic:blipFill>
                    <a:blip r:embed="rId25"/>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4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4">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4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6">
      <w:pPr>
        <w:pageBreakBefore w:val="0"/>
        <w:jc w:val="both"/>
        <w:rPr/>
      </w:pPr>
      <w:r w:rsidDel="00000000" w:rsidR="00000000" w:rsidRPr="00000000">
        <w:rPr>
          <w:rtl w:val="0"/>
        </w:rPr>
        <w:t xml:space="preserve">Below </w:t>
      </w:r>
      <w:ins w:author="Ryo Shibata" w:id="83" w:date="2023-04-19T03:14:40Z">
        <w:r w:rsidDel="00000000" w:rsidR="00000000" w:rsidRPr="00000000">
          <w:rPr>
            <w:rtl w:val="0"/>
          </w:rPr>
          <w:t xml:space="preserve">are</w:t>
        </w:r>
      </w:ins>
      <w:del w:author="Ryo Shibata" w:id="83" w:date="2023-04-19T03:14:40Z">
        <w:r w:rsidDel="00000000" w:rsidR="00000000" w:rsidRPr="00000000">
          <w:rPr>
            <w:rtl w:val="0"/>
          </w:rPr>
          <w:delText xml:space="preserve">is</w:delText>
        </w:r>
      </w:del>
      <w:r w:rsidDel="00000000" w:rsidR="00000000" w:rsidRPr="00000000">
        <w:rPr>
          <w:rtl w:val="0"/>
        </w:rPr>
        <w:t xml:space="preserve"> Nigeria’s 2018 ECI Sensitivity Charts. Firstly</w:t>
      </w:r>
      <w:ins w:author="Ryo Shibata" w:id="84" w:date="2023-04-19T03:14:44Z">
        <w:r w:rsidDel="00000000" w:rsidR="00000000" w:rsidRPr="00000000">
          <w:rPr>
            <w:rtl w:val="0"/>
          </w:rPr>
          <w:t xml:space="preserve">,</w:t>
        </w:r>
      </w:ins>
      <w:r w:rsidDel="00000000" w:rsidR="00000000" w:rsidRPr="00000000">
        <w:rPr>
          <w:rtl w:val="0"/>
        </w:rPr>
        <w:t xml:space="preserve"> in the positive chart, we notice immediately that increases in Daily Instruments, Food &amp; Preparation, and Vegetables, Fruits and Plants lead to an uptrend in ECI. Daily Instruments offer the best ECI growth per unit of export increase. All other industries tend </w:t>
      </w:r>
      <w:ins w:author="Ryo Shibata" w:id="85" w:date="2023-04-19T03:14:52Z">
        <w:r w:rsidDel="00000000" w:rsidR="00000000" w:rsidRPr="00000000">
          <w:rPr>
            <w:rtl w:val="0"/>
          </w:rPr>
          <w:t xml:space="preserve">not to</w:t>
        </w:r>
      </w:ins>
      <w:del w:author="Ryo Shibata" w:id="85" w:date="2023-04-19T03:14:52Z">
        <w:r w:rsidDel="00000000" w:rsidR="00000000" w:rsidRPr="00000000">
          <w:rPr>
            <w:rtl w:val="0"/>
          </w:rPr>
          <w:delText xml:space="preserve">to not</w:delText>
        </w:r>
      </w:del>
      <w:r w:rsidDel="00000000" w:rsidR="00000000" w:rsidRPr="00000000">
        <w:rPr>
          <w:rtl w:val="0"/>
        </w:rPr>
        <w:t xml:space="preserve"> greatly affect the ECI level</w:t>
      </w:r>
      <w:ins w:author="Ryo Shibata" w:id="86" w:date="2023-04-19T03:14:58Z">
        <w:r w:rsidDel="00000000" w:rsidR="00000000" w:rsidRPr="00000000">
          <w:rPr>
            <w:rtl w:val="0"/>
          </w:rPr>
          <w:t xml:space="preserve">,</w:t>
        </w:r>
      </w:ins>
      <w:r w:rsidDel="00000000" w:rsidR="00000000" w:rsidRPr="00000000">
        <w:rPr>
          <w:rtl w:val="0"/>
        </w:rPr>
        <w:t xml:space="preserve"> making it fairly clear which industries to pursue. </w:t>
      </w:r>
    </w:p>
    <w:p w:rsidR="00000000" w:rsidDel="00000000" w:rsidP="00000000" w:rsidRDefault="00000000" w:rsidRPr="00000000" w14:paraId="00000147">
      <w:pPr>
        <w:pageBreakBefore w:val="0"/>
        <w:jc w:val="both"/>
        <w:rPr/>
      </w:pPr>
      <w:r w:rsidDel="00000000" w:rsidR="00000000" w:rsidRPr="00000000">
        <w:rPr>
          <w:rtl w:val="0"/>
        </w:rPr>
      </w:r>
    </w:p>
    <w:p w:rsidR="00000000" w:rsidDel="00000000" w:rsidP="00000000" w:rsidRDefault="00000000" w:rsidRPr="00000000" w14:paraId="00000148">
      <w:pPr>
        <w:pageBreakBefore w:val="0"/>
        <w:rPr/>
      </w:pPr>
      <w:r w:rsidDel="00000000" w:rsidR="00000000" w:rsidRPr="00000000">
        <w:rPr>
          <w:rtl w:val="0"/>
        </w:rPr>
        <w:t xml:space="preserve">Next</w:t>
      </w:r>
      <w:ins w:author="Ryo Shibata" w:id="87" w:date="2023-04-19T03:15:01Z">
        <w:r w:rsidDel="00000000" w:rsidR="00000000" w:rsidRPr="00000000">
          <w:rPr>
            <w:rtl w:val="0"/>
          </w:rPr>
          <w:t xml:space="preserve">,</w:t>
        </w:r>
      </w:ins>
      <w:r w:rsidDel="00000000" w:rsidR="00000000" w:rsidRPr="00000000">
        <w:rPr>
          <w:rtl w:val="0"/>
        </w:rPr>
        <w:t xml:space="preserve"> we consider Nigeria’s 2018 Negative Shock chart. We see that Nigeria’s ECI is sensitive to drawdowns in Energy Drilling and Mining and Animals and by-products.  </w:t>
      </w:r>
    </w:p>
    <w:p w:rsidR="00000000" w:rsidDel="00000000" w:rsidP="00000000" w:rsidRDefault="00000000" w:rsidRPr="00000000" w14:paraId="00000149">
      <w:pPr>
        <w:pageBreakBefore w:val="0"/>
        <w:rPr/>
      </w:pPr>
      <w:r w:rsidDel="00000000" w:rsidR="00000000" w:rsidRPr="00000000">
        <w:rPr>
          <w:rtl w:val="0"/>
        </w:rPr>
      </w:r>
    </w:p>
    <w:p w:rsidR="00000000" w:rsidDel="00000000" w:rsidP="00000000" w:rsidRDefault="00000000" w:rsidRPr="00000000" w14:paraId="0000014A">
      <w:pPr>
        <w:pageBreakBefore w:val="0"/>
        <w:rPr/>
      </w:pPr>
      <w:r w:rsidDel="00000000" w:rsidR="00000000" w:rsidRPr="00000000">
        <w:rPr>
          <w:rtl w:val="0"/>
        </w:rPr>
      </w:r>
    </w:p>
    <w:p w:rsidR="00000000" w:rsidDel="00000000" w:rsidP="00000000" w:rsidRDefault="00000000" w:rsidRPr="00000000" w14:paraId="0000014B">
      <w:pPr>
        <w:pageBreakBefore w:val="0"/>
        <w:rPr/>
      </w:pPr>
      <w:r w:rsidDel="00000000" w:rsidR="00000000" w:rsidRPr="00000000">
        <w:rPr>
          <w:rtl w:val="0"/>
        </w:rPr>
      </w:r>
    </w:p>
    <w:p w:rsidR="00000000" w:rsidDel="00000000" w:rsidP="00000000" w:rsidRDefault="00000000" w:rsidRPr="00000000" w14:paraId="0000014C">
      <w:pPr>
        <w:pageBreakBefore w:val="0"/>
        <w:jc w:val="both"/>
        <w:rPr>
          <w:b w:val="1"/>
          <w:bCs w:val="1"/>
        </w:rPr>
      </w:pPr>
      <w:r w:rsidDel="00000000" w:rsidR="00000000" w:rsidRPr="00000000">
        <w:rPr>
          <w:b w:val="1"/>
          <w:bCs w:val="1"/>
        </w:rPr>
        <w:drawing>
          <wp:inline distB="114300" distT="114300" distL="114300" distR="114300">
            <wp:extent cx="5731200" cy="3022600"/>
            <wp:effectExtent b="0" l="0" r="0" t="0"/>
            <wp:docPr id="3"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ageBreakBefore w:val="0"/>
        <w:jc w:val="center"/>
        <w:rPr/>
      </w:pPr>
      <w:r w:rsidDel="00000000" w:rsidR="00000000" w:rsidRPr="00000000">
        <w:rPr>
          <w:rtl w:val="0"/>
        </w:rPr>
        <w:t xml:space="preserve">Nigeria 2018 (Incremental ECI Sensitivity)</w:t>
      </w:r>
    </w:p>
    <w:p w:rsidR="00000000" w:rsidDel="00000000" w:rsidP="00000000" w:rsidRDefault="00000000" w:rsidRPr="00000000" w14:paraId="0000014E">
      <w:pPr>
        <w:pageBreakBefore w:val="0"/>
        <w:jc w:val="center"/>
        <w:rPr/>
      </w:pPr>
      <w:r w:rsidDel="00000000" w:rsidR="00000000" w:rsidRPr="00000000">
        <w:rPr>
          <w:rtl w:val="0"/>
        </w:rPr>
      </w:r>
    </w:p>
    <w:p w:rsidR="00000000" w:rsidDel="00000000" w:rsidP="00000000" w:rsidRDefault="00000000" w:rsidRPr="00000000" w14:paraId="0000014F">
      <w:pPr>
        <w:pageBreakBefore w:val="0"/>
        <w:jc w:val="center"/>
        <w:rPr/>
      </w:pPr>
      <w:r w:rsidDel="00000000" w:rsidR="00000000" w:rsidRPr="00000000">
        <w:rPr/>
        <w:drawing>
          <wp:inline distB="114300" distT="114300" distL="114300" distR="114300">
            <wp:extent cx="5731200" cy="2908300"/>
            <wp:effectExtent b="0" l="0" r="0" t="0"/>
            <wp:docPr id="14"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pageBreakBefore w:val="0"/>
        <w:jc w:val="both"/>
        <w:rPr>
          <w:b w:val="1"/>
          <w:bCs w:val="1"/>
        </w:rPr>
      </w:pPr>
      <w:r w:rsidDel="00000000" w:rsidR="00000000" w:rsidRPr="00000000">
        <w:rPr>
          <w:rtl w:val="0"/>
        </w:rPr>
      </w:r>
    </w:p>
    <w:p w:rsidR="00000000" w:rsidDel="00000000" w:rsidP="00000000" w:rsidRDefault="00000000" w:rsidRPr="00000000" w14:paraId="00000151">
      <w:pPr>
        <w:pageBreakBefore w:val="0"/>
        <w:jc w:val="both"/>
        <w:rPr>
          <w:b w:val="1"/>
          <w:bCs w:val="1"/>
        </w:rPr>
      </w:pPr>
      <w:r w:rsidDel="00000000" w:rsidR="00000000" w:rsidRPr="00000000">
        <w:rPr>
          <w:rtl w:val="0"/>
        </w:rPr>
      </w:r>
    </w:p>
    <w:p w:rsidR="00000000" w:rsidDel="00000000" w:rsidP="00000000" w:rsidRDefault="00000000" w:rsidRPr="00000000" w14:paraId="00000152">
      <w:pPr>
        <w:pageBreakBefore w:val="0"/>
        <w:jc w:val="center"/>
        <w:rPr/>
      </w:pPr>
      <w:r w:rsidDel="00000000" w:rsidR="00000000" w:rsidRPr="00000000">
        <w:rPr>
          <w:rtl w:val="0"/>
        </w:rPr>
        <w:t xml:space="preserve">Nigeria 2018 (Decremental </w:t>
      </w:r>
      <w:del w:author="Ryo Shibata" w:id="88" w:date="2023-04-19T03:15:13Z">
        <w:r w:rsidDel="00000000" w:rsidR="00000000" w:rsidRPr="00000000">
          <w:rPr>
            <w:rtl w:val="0"/>
          </w:rPr>
          <w:delText xml:space="preserve"> </w:delText>
        </w:r>
      </w:del>
      <w:r w:rsidDel="00000000" w:rsidR="00000000" w:rsidRPr="00000000">
        <w:rPr>
          <w:rtl w:val="0"/>
        </w:rPr>
        <w:t xml:space="preserve">ECI Sensitivity)</w:t>
      </w:r>
    </w:p>
    <w:p w:rsidR="00000000" w:rsidDel="00000000" w:rsidP="00000000" w:rsidRDefault="00000000" w:rsidRPr="00000000" w14:paraId="00000153">
      <w:pPr>
        <w:pageBreakBefore w:val="0"/>
        <w:jc w:val="center"/>
        <w:rPr/>
      </w:pPr>
      <w:r w:rsidDel="00000000" w:rsidR="00000000" w:rsidRPr="00000000">
        <w:rPr>
          <w:rtl w:val="0"/>
        </w:rPr>
      </w:r>
    </w:p>
    <w:p w:rsidR="00000000" w:rsidDel="00000000" w:rsidP="00000000" w:rsidRDefault="00000000" w:rsidRPr="00000000" w14:paraId="00000154">
      <w:pPr>
        <w:pageBreakBefore w:val="0"/>
        <w:rPr/>
      </w:pPr>
      <w:r w:rsidDel="00000000" w:rsidR="00000000" w:rsidRPr="00000000">
        <w:rPr>
          <w:rtl w:val="0"/>
        </w:rPr>
        <w:t xml:space="preserve">Next</w:t>
      </w:r>
      <w:ins w:author="Ryo Shibata" w:id="89" w:date="2023-04-19T03:15:12Z">
        <w:r w:rsidDel="00000000" w:rsidR="00000000" w:rsidRPr="00000000">
          <w:rPr>
            <w:rtl w:val="0"/>
          </w:rPr>
          <w:t xml:space="preserve">,</w:t>
        </w:r>
      </w:ins>
      <w:r w:rsidDel="00000000" w:rsidR="00000000" w:rsidRPr="00000000">
        <w:rPr>
          <w:rtl w:val="0"/>
        </w:rPr>
        <w:t xml:space="preserve"> we consider the 2013 ECI Sensitivity graphs. We see that in the positive shocking case,  the landscape of ECI sensitivity has not altered significantly over the five</w:t>
      </w:r>
      <w:ins w:author="Ryo Shibata" w:id="90" w:date="2023-04-19T03:15:23Z">
        <w:r w:rsidDel="00000000" w:rsidR="00000000" w:rsidRPr="00000000">
          <w:rPr>
            <w:rtl w:val="0"/>
          </w:rPr>
          <w:t xml:space="preserve">-</w:t>
        </w:r>
      </w:ins>
      <w:del w:author="Ryo Shibata" w:id="90" w:date="2023-04-19T03:15:23Z">
        <w:r w:rsidDel="00000000" w:rsidR="00000000" w:rsidRPr="00000000">
          <w:rPr>
            <w:rtl w:val="0"/>
          </w:rPr>
          <w:delText xml:space="preserve"> </w:delText>
        </w:r>
      </w:del>
      <w:r w:rsidDel="00000000" w:rsidR="00000000" w:rsidRPr="00000000">
        <w:rPr>
          <w:rtl w:val="0"/>
        </w:rPr>
        <w:t xml:space="preserve">year period. Daily Instruments seem to offer the best ECI growth prospects. Wood Products do not affect ECI levels as positively as in 2018.</w:t>
      </w:r>
    </w:p>
    <w:p w:rsidR="00000000" w:rsidDel="00000000" w:rsidP="00000000" w:rsidRDefault="00000000" w:rsidRPr="00000000" w14:paraId="00000155">
      <w:pPr>
        <w:pageBreakBefore w:val="0"/>
        <w:rPr/>
      </w:pPr>
      <w:r w:rsidDel="00000000" w:rsidR="00000000" w:rsidRPr="00000000">
        <w:rPr>
          <w:rtl w:val="0"/>
        </w:rPr>
      </w:r>
    </w:p>
    <w:p w:rsidR="00000000" w:rsidDel="00000000" w:rsidP="00000000" w:rsidRDefault="00000000" w:rsidRPr="00000000" w14:paraId="00000156">
      <w:pPr>
        <w:pageBreakBefore w:val="0"/>
        <w:rPr/>
      </w:pPr>
      <w:r w:rsidDel="00000000" w:rsidR="00000000" w:rsidRPr="00000000">
        <w:rPr>
          <w:rtl w:val="0"/>
        </w:rPr>
        <w:t xml:space="preserve">In the 2013 negative shocking case, we see that again Nigeria is very sensitive to drawdowns in High Complexity Products. </w:t>
      </w:r>
    </w:p>
    <w:p w:rsidR="00000000" w:rsidDel="00000000" w:rsidP="00000000" w:rsidRDefault="00000000" w:rsidRPr="00000000" w14:paraId="00000157">
      <w:pPr>
        <w:pageBreakBefore w:val="0"/>
        <w:rPr/>
      </w:pPr>
      <w:r w:rsidDel="00000000" w:rsidR="00000000" w:rsidRPr="00000000">
        <w:rPr>
          <w:rtl w:val="0"/>
        </w:rPr>
      </w:r>
    </w:p>
    <w:p w:rsidR="00000000" w:rsidDel="00000000" w:rsidP="00000000" w:rsidRDefault="00000000" w:rsidRPr="00000000" w14:paraId="00000158">
      <w:pPr>
        <w:tabs>
          <w:tab w:val="center" w:leader="none" w:pos="4680"/>
          <w:tab w:val="right" w:leader="none" w:pos="9360"/>
        </w:tabs>
        <w:rPr>
          <w:b w:val="1"/>
          <w:bCs w:val="1"/>
        </w:rPr>
      </w:pPr>
      <w:r w:rsidDel="00000000" w:rsidR="00000000" w:rsidRPr="00000000">
        <w:rPr>
          <w:rFonts w:ascii="Calibri" w:cs="Calibri" w:eastAsia="Calibri" w:hAnsi="Calibri"/>
        </w:rPr>
        <w:drawing>
          <wp:inline distB="114300" distT="114300" distL="114300" distR="114300">
            <wp:extent cx="5731200" cy="2819400"/>
            <wp:effectExtent b="0" l="0" r="0" t="0"/>
            <wp:docPr id="19"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ageBreakBefore w:val="0"/>
        <w:jc w:val="center"/>
        <w:rPr/>
      </w:pPr>
      <w:r w:rsidDel="00000000" w:rsidR="00000000" w:rsidRPr="00000000">
        <w:rPr>
          <w:rtl w:val="0"/>
        </w:rPr>
        <w:t xml:space="preserve">Nigeria 2013 (Incremental ECI Sensitivity)</w:t>
      </w:r>
    </w:p>
    <w:p w:rsidR="00000000" w:rsidDel="00000000" w:rsidP="00000000" w:rsidRDefault="00000000" w:rsidRPr="00000000" w14:paraId="0000015A">
      <w:pPr>
        <w:pageBreakBefore w:val="0"/>
        <w:jc w:val="both"/>
        <w:rPr>
          <w:b w:val="1"/>
          <w:bCs w:val="1"/>
        </w:rPr>
      </w:pPr>
      <w:r w:rsidDel="00000000" w:rsidR="00000000" w:rsidRPr="00000000">
        <w:rPr>
          <w:rtl w:val="0"/>
        </w:rPr>
      </w:r>
    </w:p>
    <w:p w:rsidR="00000000" w:rsidDel="00000000" w:rsidP="00000000" w:rsidRDefault="00000000" w:rsidRPr="00000000" w14:paraId="0000015B">
      <w:pPr>
        <w:pageBreakBefore w:val="0"/>
        <w:jc w:val="both"/>
        <w:rPr>
          <w:b w:val="1"/>
          <w:bCs w:val="1"/>
        </w:rPr>
      </w:pPr>
      <w:r w:rsidDel="00000000" w:rsidR="00000000" w:rsidRPr="00000000">
        <w:rPr>
          <w:b w:val="1"/>
          <w:bCs w:val="1"/>
        </w:rPr>
        <w:drawing>
          <wp:inline distB="114300" distT="114300" distL="114300" distR="114300">
            <wp:extent cx="5731200" cy="2908300"/>
            <wp:effectExtent b="0" l="0" r="0" t="0"/>
            <wp:docPr id="26"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ageBreakBefore w:val="0"/>
        <w:jc w:val="center"/>
        <w:rPr/>
      </w:pPr>
      <w:r w:rsidDel="00000000" w:rsidR="00000000" w:rsidRPr="00000000">
        <w:rPr>
          <w:rtl w:val="0"/>
        </w:rPr>
        <w:t xml:space="preserve">Nigeria 2013 (Decremental </w:t>
      </w:r>
      <w:del w:author="Ryo Shibata" w:id="91" w:date="2023-04-19T03:04:43Z">
        <w:r w:rsidDel="00000000" w:rsidR="00000000" w:rsidRPr="00000000">
          <w:rPr>
            <w:rtl w:val="0"/>
          </w:rPr>
          <w:delText xml:space="preserve"> </w:delText>
        </w:r>
      </w:del>
      <w:r w:rsidDel="00000000" w:rsidR="00000000" w:rsidRPr="00000000">
        <w:rPr>
          <w:rtl w:val="0"/>
        </w:rPr>
        <w:t xml:space="preserve">ECI Sensitivity)</w:t>
      </w:r>
    </w:p>
    <w:p w:rsidR="00000000" w:rsidDel="00000000" w:rsidP="00000000" w:rsidRDefault="00000000" w:rsidRPr="00000000" w14:paraId="0000015D">
      <w:pPr>
        <w:pageBreakBefore w:val="0"/>
        <w:jc w:val="both"/>
        <w:rPr>
          <w:b w:val="1"/>
          <w:bCs w:val="1"/>
        </w:rPr>
      </w:pPr>
      <w:r w:rsidDel="00000000" w:rsidR="00000000" w:rsidRPr="00000000">
        <w:rPr>
          <w:rtl w:val="0"/>
        </w:rPr>
      </w:r>
    </w:p>
    <w:p w:rsidR="00000000" w:rsidDel="00000000" w:rsidP="00000000" w:rsidRDefault="00000000" w:rsidRPr="00000000" w14:paraId="0000015E">
      <w:pPr>
        <w:pageBreakBefore w:val="0"/>
        <w:jc w:val="both"/>
        <w:rPr>
          <w:del w:author="Ryo Shibata" w:id="92" w:date="2023-04-19T03:04:40Z"/>
          <w:b w:val="1"/>
          <w:bCs w:val="1"/>
        </w:rPr>
      </w:pPr>
      <w:del w:author="Ryo Shibata" w:id="92" w:date="2023-04-19T03:04:40Z">
        <w:r w:rsidDel="00000000" w:rsidR="00000000" w:rsidRPr="00000000">
          <w:rPr>
            <w:rtl w:val="0"/>
          </w:rPr>
        </w:r>
      </w:del>
    </w:p>
    <w:p w:rsidR="00000000" w:rsidDel="00000000" w:rsidP="00000000" w:rsidRDefault="00000000" w:rsidRPr="00000000" w14:paraId="0000015F">
      <w:pPr>
        <w:pageBreakBefore w:val="0"/>
        <w:jc w:val="both"/>
        <w:rPr>
          <w:del w:author="Ryo Shibata" w:id="92" w:date="2023-04-19T03:04:40Z"/>
          <w:b w:val="1"/>
          <w:bCs w:val="1"/>
        </w:rPr>
      </w:pPr>
      <w:del w:author="Ryo Shibata" w:id="92" w:date="2023-04-19T03:04:40Z">
        <w:r w:rsidDel="00000000" w:rsidR="00000000" w:rsidRPr="00000000">
          <w:rPr>
            <w:rtl w:val="0"/>
          </w:rPr>
        </w:r>
      </w:del>
    </w:p>
    <w:p w:rsidR="00000000" w:rsidDel="00000000" w:rsidP="00000000" w:rsidRDefault="00000000" w:rsidRPr="00000000" w14:paraId="00000160">
      <w:pPr>
        <w:pageBreakBefore w:val="0"/>
        <w:rPr/>
      </w:pPr>
      <w:r w:rsidDel="00000000" w:rsidR="00000000" w:rsidRPr="00000000">
        <w:rPr>
          <w:rtl w:val="0"/>
        </w:rPr>
        <w:t xml:space="preserve">Below we see the SDV sensitivity charts for Daily Instruments. We see that increasing the export of Daily Instruments opens up many positive opportunity gain industries for Nigeria to move into. However, there is no further increase in ECI after increasing Daily Instruments by 100% of its current value. </w:t>
      </w:r>
    </w:p>
    <w:p w:rsidR="00000000" w:rsidDel="00000000" w:rsidP="00000000" w:rsidRDefault="00000000" w:rsidRPr="00000000" w14:paraId="00000161">
      <w:pPr>
        <w:pageBreakBefore w:val="0"/>
        <w:rPr/>
      </w:pPr>
      <w:r w:rsidDel="00000000" w:rsidR="00000000" w:rsidRPr="00000000">
        <w:rPr>
          <w:rtl w:val="0"/>
        </w:rPr>
      </w:r>
    </w:p>
    <w:p w:rsidR="00000000" w:rsidDel="00000000" w:rsidP="00000000" w:rsidRDefault="00000000" w:rsidRPr="00000000" w14:paraId="00000162">
      <w:pPr>
        <w:pageBreakBefore w:val="0"/>
        <w:rPr/>
      </w:pPr>
      <w:r w:rsidDel="00000000" w:rsidR="00000000" w:rsidRPr="00000000">
        <w:rPr>
          <w:rtl w:val="0"/>
        </w:rPr>
        <w:t xml:space="preserve">In the negative Daily Instruments SDV chart, we see that it is never optimal to decrease the export of Daily Instruments lower than </w:t>
      </w:r>
      <w:del w:author="Ryo Shibata" w:id="93" w:date="2023-04-19T03:15:37Z">
        <w:r w:rsidDel="00000000" w:rsidR="00000000" w:rsidRPr="00000000">
          <w:rPr>
            <w:rtl w:val="0"/>
          </w:rPr>
          <w:delText xml:space="preserve">in </w:delText>
        </w:r>
      </w:del>
      <w:r w:rsidDel="00000000" w:rsidR="00000000" w:rsidRPr="00000000">
        <w:rPr>
          <w:rtl w:val="0"/>
        </w:rPr>
        <w:t xml:space="preserve">its current level</w:t>
      </w:r>
      <w:ins w:author="Ryo Shibata" w:id="94" w:date="2023-04-19T03:15:41Z">
        <w:r w:rsidDel="00000000" w:rsidR="00000000" w:rsidRPr="00000000">
          <w:rPr>
            <w:rtl w:val="0"/>
          </w:rPr>
          <w:t xml:space="preserve">,</w:t>
        </w:r>
      </w:ins>
      <w:r w:rsidDel="00000000" w:rsidR="00000000" w:rsidRPr="00000000">
        <w:rPr>
          <w:rtl w:val="0"/>
        </w:rPr>
        <w:t xml:space="preserve"> as that would lead to suboptimal ECI levels for Nigeria.</w:t>
      </w:r>
    </w:p>
    <w:p w:rsidR="00000000" w:rsidDel="00000000" w:rsidP="00000000" w:rsidRDefault="00000000" w:rsidRPr="00000000" w14:paraId="00000163">
      <w:pPr>
        <w:pageBreakBefore w:val="0"/>
        <w:rPr/>
      </w:pPr>
      <w:r w:rsidDel="00000000" w:rsidR="00000000" w:rsidRPr="00000000">
        <w:rPr>
          <w:rtl w:val="0"/>
        </w:rPr>
      </w:r>
    </w:p>
    <w:p w:rsidR="00000000" w:rsidDel="00000000" w:rsidP="00000000" w:rsidRDefault="00000000" w:rsidRPr="00000000" w14:paraId="00000164">
      <w:pPr>
        <w:pageBreakBefore w:val="0"/>
        <w:rPr/>
      </w:pPr>
      <w:r w:rsidDel="00000000" w:rsidR="00000000" w:rsidRPr="00000000">
        <w:rPr>
          <w:rtl w:val="0"/>
        </w:rPr>
      </w:r>
    </w:p>
    <w:p w:rsidR="00000000" w:rsidDel="00000000" w:rsidP="00000000" w:rsidRDefault="00000000" w:rsidRPr="00000000" w14:paraId="00000165">
      <w:pPr>
        <w:pageBreakBefore w:val="0"/>
        <w:rPr/>
      </w:pPr>
      <w:r w:rsidDel="00000000" w:rsidR="00000000" w:rsidRPr="00000000">
        <w:rPr>
          <w:rtl w:val="0"/>
        </w:rPr>
        <w:t xml:space="preserve">Concerning Wood Products, Nigeria seems to be mostly insensitive to this industry</w:t>
      </w:r>
      <w:ins w:author="Ryo Shibata" w:id="95" w:date="2023-04-19T03:15:47Z">
        <w:r w:rsidDel="00000000" w:rsidR="00000000" w:rsidRPr="00000000">
          <w:rPr>
            <w:rtl w:val="0"/>
          </w:rPr>
          <w:t xml:space="preserve">,</w:t>
        </w:r>
      </w:ins>
      <w:r w:rsidDel="00000000" w:rsidR="00000000" w:rsidRPr="00000000">
        <w:rPr>
          <w:rtl w:val="0"/>
        </w:rPr>
        <w:t xml:space="preserve"> suggesting that this is not an important industry in terms of the stability of its SDV. </w:t>
      </w:r>
    </w:p>
    <w:p w:rsidR="00000000" w:rsidDel="00000000" w:rsidP="00000000" w:rsidRDefault="00000000" w:rsidRPr="00000000" w14:paraId="00000166">
      <w:pPr>
        <w:pageBreakBefore w:val="0"/>
        <w:rPr/>
      </w:pPr>
      <w:r w:rsidDel="00000000" w:rsidR="00000000" w:rsidRPr="00000000">
        <w:rPr>
          <w:rtl w:val="0"/>
        </w:rPr>
      </w:r>
    </w:p>
    <w:p w:rsidR="00000000" w:rsidDel="00000000" w:rsidP="00000000" w:rsidRDefault="00000000" w:rsidRPr="00000000" w14:paraId="00000167">
      <w:pPr>
        <w:pageBreakBefore w:val="0"/>
        <w:rPr/>
      </w:pPr>
      <w:r w:rsidDel="00000000" w:rsidR="00000000" w:rsidRPr="00000000">
        <w:rPr>
          <w:rtl w:val="0"/>
        </w:rPr>
      </w:r>
    </w:p>
    <w:p w:rsidR="00000000" w:rsidDel="00000000" w:rsidP="00000000" w:rsidRDefault="00000000" w:rsidRPr="00000000" w14:paraId="00000168">
      <w:pPr>
        <w:pageBreakBefore w:val="0"/>
        <w:jc w:val="cente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3030375" cy="2914775"/>
            <wp:effectExtent b="0" l="0" r="0" t="0"/>
            <wp:docPr id="24"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3030375" cy="2914775"/>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ageBreakBefore w:val="0"/>
        <w:ind w:left="720" w:firstLine="720"/>
        <w:jc w:val="center"/>
        <w:rPr/>
      </w:pPr>
      <w:r w:rsidDel="00000000" w:rsidR="00000000" w:rsidRPr="00000000">
        <w:rPr>
          <w:rtl w:val="0"/>
        </w:rPr>
        <w:t xml:space="preserve">Nigeria Daily Instruments 2018 (Incremental SDV Sensitivity)</w:t>
      </w:r>
    </w:p>
    <w:p w:rsidR="00000000" w:rsidDel="00000000" w:rsidP="00000000" w:rsidRDefault="00000000" w:rsidRPr="00000000" w14:paraId="0000016A">
      <w:pPr>
        <w:pageBreakBefore w:val="0"/>
        <w:jc w:val="both"/>
        <w:rPr>
          <w:b w:val="1"/>
          <w:bCs w:val="1"/>
        </w:rPr>
      </w:pPr>
      <w:r w:rsidDel="00000000" w:rsidR="00000000" w:rsidRPr="00000000">
        <w:rPr>
          <w:rtl w:val="0"/>
        </w:rPr>
      </w:r>
    </w:p>
    <w:p w:rsidR="00000000" w:rsidDel="00000000" w:rsidP="00000000" w:rsidRDefault="00000000" w:rsidRPr="00000000" w14:paraId="0000016B">
      <w:pPr>
        <w:pageBreakBefore w:val="0"/>
        <w:jc w:val="both"/>
        <w:rPr>
          <w:b w:val="1"/>
          <w:bCs w:val="1"/>
        </w:rPr>
      </w:pPr>
      <w:r w:rsidDel="00000000" w:rsidR="00000000" w:rsidRPr="00000000">
        <w:rPr>
          <w:rtl w:val="0"/>
        </w:rPr>
      </w:r>
    </w:p>
    <w:p w:rsidR="00000000" w:rsidDel="00000000" w:rsidP="00000000" w:rsidRDefault="00000000" w:rsidRPr="00000000" w14:paraId="0000016C">
      <w:pPr>
        <w:pageBreakBefore w:val="0"/>
        <w:jc w:val="center"/>
        <w:rPr>
          <w:b w:val="1"/>
          <w:bCs w:val="1"/>
        </w:rPr>
      </w:pPr>
      <w:r w:rsidDel="00000000" w:rsidR="00000000" w:rsidRPr="00000000">
        <w:rPr>
          <w:rtl w:val="0"/>
        </w:rPr>
      </w:r>
    </w:p>
    <w:p w:rsidR="00000000" w:rsidDel="00000000" w:rsidP="00000000" w:rsidRDefault="00000000" w:rsidRPr="00000000" w14:paraId="0000016D">
      <w:pPr>
        <w:pageBreakBefore w:val="0"/>
        <w:ind w:left="720" w:firstLine="720"/>
        <w:jc w:val="center"/>
        <w:rPr/>
      </w:pPr>
      <w:r w:rsidDel="00000000" w:rsidR="00000000" w:rsidRPr="00000000">
        <w:rPr/>
        <w:drawing>
          <wp:inline distB="114300" distT="114300" distL="114300" distR="114300">
            <wp:extent cx="1301587" cy="2176544"/>
            <wp:effectExtent b="0" l="0" r="0" t="0"/>
            <wp:docPr id="23"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1301587" cy="2176544"/>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ageBreakBefore w:val="0"/>
        <w:ind w:left="720" w:firstLine="720"/>
        <w:jc w:val="center"/>
        <w:rPr/>
      </w:pPr>
      <w:r w:rsidDel="00000000" w:rsidR="00000000" w:rsidRPr="00000000">
        <w:rPr>
          <w:rtl w:val="0"/>
        </w:rPr>
        <w:t xml:space="preserve">Nigeria</w:t>
      </w:r>
      <w:r w:rsidDel="00000000" w:rsidR="00000000" w:rsidRPr="00000000">
        <w:rPr>
          <w:rtl w:val="0"/>
        </w:rPr>
        <w:t xml:space="preserve"> Daily Instruments 2018 (Decremental SDV Sensitivity)</w:t>
      </w:r>
    </w:p>
    <w:p w:rsidR="00000000" w:rsidDel="00000000" w:rsidP="00000000" w:rsidRDefault="00000000" w:rsidRPr="00000000" w14:paraId="0000016F">
      <w:pPr>
        <w:pageBreakBefore w:val="0"/>
        <w:ind w:left="720" w:firstLine="720"/>
        <w:jc w:val="center"/>
        <w:rPr/>
      </w:pPr>
      <w:r w:rsidDel="00000000" w:rsidR="00000000" w:rsidRPr="00000000">
        <w:rPr>
          <w:rtl w:val="0"/>
        </w:rPr>
      </w:r>
    </w:p>
    <w:p w:rsidR="00000000" w:rsidDel="00000000" w:rsidP="00000000" w:rsidRDefault="00000000" w:rsidRPr="00000000" w14:paraId="00000170">
      <w:pPr>
        <w:ind w:left="720" w:firstLine="720"/>
        <w:jc w:val="center"/>
        <w:rPr/>
      </w:pPr>
      <w:r w:rsidDel="00000000" w:rsidR="00000000" w:rsidRPr="00000000">
        <w:rPr/>
        <w:drawing>
          <wp:inline distB="114300" distT="114300" distL="114300" distR="114300">
            <wp:extent cx="1301587" cy="2176544"/>
            <wp:effectExtent b="0" l="0" r="0" t="0"/>
            <wp:docPr id="31"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1301587" cy="2176544"/>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ageBreakBefore w:val="0"/>
        <w:ind w:left="720" w:firstLine="720"/>
        <w:jc w:val="center"/>
        <w:rPr/>
      </w:pPr>
      <w:r w:rsidDel="00000000" w:rsidR="00000000" w:rsidRPr="00000000">
        <w:rPr>
          <w:rtl w:val="0"/>
        </w:rPr>
        <w:t xml:space="preserve">Nigeria Wood Products 2018 (Incremental SDV Sensitivity)</w:t>
      </w:r>
    </w:p>
    <w:p w:rsidR="00000000" w:rsidDel="00000000" w:rsidP="00000000" w:rsidRDefault="00000000" w:rsidRPr="00000000" w14:paraId="00000172">
      <w:pPr>
        <w:pageBreakBefore w:val="0"/>
        <w:ind w:left="720" w:firstLine="720"/>
        <w:jc w:val="center"/>
        <w:rPr/>
      </w:pPr>
      <w:r w:rsidDel="00000000" w:rsidR="00000000" w:rsidRPr="00000000">
        <w:rPr>
          <w:rtl w:val="0"/>
        </w:rPr>
      </w:r>
    </w:p>
    <w:p w:rsidR="00000000" w:rsidDel="00000000" w:rsidP="00000000" w:rsidRDefault="00000000" w:rsidRPr="00000000" w14:paraId="00000173">
      <w:pPr>
        <w:ind w:left="720" w:firstLine="720"/>
        <w:jc w:val="center"/>
        <w:rPr>
          <w:b w:val="1"/>
          <w:bCs w:val="1"/>
        </w:rPr>
      </w:pPr>
      <w:r w:rsidDel="00000000" w:rsidR="00000000" w:rsidRPr="00000000">
        <w:rPr/>
        <w:drawing>
          <wp:inline distB="114300" distT="114300" distL="114300" distR="114300">
            <wp:extent cx="1301587" cy="2176544"/>
            <wp:effectExtent b="0" l="0" r="0" t="0"/>
            <wp:docPr id="6"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1301587" cy="2176544"/>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ageBreakBefore w:val="0"/>
        <w:ind w:left="720" w:firstLine="720"/>
        <w:jc w:val="center"/>
        <w:rPr>
          <w:ins w:author="Ryo Shibata" w:id="96" w:date="2023-04-19T03:04:55Z"/>
        </w:rPr>
      </w:pPr>
      <w:r w:rsidDel="00000000" w:rsidR="00000000" w:rsidRPr="00000000">
        <w:rPr>
          <w:rtl w:val="0"/>
        </w:rPr>
        <w:t xml:space="preserve">Nigeria Wood Products 2018 (Decremental SDV Sensitivity)</w:t>
      </w:r>
      <w:ins w:author="Ryo Shibata" w:id="96" w:date="2023-04-19T03:04:55Z">
        <w:r w:rsidDel="00000000" w:rsidR="00000000" w:rsidRPr="00000000">
          <w:rPr>
            <w:rtl w:val="0"/>
          </w:rPr>
        </w:r>
      </w:ins>
    </w:p>
    <w:p w:rsidR="00000000" w:rsidDel="00000000" w:rsidP="00000000" w:rsidRDefault="00000000" w:rsidRPr="00000000" w14:paraId="00000175">
      <w:pPr>
        <w:pageBreakBefore w:val="0"/>
        <w:ind w:left="720" w:firstLine="720"/>
        <w:jc w:val="center"/>
        <w:rPr/>
      </w:pPr>
      <w:r w:rsidDel="00000000" w:rsidR="00000000" w:rsidRPr="00000000">
        <w:rPr>
          <w:rtl w:val="0"/>
        </w:rPr>
      </w:r>
    </w:p>
    <w:p w:rsidR="00000000" w:rsidDel="00000000" w:rsidP="00000000" w:rsidRDefault="00000000" w:rsidRPr="00000000" w14:paraId="00000176">
      <w:pPr>
        <w:pageBreakBefore w:val="0"/>
        <w:ind w:left="0" w:firstLine="0"/>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77">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8">
      <w:pPr>
        <w:pageBreakBefore w:val="0"/>
        <w:jc w:val="both"/>
        <w:rPr>
          <w:b w:val="1"/>
          <w:bCs w:val="1"/>
          <w:sz w:val="28"/>
          <w:szCs w:val="28"/>
        </w:rPr>
      </w:pPr>
      <w:r w:rsidDel="00000000" w:rsidR="00000000" w:rsidRPr="00000000">
        <w:rPr>
          <w:rtl w:val="0"/>
        </w:rPr>
        <w:t xml:space="preserve">Decreasing </w:t>
      </w:r>
      <w:ins w:author="Ryo Shibata" w:id="97" w:date="2023-04-19T03:22:22Z">
        <w:r w:rsidDel="00000000" w:rsidR="00000000" w:rsidRPr="00000000">
          <w:rPr>
            <w:rtl w:val="0"/>
          </w:rPr>
          <w:t xml:space="preserve">the </w:t>
        </w:r>
      </w:ins>
      <w:r w:rsidDel="00000000" w:rsidR="00000000" w:rsidRPr="00000000">
        <w:rPr>
          <w:rtl w:val="0"/>
        </w:rPr>
        <w:t xml:space="preserve">export of each industry in Nigeria’s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7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A">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B">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5324475" cy="3033713"/>
            <wp:effectExtent b="0" l="0" r="0" t="0"/>
            <wp:docPr id="21"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324475" cy="3033713"/>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pageBreakBefore w:val="0"/>
        <w:jc w:val="center"/>
        <w:rPr>
          <w:sz w:val="22"/>
          <w:szCs w:val="22"/>
        </w:rPr>
      </w:pPr>
      <w:r w:rsidDel="00000000" w:rsidR="00000000" w:rsidRPr="00000000">
        <w:rPr>
          <w:sz w:val="22"/>
          <w:szCs w:val="22"/>
          <w:rtl w:val="0"/>
        </w:rPr>
        <w:t xml:space="preserve">Nigeria Contingency Strategy 2018</w:t>
      </w:r>
    </w:p>
    <w:p w:rsidR="00000000" w:rsidDel="00000000" w:rsidP="00000000" w:rsidRDefault="00000000" w:rsidRPr="00000000" w14:paraId="0000017D">
      <w:pPr>
        <w:pageBreakBefore w:val="0"/>
        <w:jc w:val="center"/>
        <w:rPr>
          <w:sz w:val="22"/>
          <w:szCs w:val="22"/>
        </w:rPr>
      </w:pPr>
      <w:r w:rsidDel="00000000" w:rsidR="00000000" w:rsidRPr="00000000">
        <w:rPr>
          <w:rtl w:val="0"/>
        </w:rPr>
      </w:r>
    </w:p>
    <w:p w:rsidR="00000000" w:rsidDel="00000000" w:rsidP="00000000" w:rsidRDefault="00000000" w:rsidRPr="00000000" w14:paraId="0000017E">
      <w:pPr>
        <w:pageBreakBefore w:val="0"/>
        <w:jc w:val="both"/>
        <w:rPr>
          <w:b w:val="1"/>
          <w:bCs w:val="1"/>
        </w:rPr>
      </w:pPr>
      <w:r w:rsidDel="00000000" w:rsidR="00000000" w:rsidRPr="00000000">
        <w:rPr>
          <w:rtl w:val="0"/>
        </w:rPr>
      </w:r>
    </w:p>
    <w:p w:rsidR="00000000" w:rsidDel="00000000" w:rsidP="00000000" w:rsidRDefault="00000000" w:rsidRPr="00000000" w14:paraId="0000017F">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80">
      <w:pPr>
        <w:pageBreakBefore w:val="0"/>
        <w:jc w:val="both"/>
        <w:rPr>
          <w:b w:val="1"/>
          <w:bCs w:val="1"/>
        </w:rPr>
      </w:pPr>
      <w:r w:rsidDel="00000000" w:rsidR="00000000" w:rsidRPr="00000000">
        <w:rPr>
          <w:rtl w:val="0"/>
        </w:rPr>
      </w:r>
    </w:p>
    <w:p w:rsidR="00000000" w:rsidDel="00000000" w:rsidP="00000000" w:rsidRDefault="00000000" w:rsidRPr="00000000" w14:paraId="00000181">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82">
      <w:pPr>
        <w:pageBreakBefore w:val="0"/>
        <w:jc w:val="both"/>
        <w:rPr/>
      </w:pPr>
      <w:r w:rsidDel="00000000" w:rsidR="00000000" w:rsidRPr="00000000">
        <w:rPr>
          <w:rtl w:val="0"/>
        </w:rPr>
        <w:t xml:space="preserve">Indeed, </w:t>
      </w:r>
      <w:ins w:author="Ryo Shibata" w:id="98" w:date="2023-04-19T03:22:30Z">
        <w:r w:rsidDel="00000000" w:rsidR="00000000" w:rsidRPr="00000000">
          <w:rPr>
            <w:rtl w:val="0"/>
          </w:rPr>
          <w:t xml:space="preserve">the</w:t>
        </w:r>
      </w:ins>
      <w:del w:author="Ryo Shibata" w:id="98" w:date="2023-04-19T03:22:30Z">
        <w:r w:rsidDel="00000000" w:rsidR="00000000" w:rsidRPr="00000000">
          <w:rPr>
            <w:rtl w:val="0"/>
          </w:rPr>
          <w:delText xml:space="preserve">such</w:delText>
        </w:r>
      </w:del>
      <w:r w:rsidDel="00000000" w:rsidR="00000000" w:rsidRPr="00000000">
        <w:rPr>
          <w:rtl w:val="0"/>
        </w:rPr>
        <w:t xml:space="preserve">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83">
      <w:pPr>
        <w:pageBreakBefore w:val="0"/>
        <w:jc w:val="both"/>
        <w:rPr/>
      </w:pPr>
      <w:r w:rsidDel="00000000" w:rsidR="00000000" w:rsidRPr="00000000">
        <w:rPr>
          <w:rtl w:val="0"/>
        </w:rPr>
      </w:r>
    </w:p>
    <w:p w:rsidR="00000000" w:rsidDel="00000000" w:rsidP="00000000" w:rsidRDefault="00000000" w:rsidRPr="00000000" w14:paraId="00000184">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w:t>
      </w:r>
      <w:r w:rsidDel="00000000" w:rsidR="00000000" w:rsidRPr="00000000">
        <w:rPr>
          <w:rtl w:val="0"/>
        </w:rPr>
        <w:t xml:space="preserve"> GDP (USD), ov</w:t>
      </w:r>
      <w:r w:rsidDel="00000000" w:rsidR="00000000" w:rsidRPr="00000000">
        <w:rPr>
          <w:rtl w:val="0"/>
        </w:rPr>
        <w:t xml:space="preserve">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85">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6">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8E">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9"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8F">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90">
      <w:pPr>
        <w:pageBreakBefore w:val="0"/>
        <w:jc w:val="both"/>
        <w:rPr/>
      </w:pPr>
      <w:r w:rsidDel="00000000" w:rsidR="00000000" w:rsidRPr="00000000">
        <w:rPr>
          <w:rtl w:val="0"/>
        </w:rPr>
      </w:r>
    </w:p>
    <w:p w:rsidR="00000000" w:rsidDel="00000000" w:rsidP="00000000" w:rsidRDefault="00000000" w:rsidRPr="00000000" w14:paraId="00000191">
      <w:pPr>
        <w:pageBreakBefore w:val="0"/>
        <w:jc w:val="both"/>
        <w:rPr>
          <w:b w:val="1"/>
          <w:bCs w:val="1"/>
        </w:rPr>
      </w:pPr>
      <w:r w:rsidDel="00000000" w:rsidR="00000000" w:rsidRPr="00000000">
        <w:rPr>
          <w:b w:val="1"/>
          <w:bCs w:val="1"/>
          <w:rtl w:val="0"/>
        </w:rPr>
        <w:t xml:space="preserve">5.2 SOI of Nigeria and Its Implications</w:t>
      </w:r>
    </w:p>
    <w:p w:rsidR="00000000" w:rsidDel="00000000" w:rsidP="00000000" w:rsidRDefault="00000000" w:rsidRPr="00000000" w14:paraId="00000192">
      <w:pPr>
        <w:pageBreakBefore w:val="0"/>
        <w:jc w:val="both"/>
        <w:rPr/>
      </w:pPr>
      <w:r w:rsidDel="00000000" w:rsidR="00000000" w:rsidRPr="00000000">
        <w:rPr>
          <w:rtl w:val="0"/>
        </w:rPr>
        <w:t xml:space="preserve">Nigeria</w:t>
      </w:r>
      <w:ins w:author="Ryo Shibata" w:id="99" w:date="2023-04-19T03:22:40Z">
        <w:r w:rsidDel="00000000" w:rsidR="00000000" w:rsidRPr="00000000">
          <w:rPr>
            <w:rtl w:val="0"/>
          </w:rPr>
          <w:t xml:space="preserve">,</w:t>
        </w:r>
      </w:ins>
      <w:r w:rsidDel="00000000" w:rsidR="00000000" w:rsidRPr="00000000">
        <w:rPr>
          <w:rtl w:val="0"/>
        </w:rPr>
        <w:t xml:space="preserve"> for instance, has a high level of structural optimality as compared with its developed peers. As the regression in Figure 7 suggests (the orange curve represents export increase and the blue curve stands for opportunity gain of the corresponding industry), Nigeria demonstrates an average level of correlation with the suggested developmental path, having an adjusted R-square of around 24.1%. Nigeria ranks in</w:t>
      </w:r>
      <w:ins w:author="Ryo Shibata" w:id="100" w:date="2023-04-19T03:22:49Z">
        <w:r w:rsidDel="00000000" w:rsidR="00000000" w:rsidRPr="00000000">
          <w:rPr>
            <w:rtl w:val="0"/>
          </w:rPr>
          <w:t xml:space="preserve"> the</w:t>
        </w:r>
      </w:ins>
      <w:r w:rsidDel="00000000" w:rsidR="00000000" w:rsidRPr="00000000">
        <w:rPr>
          <w:rtl w:val="0"/>
        </w:rPr>
        <w:t xml:space="preserve"> top quartile among all countries in terms of SOI and has made a low rate of economic progress below its developed peers from 2013 to 2018 with a 5-year GDP growth rate of 3.06%, which is consistent with the regression result in Figure 6. This is in direct contrast to other developed economies such as Japan, where there is low SOI of around -5.7% and a corresponding GDP growth of 9.05% from 2013 to 2018, making it a much slower developing economy during the period. In sum, Nigeria’s mixed economic progress from 2013 to 2018 can be at least partially explained by a development strategy that demonstrates a decent, but not perfect, level of match</w:t>
      </w:r>
      <w:del w:author="Ryo Shibata" w:id="101" w:date="2023-04-19T03:23:02Z">
        <w:r w:rsidDel="00000000" w:rsidR="00000000" w:rsidRPr="00000000">
          <w:rPr>
            <w:rtl w:val="0"/>
          </w:rPr>
          <w:delText xml:space="preserve">es</w:delText>
        </w:r>
      </w:del>
      <w:r w:rsidDel="00000000" w:rsidR="00000000" w:rsidRPr="00000000">
        <w:rPr>
          <w:rtl w:val="0"/>
        </w:rPr>
        <w:t xml:space="preserve"> with our suggested developmental path. </w:t>
      </w:r>
      <w:ins w:author="Ryo Shibata" w:id="102" w:date="2023-04-19T03:23:25Z">
        <w:r w:rsidDel="00000000" w:rsidR="00000000" w:rsidRPr="00000000">
          <w:rPr>
            <w:rtl w:val="0"/>
          </w:rPr>
          <w:t xml:space="preserve">Specifically</w:t>
        </w:r>
      </w:ins>
      <w:del w:author="Ryo Shibata" w:id="102" w:date="2023-04-19T03:23:25Z">
        <w:r w:rsidDel="00000000" w:rsidR="00000000" w:rsidRPr="00000000">
          <w:rPr>
            <w:rtl w:val="0"/>
          </w:rPr>
          <w:delText xml:space="preserve">In specific</w:delText>
        </w:r>
      </w:del>
      <w:r w:rsidDel="00000000" w:rsidR="00000000" w:rsidRPr="00000000">
        <w:rPr>
          <w:rtl w:val="0"/>
        </w:rPr>
        <w:t xml:space="preserve">, Nigeria invested heavily in the Raw </w:t>
      </w:r>
      <w:ins w:author="Ryo Shibata" w:id="103" w:date="2023-04-19T03:23:11Z">
        <w:r w:rsidDel="00000000" w:rsidR="00000000" w:rsidRPr="00000000">
          <w:rPr>
            <w:rtl w:val="0"/>
          </w:rPr>
          <w:t xml:space="preserve">M</w:t>
        </w:r>
      </w:ins>
      <w:del w:author="Ryo Shibata" w:id="103" w:date="2023-04-19T03:23:11Z">
        <w:r w:rsidDel="00000000" w:rsidR="00000000" w:rsidRPr="00000000">
          <w:rPr>
            <w:rtl w:val="0"/>
          </w:rPr>
          <w:delText xml:space="preserve">m</w:delText>
        </w:r>
      </w:del>
      <w:r w:rsidDel="00000000" w:rsidR="00000000" w:rsidRPr="00000000">
        <w:rPr>
          <w:rtl w:val="0"/>
        </w:rPr>
        <w:t xml:space="preserve">anufacturing, while it should have focused more on more complex industry groups such as Daily Instruments. That being said, it stayed fairly in line with our expectations in the metals and precious stones.</w:t>
      </w:r>
      <w:r w:rsidDel="00000000" w:rsidR="00000000" w:rsidRPr="00000000">
        <w:rPr>
          <w:rtl w:val="0"/>
        </w:rPr>
      </w:r>
    </w:p>
    <w:p w:rsidR="00000000" w:rsidDel="00000000" w:rsidP="00000000" w:rsidRDefault="00000000" w:rsidRPr="00000000" w14:paraId="00000193">
      <w:pPr>
        <w:pageBreakBefore w:val="0"/>
        <w:jc w:val="both"/>
        <w:rPr/>
      </w:pPr>
      <w:r w:rsidDel="00000000" w:rsidR="00000000" w:rsidRPr="00000000">
        <w:rPr>
          <w:rtl w:val="0"/>
        </w:rPr>
      </w:r>
    </w:p>
    <w:p w:rsidR="00000000" w:rsidDel="00000000" w:rsidP="00000000" w:rsidRDefault="00000000" w:rsidRPr="00000000" w14:paraId="00000194">
      <w:pPr>
        <w:pageBreakBefore w:val="0"/>
        <w:jc w:val="both"/>
        <w:rPr/>
      </w:pPr>
      <w:r w:rsidDel="00000000" w:rsidR="00000000" w:rsidRPr="00000000">
        <w:rPr/>
        <w:drawing>
          <wp:inline distB="114300" distT="114300" distL="114300" distR="114300">
            <wp:extent cx="5731200" cy="2298700"/>
            <wp:effectExtent b="0" l="0" r="0" t="0"/>
            <wp:docPr id="22"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pageBreakBefore w:val="0"/>
        <w:jc w:val="center"/>
        <w:rPr>
          <w:b w:val="1"/>
          <w:bCs w:val="1"/>
        </w:rPr>
      </w:pPr>
      <w:r w:rsidDel="00000000" w:rsidR="00000000" w:rsidRPr="00000000">
        <w:rPr>
          <w:rtl w:val="0"/>
        </w:rPr>
        <w:t xml:space="preserve">Figure 7: SOI of Nigeria (2009-2014)</w:t>
      </w:r>
      <w:r w:rsidDel="00000000" w:rsidR="00000000" w:rsidRPr="00000000">
        <w:rPr>
          <w:rtl w:val="0"/>
        </w:rPr>
      </w:r>
    </w:p>
    <w:p w:rsidR="00000000" w:rsidDel="00000000" w:rsidP="00000000" w:rsidRDefault="00000000" w:rsidRPr="00000000" w14:paraId="00000196">
      <w:pPr>
        <w:pageBreakBefore w:val="0"/>
        <w:jc w:val="both"/>
        <w:rPr>
          <w:b w:val="1"/>
          <w:bCs w:val="1"/>
        </w:rPr>
      </w:pPr>
      <w:r w:rsidDel="00000000" w:rsidR="00000000" w:rsidRPr="00000000">
        <w:rPr>
          <w:rtl w:val="0"/>
        </w:rPr>
      </w:r>
    </w:p>
    <w:p w:rsidR="00000000" w:rsidDel="00000000" w:rsidP="00000000" w:rsidRDefault="00000000" w:rsidRPr="00000000" w14:paraId="00000197">
      <w:pPr>
        <w:pageBreakBefore w:val="0"/>
        <w:jc w:val="both"/>
        <w:rPr>
          <w:b w:val="1"/>
          <w:bCs w:val="1"/>
        </w:rPr>
      </w:pPr>
      <w:r w:rsidDel="00000000" w:rsidR="00000000" w:rsidRPr="00000000">
        <w:rPr>
          <w:rtl w:val="0"/>
        </w:rPr>
      </w:r>
    </w:p>
    <w:p w:rsidR="00000000" w:rsidDel="00000000" w:rsidP="00000000" w:rsidRDefault="00000000" w:rsidRPr="00000000" w14:paraId="0000019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99">
      <w:pPr>
        <w:pageBreakBefore w:val="0"/>
        <w:jc w:val="both"/>
        <w:rPr/>
      </w:pPr>
      <w:r w:rsidDel="00000000" w:rsidR="00000000" w:rsidRPr="00000000">
        <w:rPr>
          <w:rtl w:val="0"/>
        </w:rPr>
      </w:r>
    </w:p>
    <w:p w:rsidR="00000000" w:rsidDel="00000000" w:rsidP="00000000" w:rsidRDefault="00000000" w:rsidRPr="00000000" w14:paraId="0000019A">
      <w:pPr>
        <w:pageBreakBefore w:val="0"/>
        <w:jc w:val="both"/>
        <w:rPr/>
      </w:pPr>
      <w:r w:rsidDel="00000000" w:rsidR="00000000" w:rsidRPr="00000000">
        <w:rPr>
          <w:rtl w:val="0"/>
        </w:rPr>
        <w:t xml:space="preserve">In conclusion, Nigeria</w:t>
      </w:r>
      <w:del w:author="Ryo Shibata" w:id="104" w:date="2023-04-19T03:23:36Z">
        <w:r w:rsidDel="00000000" w:rsidR="00000000" w:rsidRPr="00000000">
          <w:rPr>
            <w:rtl w:val="0"/>
          </w:rPr>
          <w:delText xml:space="preserve">.</w:delText>
        </w:r>
      </w:del>
      <w:r w:rsidDel="00000000" w:rsidR="00000000" w:rsidRPr="00000000">
        <w:rPr>
          <w:rtl w:val="0"/>
        </w:rPr>
        <w:t xml:space="preserve"> has demonstrated a moderate level of economic growth in terms of annual GDP increase during the period from 2013 to 2018, concurrent with a decrease in economic complexity as compared with other major developed economies. </w:t>
      </w:r>
    </w:p>
    <w:p w:rsidR="00000000" w:rsidDel="00000000" w:rsidP="00000000" w:rsidRDefault="00000000" w:rsidRPr="00000000" w14:paraId="0000019B">
      <w:pPr>
        <w:pageBreakBefore w:val="0"/>
        <w:jc w:val="both"/>
        <w:rPr/>
      </w:pPr>
      <w:r w:rsidDel="00000000" w:rsidR="00000000" w:rsidRPr="00000000">
        <w:rPr>
          <w:rtl w:val="0"/>
        </w:rPr>
      </w:r>
    </w:p>
    <w:p w:rsidR="00000000" w:rsidDel="00000000" w:rsidP="00000000" w:rsidRDefault="00000000" w:rsidRPr="00000000" w14:paraId="0000019C">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Nigeria on the industry group level. The product classification system we adopt allows us to measure the realized industry development for various industry groups and to observe that Nigeria</w:t>
      </w:r>
      <w:r w:rsidDel="00000000" w:rsidR="00000000" w:rsidRPr="00000000">
        <w:rPr>
          <w:rtl w:val="0"/>
        </w:rPr>
        <w:t xml:space="preserve"> consistently relied on developing the Raw manufacturing industry during the period, while its developed counterparts and emerging economies around the globe have adopted much more complex and progressive paths. </w:t>
      </w:r>
      <w:r w:rsidDel="00000000" w:rsidR="00000000" w:rsidRPr="00000000">
        <w:rPr>
          <w:rtl w:val="0"/>
        </w:rPr>
      </w:r>
    </w:p>
    <w:p w:rsidR="00000000" w:rsidDel="00000000" w:rsidP="00000000" w:rsidRDefault="00000000" w:rsidRPr="00000000" w14:paraId="0000019D">
      <w:pPr>
        <w:pageBreakBefore w:val="0"/>
        <w:jc w:val="both"/>
        <w:rPr/>
      </w:pPr>
      <w:r w:rsidDel="00000000" w:rsidR="00000000" w:rsidRPr="00000000">
        <w:rPr>
          <w:rtl w:val="0"/>
        </w:rPr>
      </w:r>
    </w:p>
    <w:p w:rsidR="00000000" w:rsidDel="00000000" w:rsidP="00000000" w:rsidRDefault="00000000" w:rsidRPr="00000000" w14:paraId="0000019E">
      <w:pPr>
        <w:pageBreakBefore w:val="0"/>
        <w:jc w:val="both"/>
        <w:rPr/>
      </w:pPr>
      <w:r w:rsidDel="00000000" w:rsidR="00000000" w:rsidRPr="00000000">
        <w:rPr>
          <w:rtl w:val="0"/>
        </w:rPr>
        <w:t xml:space="preserve">Based on our analysis of the opportunity gain and a sensitivity analysis of major industry groups, Nigeria can further its gains by prioritizing Daily Instruments. We further note that Nigeria has a slightly mismatched development strategy that indicates a moderately high (compared to other developed countries) level of structural optimality on the complexity level, having an adjusted R-square of around 19.5%. Since a significant positive correlation exists between five-year GDP growth and the structural optimality index of an economy as we define and calculate, Nigeria, however, still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9F">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A0">
      <w:pPr>
        <w:pageBreakBefore w:val="0"/>
        <w:rPr/>
      </w:pPr>
      <w:ins w:author="Ryo Shibata" w:id="105" w:date="2023-04-19T03:16:53Z">
        <w:r w:rsidDel="00000000" w:rsidR="00000000" w:rsidRPr="00000000">
          <w:rPr>
            <w:rtl w:val="0"/>
          </w:rPr>
          <w:t xml:space="preserve">Do we need this page?</w:t>
        </w:r>
      </w:ins>
      <w:r w:rsidDel="00000000" w:rsidR="00000000" w:rsidRPr="00000000">
        <w:br w:type="page"/>
      </w:r>
      <w:r w:rsidDel="00000000" w:rsidR="00000000" w:rsidRPr="00000000">
        <w:rPr>
          <w:rtl w:val="0"/>
        </w:rPr>
      </w:r>
    </w:p>
    <w:p w:rsidR="00000000" w:rsidDel="00000000" w:rsidP="00000000" w:rsidRDefault="00000000" w:rsidRPr="00000000" w14:paraId="000001A1">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A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3">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A4">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5">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A6">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7">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A8">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9">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AA">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B">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AC">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D">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AE">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F">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B0">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1">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B2">
      <w:pPr>
        <w:pageBreakBefore w:val="0"/>
        <w:jc w:val="both"/>
        <w:rPr/>
      </w:pPr>
      <w:r w:rsidDel="00000000" w:rsidR="00000000" w:rsidRPr="00000000">
        <w:rPr>
          <w:rtl w:val="0"/>
        </w:rPr>
      </w:r>
    </w:p>
    <w:sectPr>
      <w:headerReference r:id="rId35" w:type="default"/>
      <w:footerReference r:id="rId36" w:type="default"/>
      <w:footerReference r:id="rId37" w:type="first"/>
      <w:footerReference r:id="rId38"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1.png"/><Relationship Id="rId21" Type="http://schemas.openxmlformats.org/officeDocument/2006/relationships/image" Target="media/image12.png"/><Relationship Id="rId24" Type="http://schemas.openxmlformats.org/officeDocument/2006/relationships/image" Target="media/image4.jpg"/><Relationship Id="rId23"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22.png"/><Relationship Id="rId25" Type="http://schemas.openxmlformats.org/officeDocument/2006/relationships/image" Target="media/image14.jpg"/><Relationship Id="rId28" Type="http://schemas.openxmlformats.org/officeDocument/2006/relationships/image" Target="media/image28.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27.png"/><Relationship Id="rId7" Type="http://schemas.openxmlformats.org/officeDocument/2006/relationships/image" Target="media/image26.png"/><Relationship Id="rId8" Type="http://schemas.openxmlformats.org/officeDocument/2006/relationships/image" Target="media/image8.png"/><Relationship Id="rId31" Type="http://schemas.openxmlformats.org/officeDocument/2006/relationships/image" Target="media/image17.png"/><Relationship Id="rId30" Type="http://schemas.openxmlformats.org/officeDocument/2006/relationships/image" Target="media/image21.png"/><Relationship Id="rId11" Type="http://schemas.openxmlformats.org/officeDocument/2006/relationships/image" Target="media/image10.png"/><Relationship Id="rId33" Type="http://schemas.openxmlformats.org/officeDocument/2006/relationships/image" Target="media/image13.png"/><Relationship Id="rId10" Type="http://schemas.openxmlformats.org/officeDocument/2006/relationships/image" Target="media/image16.png"/><Relationship Id="rId32" Type="http://schemas.openxmlformats.org/officeDocument/2006/relationships/image" Target="media/image25.png"/><Relationship Id="rId13" Type="http://schemas.openxmlformats.org/officeDocument/2006/relationships/image" Target="media/image29.png"/><Relationship Id="rId35" Type="http://schemas.openxmlformats.org/officeDocument/2006/relationships/header" Target="header1.xml"/><Relationship Id="rId12" Type="http://schemas.openxmlformats.org/officeDocument/2006/relationships/image" Target="media/image15.png"/><Relationship Id="rId34" Type="http://schemas.openxmlformats.org/officeDocument/2006/relationships/image" Target="media/image19.png"/><Relationship Id="rId15" Type="http://schemas.openxmlformats.org/officeDocument/2006/relationships/image" Target="media/image2.png"/><Relationship Id="rId37" Type="http://schemas.openxmlformats.org/officeDocument/2006/relationships/footer" Target="footer3.xml"/><Relationship Id="rId14" Type="http://schemas.openxmlformats.org/officeDocument/2006/relationships/image" Target="media/image18.png"/><Relationship Id="rId36" Type="http://schemas.openxmlformats.org/officeDocument/2006/relationships/footer" Target="footer2.xml"/><Relationship Id="rId17" Type="http://schemas.openxmlformats.org/officeDocument/2006/relationships/image" Target="media/image9.png"/><Relationship Id="rId16" Type="http://schemas.openxmlformats.org/officeDocument/2006/relationships/image" Target="media/image3.png"/><Relationship Id="rId38" Type="http://schemas.openxmlformats.org/officeDocument/2006/relationships/footer" Target="footer1.xml"/><Relationship Id="rId19" Type="http://schemas.openxmlformats.org/officeDocument/2006/relationships/image" Target="media/image24.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