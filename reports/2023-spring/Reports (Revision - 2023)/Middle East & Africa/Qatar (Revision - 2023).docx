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color w:val="695d46"/>
          <w:sz w:val="22"/>
          <w:szCs w:val="22"/>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17" name="image18.png"/>
            <a:graphic>
              <a:graphicData uri="http://schemas.openxmlformats.org/drawingml/2006/picture">
                <pic:pic>
                  <pic:nvPicPr>
                    <pic:cNvPr descr="horizontal line" id="0" name="image18.png"/>
                    <pic:cNvPicPr preferRelativeResize="0"/>
                  </pic:nvPicPr>
                  <pic:blipFill>
                    <a:blip r:embed="rId7"/>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21" name="image21.png"/>
            <a:graphic>
              <a:graphicData uri="http://schemas.openxmlformats.org/drawingml/2006/picture">
                <pic:pic>
                  <pic:nvPicPr>
                    <pic:cNvPr id="0" name="image21.png"/>
                    <pic:cNvPicPr preferRelativeResize="0"/>
                  </pic:nvPicPr>
                  <pic:blipFill>
                    <a:blip r:embed="rId8"/>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Qatar</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pageBreakBefore w:val="0"/>
        <w:rPr>
          <w:sz w:val="40"/>
          <w:szCs w:val="40"/>
        </w:rPr>
      </w:pPr>
      <w:r w:rsidDel="00000000" w:rsidR="00000000" w:rsidRPr="00000000">
        <w:rPr>
          <w:rFonts w:ascii="PT Sans Narrow" w:cs="PT Sans Narrow" w:eastAsia="PT Sans Narrow" w:hAnsi="PT Sans Narrow"/>
          <w:sz w:val="28"/>
          <w:szCs w:val="28"/>
          <w:rtl w:val="0"/>
        </w:rPr>
        <w:t xml:space="preserve">Haoxian Chen, Davepriyan Gunaratnam, Rohan Macherla, Ajit Akole, Shomik Ghose, Alex Wei-Liang Ku, Sannidhya Modi, Xilin Wang, Alexandra Garcia</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Qatar</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Qatar went through during the period from 2013 to 2018. Specifically, we dive into the topic through a macroeconomic overview of Qatar from the perspective of Gross Domestic Product (GDP) and Economic Complexity Index (ECI), which reflect countries’ production capability and production structure, respectively. We find that during the period of our interest, Qatar demonstrated a low level of economic growth with an average annual GDP growth rate of 3.59%, concurrent with a decrease in economic complexity as compared with other emerging economies. </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lack of progress during the period, we believe, can be partially explained through analysis of the economic and product complexity structure of Qatar on the industry group level. The product classification system we adopt allows us to measure the realized industry development for various industry groups and to observe that Qa</w:t>
      </w:r>
      <w:r w:rsidDel="00000000" w:rsidR="00000000" w:rsidRPr="00000000">
        <w:rPr>
          <w:rtl w:val="0"/>
        </w:rPr>
        <w:t xml:space="preserve">tar consistently relied on developing the High-Complexity Products, Transportation, and Machinery and Construction industries during the period, while its developed counterparts and emerging economies around the globe adopted much more complex and progressive paths. </w:t>
      </w:r>
      <w:r w:rsidDel="00000000" w:rsidR="00000000" w:rsidRPr="00000000">
        <w:rPr>
          <w:rtl w:val="0"/>
        </w:rPr>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a sensitivity analysis of major industry groups, Qatar can further its gains by prioritizing Raw Manufacturing and Services and Utilities. We further note that Qatar has a mismatched development strategy that indicates an average level (compared to other emerging countries) of structural optimality on the complexity level, having an adjusted R-square of around 1.46%. Since a significant positive correlation exists between five-year GDP growth and the structural optimality index of an economy as we define and calculate, Qatar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012">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3">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4">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5">
      <w:pPr>
        <w:pageBreakBefore w:val="0"/>
        <w:jc w:val="both"/>
        <w:rPr/>
      </w:pPr>
      <w:r w:rsidDel="00000000" w:rsidR="00000000" w:rsidRPr="00000000">
        <w:rPr>
          <w:rtl w:val="0"/>
        </w:rPr>
        <w:t xml:space="preserve">In this report, we aim to uncover the economic path Qatar went through during the period from 2013 to 2018. Specifically, we dive into the topic through a macroeconomic overview of Qatar from the perspective of Gross Domestic Product (GDP) and Economic Complexity Index (ECI), which reflect countries’ production capability and production structure, respectively. We then analyze the industrial framework and changes of Qatar during the period based on quantitative measures such as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Qatar, as deduced from regression models we have established on a global scale, which take into account countries’ stances in their product space.</w:t>
      </w:r>
    </w:p>
    <w:p w:rsidR="00000000" w:rsidDel="00000000" w:rsidP="00000000" w:rsidRDefault="00000000" w:rsidRPr="00000000" w14:paraId="00000016">
      <w:pPr>
        <w:pageBreakBefore w:val="0"/>
        <w:jc w:val="both"/>
        <w:rPr/>
      </w:pPr>
      <w:r w:rsidDel="00000000" w:rsidR="00000000" w:rsidRPr="00000000">
        <w:rPr>
          <w:rtl w:val="0"/>
        </w:rPr>
      </w:r>
    </w:p>
    <w:p w:rsidR="00000000" w:rsidDel="00000000" w:rsidP="00000000" w:rsidRDefault="00000000" w:rsidRPr="00000000" w14:paraId="0000001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8">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9">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A">
      <w:pPr>
        <w:pageBreakBefore w:val="0"/>
        <w:jc w:val="both"/>
        <w:rPr/>
      </w:pPr>
      <w:r w:rsidDel="00000000" w:rsidR="00000000" w:rsidRPr="00000000">
        <w:rPr>
          <w:rtl w:val="0"/>
        </w:rPr>
        <w:t xml:space="preserve">Figure 1 illustrates the time-series GDP results for Qatar and two of its peer countries (Kuwait and Qatar) from 2013-2018. Similar to the other countries, Qatar displayed upward growth over the period; notably, its growth was more consistent than both of its peers. </w:t>
      </w:r>
      <w:commentRangeStart w:id="0"/>
      <w:r w:rsidDel="00000000" w:rsidR="00000000" w:rsidRPr="00000000">
        <w:rPr>
          <w:rtl w:val="0"/>
        </w:rPr>
        <w:t xml:space="preserve">Qatar’s average annual growth rate of 3.59% over the five-year period is in the middle of the pack, as it is lower than Kuwait’s 1.54% growth rate but higher than Qatar’s 4.38% growth rate.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B">
      <w:pPr>
        <w:pageBreakBefore w:val="0"/>
        <w:jc w:val="both"/>
        <w:rPr/>
      </w:pPr>
      <w:r w:rsidDel="00000000" w:rsidR="00000000" w:rsidRPr="00000000">
        <w:rPr>
          <w:rtl w:val="0"/>
        </w:rPr>
      </w:r>
    </w:p>
    <w:p w:rsidR="00000000" w:rsidDel="00000000" w:rsidP="00000000" w:rsidRDefault="00000000" w:rsidRPr="00000000" w14:paraId="0000001C">
      <w:pPr>
        <w:pageBreakBefore w:val="0"/>
        <w:jc w:val="center"/>
        <w:rPr/>
      </w:pPr>
      <w:r w:rsidDel="00000000" w:rsidR="00000000" w:rsidRPr="00000000">
        <w:rPr>
          <w:rtl w:val="0"/>
        </w:rPr>
      </w:r>
    </w:p>
    <w:p w:rsidR="00000000" w:rsidDel="00000000" w:rsidP="00000000" w:rsidRDefault="00000000" w:rsidRPr="00000000" w14:paraId="0000001D">
      <w:pPr>
        <w:pageBreakBefore w:val="0"/>
        <w:jc w:val="center"/>
        <w:rPr/>
      </w:pPr>
      <w:r w:rsidDel="00000000" w:rsidR="00000000" w:rsidRPr="00000000">
        <w:rPr/>
        <w:drawing>
          <wp:inline distB="114300" distT="114300" distL="114300" distR="114300">
            <wp:extent cx="3905250" cy="2524125"/>
            <wp:effectExtent b="0" l="0" r="0" t="0"/>
            <wp:docPr id="26"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390525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ageBreakBefore w:val="0"/>
        <w:jc w:val="center"/>
        <w:rPr/>
      </w:pPr>
      <w:r w:rsidDel="00000000" w:rsidR="00000000" w:rsidRPr="00000000">
        <w:rPr>
          <w:rtl w:val="0"/>
        </w:rPr>
        <w:t xml:space="preserve">Figure 1: GDP Comparison Among Peer Countries</w:t>
      </w:r>
    </w:p>
    <w:p w:rsidR="00000000" w:rsidDel="00000000" w:rsidP="00000000" w:rsidRDefault="00000000" w:rsidRPr="00000000" w14:paraId="0000001F">
      <w:pPr>
        <w:pageBreakBefore w:val="0"/>
        <w:jc w:val="center"/>
        <w:rPr/>
      </w:pPr>
      <w:r w:rsidDel="00000000" w:rsidR="00000000" w:rsidRPr="00000000">
        <w:rPr>
          <w:rtl w:val="0"/>
        </w:rPr>
      </w:r>
    </w:p>
    <w:p w:rsidR="00000000" w:rsidDel="00000000" w:rsidP="00000000" w:rsidRDefault="00000000" w:rsidRPr="00000000" w14:paraId="00000020">
      <w:pPr>
        <w:pageBreakBefore w:val="0"/>
        <w:jc w:val="center"/>
        <w:rPr/>
      </w:pPr>
      <w:r w:rsidDel="00000000" w:rsidR="00000000" w:rsidRPr="00000000">
        <w:rPr>
          <w:rtl w:val="0"/>
        </w:rPr>
      </w:r>
    </w:p>
    <w:p w:rsidR="00000000" w:rsidDel="00000000" w:rsidP="00000000" w:rsidRDefault="00000000" w:rsidRPr="00000000" w14:paraId="00000021">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2">
      <w:pPr>
        <w:pageBreakBefore w:val="0"/>
        <w:jc w:val="both"/>
        <w:rPr/>
      </w:pPr>
      <w:r w:rsidDel="00000000" w:rsidR="00000000" w:rsidRPr="00000000">
        <w:rPr>
          <w:rtl w:val="0"/>
        </w:rPr>
        <w:t xml:space="preserve">The Economic Complexity Index (ECI), as defined by </w:t>
      </w:r>
      <w:r w:rsidDel="00000000" w:rsidR="00000000" w:rsidRPr="00000000">
        <w:rPr>
          <w:rtl w:val="0"/>
        </w:rPr>
        <w:t xml:space="preserve">Ricard</w:t>
      </w:r>
      <w:r w:rsidDel="00000000" w:rsidR="00000000" w:rsidRPr="00000000">
        <w:rPr>
          <w:rtl w:val="0"/>
        </w:rPr>
        <w:t xml:space="preserve">o Hausmann and Cesar Hidalgo in 2009 to explain the knowledge accumulated in a country's population, is illustrated in Figure 2. As shown, Qatar exhibits a significant percent decrease in production capability from 2013 to 2018; Qatar’s ECI change of -157.10% is lower than both that of Qatar (-69.32%) and Kuwait (77.89%). </w:t>
      </w:r>
    </w:p>
    <w:p w:rsidR="00000000" w:rsidDel="00000000" w:rsidP="00000000" w:rsidRDefault="00000000" w:rsidRPr="00000000" w14:paraId="00000023">
      <w:pPr>
        <w:pageBreakBefore w:val="0"/>
        <w:jc w:val="both"/>
        <w:rPr/>
      </w:pPr>
      <w:r w:rsidDel="00000000" w:rsidR="00000000" w:rsidRPr="00000000">
        <w:rPr>
          <w:rtl w:val="0"/>
        </w:rPr>
      </w:r>
    </w:p>
    <w:p w:rsidR="00000000" w:rsidDel="00000000" w:rsidP="00000000" w:rsidRDefault="00000000" w:rsidRPr="00000000" w14:paraId="00000024">
      <w:pPr>
        <w:pageBreakBefore w:val="0"/>
        <w:jc w:val="both"/>
        <w:rPr/>
      </w:pPr>
      <w:r w:rsidDel="00000000" w:rsidR="00000000" w:rsidRPr="00000000">
        <w:rPr>
          <w:rtl w:val="0"/>
        </w:rPr>
        <w:t xml:space="preserve">     </w:t>
        <w:tab/>
      </w:r>
    </w:p>
    <w:p w:rsidR="00000000" w:rsidDel="00000000" w:rsidP="00000000" w:rsidRDefault="00000000" w:rsidRPr="00000000" w14:paraId="00000025">
      <w:pPr>
        <w:pageBreakBefore w:val="0"/>
        <w:jc w:val="center"/>
        <w:rPr/>
      </w:pPr>
      <w:r w:rsidDel="00000000" w:rsidR="00000000" w:rsidRPr="00000000">
        <w:rPr/>
        <w:drawing>
          <wp:inline distB="114300" distT="114300" distL="114300" distR="114300">
            <wp:extent cx="3867150" cy="2581275"/>
            <wp:effectExtent b="0" l="0" r="0" t="0"/>
            <wp:docPr id="1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867150"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ageBreakBefore w:val="0"/>
        <w:jc w:val="center"/>
        <w:rPr/>
      </w:pPr>
      <w:r w:rsidDel="00000000" w:rsidR="00000000" w:rsidRPr="00000000">
        <w:rPr>
          <w:rtl w:val="0"/>
        </w:rPr>
        <w:t xml:space="preserve">       Figure 2: ECI Comparison                        </w:t>
      </w:r>
    </w:p>
    <w:p w:rsidR="00000000" w:rsidDel="00000000" w:rsidP="00000000" w:rsidRDefault="00000000" w:rsidRPr="00000000" w14:paraId="00000027">
      <w:pPr>
        <w:pageBreakBefore w:val="0"/>
        <w:jc w:val="center"/>
        <w:rPr/>
      </w:pPr>
      <w:r w:rsidDel="00000000" w:rsidR="00000000" w:rsidRPr="00000000">
        <w:rPr>
          <w:rtl w:val="0"/>
        </w:rPr>
      </w:r>
    </w:p>
    <w:p w:rsidR="00000000" w:rsidDel="00000000" w:rsidP="00000000" w:rsidRDefault="00000000" w:rsidRPr="00000000" w14:paraId="00000028">
      <w:pPr>
        <w:pageBreakBefore w:val="0"/>
        <w:jc w:val="center"/>
        <w:rPr/>
      </w:pPr>
      <w:r w:rsidDel="00000000" w:rsidR="00000000" w:rsidRPr="00000000">
        <w:rPr/>
        <w:drawing>
          <wp:inline distB="114300" distT="114300" distL="114300" distR="114300">
            <wp:extent cx="4552950" cy="2571750"/>
            <wp:effectExtent b="0" l="0" r="0" t="0"/>
            <wp:docPr id="11"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455295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ageBreakBefore w:val="0"/>
        <w:jc w:val="center"/>
        <w:rPr/>
      </w:pPr>
      <w:r w:rsidDel="00000000" w:rsidR="00000000" w:rsidRPr="00000000">
        <w:rPr>
          <w:rtl w:val="0"/>
        </w:rPr>
      </w:r>
    </w:p>
    <w:p w:rsidR="00000000" w:rsidDel="00000000" w:rsidP="00000000" w:rsidRDefault="00000000" w:rsidRPr="00000000" w14:paraId="0000002A">
      <w:pPr>
        <w:pageBreakBefore w:val="0"/>
        <w:jc w:val="center"/>
        <w:rPr/>
      </w:pPr>
      <w:r w:rsidDel="00000000" w:rsidR="00000000" w:rsidRPr="00000000">
        <w:rPr>
          <w:rtl w:val="0"/>
        </w:rPr>
        <w:t xml:space="preserve">    Figure 3: GDP Growth and ECI (Qatar)</w:t>
      </w:r>
    </w:p>
    <w:p w:rsidR="00000000" w:rsidDel="00000000" w:rsidP="00000000" w:rsidRDefault="00000000" w:rsidRPr="00000000" w14:paraId="0000002B">
      <w:pPr>
        <w:pageBreakBefore w:val="0"/>
        <w:jc w:val="both"/>
        <w:rPr/>
      </w:pPr>
      <w:r w:rsidDel="00000000" w:rsidR="00000000" w:rsidRPr="00000000">
        <w:rPr>
          <w:rtl w:val="0"/>
        </w:rPr>
      </w:r>
    </w:p>
    <w:p w:rsidR="00000000" w:rsidDel="00000000" w:rsidP="00000000" w:rsidRDefault="00000000" w:rsidRPr="00000000" w14:paraId="0000002C">
      <w:pPr>
        <w:pageBreakBefore w:val="0"/>
        <w:jc w:val="both"/>
        <w:rPr/>
      </w:pPr>
      <w:r w:rsidDel="00000000" w:rsidR="00000000" w:rsidRPr="00000000">
        <w:rPr>
          <w:rtl w:val="0"/>
        </w:rPr>
        <w:t xml:space="preserve">Figure 3 offers a further comparison of GDP Growth and ECI over the time span from 2013 to 2018 for Qatar. The steady increase in GDP growth during the period from 2013 to 2018 is accompanied by a volatile eventual decrease in ECI. The results show that the economic growth experienced by Qatar during the period from 2013 to 2018, though relatively stable, is not very consistent with the predictions by ECI and that Qatar had not yet effectively developed a competitive product space that helps to accumulate complicated knowledge and technology. In order to provide a more concrete answer to why this has happened, we will dive into an analysis of Qatar’s production structure and its product space designs in the next few chapters. </w:t>
      </w:r>
    </w:p>
    <w:p w:rsidR="00000000" w:rsidDel="00000000" w:rsidP="00000000" w:rsidRDefault="00000000" w:rsidRPr="00000000" w14:paraId="0000002D">
      <w:pPr>
        <w:pageBreakBefore w:val="0"/>
        <w:jc w:val="both"/>
        <w:rPr>
          <w:b w:val="1"/>
          <w:bCs w:val="1"/>
        </w:rPr>
      </w:pPr>
      <w:r w:rsidDel="00000000" w:rsidR="00000000" w:rsidRPr="00000000">
        <w:rPr>
          <w:rtl w:val="0"/>
        </w:rPr>
      </w:r>
    </w:p>
    <w:p w:rsidR="00000000" w:rsidDel="00000000" w:rsidP="00000000" w:rsidRDefault="00000000" w:rsidRPr="00000000" w14:paraId="0000002E">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2F">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0">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1">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w:t>
      </w:r>
      <w:ins w:author="Ryo Shibata" w:id="0" w:date="2023-04-19T23:05:03Z">
        <w:r w:rsidDel="00000000" w:rsidR="00000000" w:rsidRPr="00000000">
          <w:rPr>
            <w:rtl w:val="0"/>
          </w:rPr>
          <w:t xml:space="preserve">,</w:t>
        </w:r>
      </w:ins>
      <w:r w:rsidDel="00000000" w:rsidR="00000000" w:rsidRPr="00000000">
        <w:rPr>
          <w:rtl w:val="0"/>
        </w:rPr>
        <w:t xml:space="preserve">000 categories of products. In order to have a holistic vision of the product space of a country, however, a level of categorization is required. Products in our data source are label</w:t>
      </w:r>
      <w:del w:author="Ryo Shibata" w:id="1" w:date="2023-04-19T23:05:07Z">
        <w:r w:rsidDel="00000000" w:rsidR="00000000" w:rsidRPr="00000000">
          <w:rPr>
            <w:rtl w:val="0"/>
          </w:rPr>
          <w:delText xml:space="preserve">l</w:delText>
        </w:r>
      </w:del>
      <w:r w:rsidDel="00000000" w:rsidR="00000000" w:rsidRPr="00000000">
        <w:rPr>
          <w:rtl w:val="0"/>
        </w:rPr>
        <w:t xml:space="preserve">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32">
      <w:pPr>
        <w:pageBreakBefore w:val="0"/>
        <w:jc w:val="both"/>
        <w:rPr/>
      </w:pPr>
      <w:r w:rsidDel="00000000" w:rsidR="00000000" w:rsidRPr="00000000">
        <w:rPr>
          <w:rtl w:val="0"/>
        </w:rPr>
      </w:r>
    </w:p>
    <w:p w:rsidR="00000000" w:rsidDel="00000000" w:rsidP="00000000" w:rsidRDefault="00000000" w:rsidRPr="00000000" w14:paraId="00000033">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4">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5">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6">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7">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8">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9">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5">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1">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B">
      <w:pPr>
        <w:pageBreakBefore w:val="0"/>
        <w:jc w:val="both"/>
        <w:rPr/>
      </w:pPr>
      <w:r w:rsidDel="00000000" w:rsidR="00000000" w:rsidRPr="00000000">
        <w:rPr>
          <w:rtl w:val="0"/>
        </w:rPr>
      </w:r>
    </w:p>
    <w:p w:rsidR="00000000" w:rsidDel="00000000" w:rsidP="00000000" w:rsidRDefault="00000000" w:rsidRPr="00000000" w14:paraId="0000005C">
      <w:pPr>
        <w:pageBreakBefore w:val="0"/>
        <w:jc w:val="center"/>
        <w:rPr/>
      </w:pPr>
      <w:r w:rsidDel="00000000" w:rsidR="00000000" w:rsidRPr="00000000">
        <w:rPr>
          <w:rtl w:val="0"/>
        </w:rPr>
        <w:t xml:space="preserve">Table 1: Categorization of Products</w:t>
      </w:r>
    </w:p>
    <w:p w:rsidR="00000000" w:rsidDel="00000000" w:rsidP="00000000" w:rsidRDefault="00000000" w:rsidRPr="00000000" w14:paraId="0000005D">
      <w:pPr>
        <w:pageBreakBefore w:val="0"/>
        <w:jc w:val="both"/>
        <w:rPr/>
      </w:pPr>
      <w:r w:rsidDel="00000000" w:rsidR="00000000" w:rsidRPr="00000000">
        <w:rPr>
          <w:rtl w:val="0"/>
        </w:rPr>
      </w:r>
    </w:p>
    <w:p w:rsidR="00000000" w:rsidDel="00000000" w:rsidP="00000000" w:rsidRDefault="00000000" w:rsidRPr="00000000" w14:paraId="0000005E">
      <w:pPr>
        <w:pageBreakBefore w:val="0"/>
        <w:jc w:val="both"/>
        <w:rPr/>
      </w:pPr>
      <w:r w:rsidDel="00000000" w:rsidR="00000000" w:rsidRPr="00000000">
        <w:rPr>
          <w:rtl w:val="0"/>
        </w:rPr>
        <w:t xml:space="preserve">We further observe a positive correlation between </w:t>
      </w:r>
      <w:del w:author="Ryo Shibata" w:id="2" w:date="2023-04-19T23:05:20Z">
        <w:r w:rsidDel="00000000" w:rsidR="00000000" w:rsidRPr="00000000">
          <w:rPr>
            <w:rtl w:val="0"/>
          </w:rPr>
          <w:delText xml:space="preserve">the </w:delText>
        </w:r>
      </w:del>
      <w:r w:rsidDel="00000000" w:rsidR="00000000" w:rsidRPr="00000000">
        <w:rPr>
          <w:rtl w:val="0"/>
        </w:rPr>
        <w:t xml:space="preserve">GDP and the export of High-complexity Products. A higher adjusted R-square exists between GDP and High-complexity Products exports, indicating that more successful economi</w:t>
      </w:r>
      <w:ins w:author="Ryo Shibata" w:id="3" w:date="2023-04-19T23:05:26Z">
        <w:r w:rsidDel="00000000" w:rsidR="00000000" w:rsidRPr="00000000">
          <w:rPr>
            <w:rtl w:val="0"/>
          </w:rPr>
          <w:t xml:space="preserve">e</w:t>
        </w:r>
      </w:ins>
      <w:del w:author="Ryo Shibata" w:id="3" w:date="2023-04-19T23:05:26Z">
        <w:r w:rsidDel="00000000" w:rsidR="00000000" w:rsidRPr="00000000">
          <w:rPr>
            <w:rtl w:val="0"/>
          </w:rPr>
          <w:delText xml:space="preserve">c</w:delText>
        </w:r>
      </w:del>
      <w:r w:rsidDel="00000000" w:rsidR="00000000" w:rsidRPr="00000000">
        <w:rPr>
          <w:rtl w:val="0"/>
        </w:rPr>
        <w:t xml:space="preserve">s, as measured by GDP, tend to be those that are capable of producing and exporting High-complexity Products as we define them. </w:t>
      </w:r>
      <w:del w:author="Ryo Shibata" w:id="4" w:date="2023-04-19T23:05:32Z">
        <w:r w:rsidDel="00000000" w:rsidR="00000000" w:rsidRPr="00000000">
          <w:rPr>
            <w:rtl w:val="0"/>
          </w:rPr>
          <w:delText xml:space="preserve">The </w:delText>
        </w:r>
      </w:del>
      <w:r w:rsidDel="00000000" w:rsidR="00000000" w:rsidRPr="00000000">
        <w:rPr>
          <w:rtl w:val="0"/>
        </w:rPr>
        <w:t xml:space="preserve">Figure</w:t>
      </w:r>
      <w:ins w:author="Ryo Shibata" w:id="5" w:date="2023-04-19T23:05:33Z">
        <w:r w:rsidDel="00000000" w:rsidR="00000000" w:rsidRPr="00000000">
          <w:rPr>
            <w:rtl w:val="0"/>
          </w:rPr>
          <w:t xml:space="preserve">s</w:t>
        </w:r>
      </w:ins>
      <w:r w:rsidDel="00000000" w:rsidR="00000000" w:rsidRPr="00000000">
        <w:rPr>
          <w:rtl w:val="0"/>
        </w:rPr>
        <w:t xml:space="preserve"> 3 and 4 show the OLS results in a universe of 107 and 21 typical countries respectively.</w:t>
      </w:r>
    </w:p>
    <w:p w:rsidR="00000000" w:rsidDel="00000000" w:rsidP="00000000" w:rsidRDefault="00000000" w:rsidRPr="00000000" w14:paraId="0000005F">
      <w:pPr>
        <w:pageBreakBefore w:val="0"/>
        <w:jc w:val="both"/>
        <w:rPr/>
      </w:pPr>
      <w:r w:rsidDel="00000000" w:rsidR="00000000" w:rsidRPr="00000000">
        <w:rPr>
          <w:rtl w:val="0"/>
        </w:rPr>
      </w:r>
    </w:p>
    <w:p w:rsidR="00000000" w:rsidDel="00000000" w:rsidP="00000000" w:rsidRDefault="00000000" w:rsidRPr="00000000" w14:paraId="00000060">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1">
            <w:pPr>
              <w:pageBreakBefore w:val="0"/>
              <w:jc w:val="center"/>
              <w:rPr/>
            </w:pPr>
            <w:r w:rsidDel="00000000" w:rsidR="00000000" w:rsidRPr="00000000">
              <w:rPr>
                <w:rtl w:val="0"/>
              </w:rPr>
            </w:r>
          </w:p>
        </w:tc>
        <w:tc>
          <w:tcPr/>
          <w:p w:rsidR="00000000" w:rsidDel="00000000" w:rsidP="00000000" w:rsidRDefault="00000000" w:rsidRPr="00000000" w14:paraId="00000062">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3">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4">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5">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66">
            <w:pPr>
              <w:pageBreakBefore w:val="0"/>
              <w:jc w:val="center"/>
              <w:rPr/>
            </w:pPr>
            <w:r w:rsidDel="00000000" w:rsidR="00000000" w:rsidRPr="00000000">
              <w:rPr>
                <w:rtl w:val="0"/>
              </w:rPr>
              <w:t xml:space="preserve">0.075</w:t>
            </w:r>
          </w:p>
        </w:tc>
        <w:tc>
          <w:tcPr>
            <w:vAlign w:val="bottom"/>
          </w:tcPr>
          <w:p w:rsidR="00000000" w:rsidDel="00000000" w:rsidP="00000000" w:rsidRDefault="00000000" w:rsidRPr="00000000" w14:paraId="00000067">
            <w:pPr>
              <w:pageBreakBefore w:val="0"/>
              <w:jc w:val="center"/>
              <w:rPr/>
            </w:pPr>
            <w:r w:rsidDel="00000000" w:rsidR="00000000" w:rsidRPr="00000000">
              <w:rPr>
                <w:rtl w:val="0"/>
              </w:rPr>
              <w:t xml:space="preserve">0.006</w:t>
            </w:r>
          </w:p>
        </w:tc>
        <w:tc>
          <w:tcPr>
            <w:vAlign w:val="bottom"/>
          </w:tcPr>
          <w:p w:rsidR="00000000" w:rsidDel="00000000" w:rsidP="00000000" w:rsidRDefault="00000000" w:rsidRPr="00000000" w14:paraId="00000068">
            <w:pPr>
              <w:pageBreakBefore w:val="0"/>
              <w:jc w:val="center"/>
              <w:rPr/>
            </w:pPr>
            <w:r w:rsidDel="00000000" w:rsidR="00000000" w:rsidRPr="00000000">
              <w:rPr>
                <w:rtl w:val="0"/>
              </w:rPr>
              <w:t xml:space="preserve">0.002</w:t>
            </w:r>
          </w:p>
        </w:tc>
      </w:tr>
      <w:tr>
        <w:trPr>
          <w:cantSplit w:val="0"/>
          <w:tblHeader w:val="0"/>
        </w:trPr>
        <w:tc>
          <w:tcPr/>
          <w:p w:rsidR="00000000" w:rsidDel="00000000" w:rsidP="00000000" w:rsidRDefault="00000000" w:rsidRPr="00000000" w14:paraId="00000069">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A">
            <w:pPr>
              <w:pageBreakBefore w:val="0"/>
              <w:jc w:val="center"/>
              <w:rPr>
                <w:highlight w:val="white"/>
              </w:rPr>
            </w:pPr>
            <w:r w:rsidDel="00000000" w:rsidR="00000000" w:rsidRPr="00000000">
              <w:rPr>
                <w:highlight w:val="white"/>
                <w:rtl w:val="0"/>
              </w:rPr>
              <w:t xml:space="preserve">9.556</w:t>
            </w:r>
          </w:p>
        </w:tc>
        <w:tc>
          <w:tcPr>
            <w:vAlign w:val="bottom"/>
          </w:tcPr>
          <w:p w:rsidR="00000000" w:rsidDel="00000000" w:rsidP="00000000" w:rsidRDefault="00000000" w:rsidRPr="00000000" w14:paraId="0000006B">
            <w:pPr>
              <w:pageBreakBefore w:val="0"/>
              <w:jc w:val="center"/>
              <w:rPr>
                <w:highlight w:val="white"/>
              </w:rPr>
            </w:pPr>
            <w:r w:rsidDel="00000000" w:rsidR="00000000" w:rsidRPr="00000000">
              <w:rPr>
                <w:highlight w:val="white"/>
                <w:rtl w:val="0"/>
              </w:rPr>
              <w:t xml:space="preserve">1.638</w:t>
            </w:r>
          </w:p>
        </w:tc>
        <w:tc>
          <w:tcPr>
            <w:vAlign w:val="bottom"/>
          </w:tcPr>
          <w:p w:rsidR="00000000" w:rsidDel="00000000" w:rsidP="00000000" w:rsidRDefault="00000000" w:rsidRPr="00000000" w14:paraId="0000006C">
            <w:pPr>
              <w:pageBreakBefore w:val="0"/>
              <w:jc w:val="center"/>
              <w:rPr/>
            </w:pPr>
            <w:r w:rsidDel="00000000" w:rsidR="00000000" w:rsidRPr="00000000">
              <w:rPr>
                <w:rtl w:val="0"/>
              </w:rPr>
              <w:t xml:space="preserve">1.175</w:t>
            </w:r>
          </w:p>
        </w:tc>
      </w:tr>
      <w:tr>
        <w:trPr>
          <w:cantSplit w:val="0"/>
          <w:tblHeader w:val="0"/>
        </w:trPr>
        <w:tc>
          <w:tcPr/>
          <w:p w:rsidR="00000000" w:rsidDel="00000000" w:rsidP="00000000" w:rsidRDefault="00000000" w:rsidRPr="00000000" w14:paraId="0000006D">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6E">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6F">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70">
            <w:pPr>
              <w:pageBreakBefore w:val="0"/>
              <w:jc w:val="center"/>
              <w:rPr/>
            </w:pPr>
            <w:r w:rsidDel="00000000" w:rsidR="00000000" w:rsidRPr="00000000">
              <w:rPr>
                <w:rtl w:val="0"/>
              </w:rPr>
              <w:t xml:space="preserve">107</w:t>
            </w:r>
          </w:p>
        </w:tc>
      </w:tr>
    </w:tbl>
    <w:p w:rsidR="00000000" w:rsidDel="00000000" w:rsidP="00000000" w:rsidRDefault="00000000" w:rsidRPr="00000000" w14:paraId="00000071">
      <w:pPr>
        <w:pageBreakBefore w:val="0"/>
        <w:jc w:val="center"/>
        <w:rPr/>
      </w:pPr>
      <w:r w:rsidDel="00000000" w:rsidR="00000000" w:rsidRPr="00000000">
        <w:rPr>
          <w:rtl w:val="0"/>
        </w:rPr>
      </w:r>
    </w:p>
    <w:p w:rsidR="00000000" w:rsidDel="00000000" w:rsidP="00000000" w:rsidRDefault="00000000" w:rsidRPr="00000000" w14:paraId="00000072">
      <w:pPr>
        <w:pageBreakBefore w:val="0"/>
        <w:jc w:val="center"/>
        <w:rPr/>
      </w:pPr>
      <w:r w:rsidDel="00000000" w:rsidR="00000000" w:rsidRPr="00000000">
        <w:rPr>
          <w:rtl w:val="0"/>
        </w:rPr>
        <w:t xml:space="preserve">Figure 3: OLS Regression Results of GDP against Percentage Volume of Exports </w:t>
      </w:r>
    </w:p>
    <w:p w:rsidR="00000000" w:rsidDel="00000000" w:rsidP="00000000" w:rsidRDefault="00000000" w:rsidRPr="00000000" w14:paraId="00000073">
      <w:pPr>
        <w:pageBreakBefore w:val="0"/>
        <w:jc w:val="both"/>
        <w:rPr/>
      </w:pPr>
      <w:r w:rsidDel="00000000" w:rsidR="00000000" w:rsidRPr="00000000">
        <w:rPr>
          <w:rtl w:val="0"/>
        </w:rPr>
      </w:r>
    </w:p>
    <w:p w:rsidR="00000000" w:rsidDel="00000000" w:rsidP="00000000" w:rsidRDefault="00000000" w:rsidRPr="00000000" w14:paraId="00000074">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5">
            <w:pPr>
              <w:pageBreakBefore w:val="0"/>
              <w:jc w:val="center"/>
              <w:rPr/>
            </w:pPr>
            <w:r w:rsidDel="00000000" w:rsidR="00000000" w:rsidRPr="00000000">
              <w:rPr>
                <w:rtl w:val="0"/>
              </w:rPr>
            </w:r>
          </w:p>
        </w:tc>
        <w:tc>
          <w:tcPr/>
          <w:p w:rsidR="00000000" w:rsidDel="00000000" w:rsidP="00000000" w:rsidRDefault="00000000" w:rsidRPr="00000000" w14:paraId="00000076">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7">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8">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9">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7A">
            <w:pPr>
              <w:pageBreakBefore w:val="0"/>
              <w:jc w:val="center"/>
              <w:rPr/>
            </w:pPr>
            <w:r w:rsidDel="00000000" w:rsidR="00000000" w:rsidRPr="00000000">
              <w:rPr>
                <w:rtl w:val="0"/>
              </w:rPr>
              <w:t xml:space="preserve">0.149</w:t>
            </w:r>
          </w:p>
        </w:tc>
        <w:tc>
          <w:tcPr>
            <w:vAlign w:val="bottom"/>
          </w:tcPr>
          <w:p w:rsidR="00000000" w:rsidDel="00000000" w:rsidP="00000000" w:rsidRDefault="00000000" w:rsidRPr="00000000" w14:paraId="0000007B">
            <w:pPr>
              <w:pageBreakBefore w:val="0"/>
              <w:jc w:val="center"/>
              <w:rPr/>
            </w:pPr>
            <w:r w:rsidDel="00000000" w:rsidR="00000000" w:rsidRPr="00000000">
              <w:rPr>
                <w:rtl w:val="0"/>
              </w:rPr>
              <w:t xml:space="preserve">0.003</w:t>
            </w:r>
          </w:p>
        </w:tc>
        <w:tc>
          <w:tcPr>
            <w:vAlign w:val="bottom"/>
          </w:tcPr>
          <w:p w:rsidR="00000000" w:rsidDel="00000000" w:rsidP="00000000" w:rsidRDefault="00000000" w:rsidRPr="00000000" w14:paraId="0000007C">
            <w:pPr>
              <w:pageBreakBefore w:val="0"/>
              <w:jc w:val="center"/>
              <w:rPr/>
            </w:pPr>
            <w:r w:rsidDel="00000000" w:rsidR="00000000" w:rsidRPr="00000000">
              <w:rPr>
                <w:rtl w:val="0"/>
              </w:rPr>
              <w:t xml:space="preserve">-0.012</w:t>
            </w:r>
          </w:p>
        </w:tc>
      </w:tr>
      <w:tr>
        <w:trPr>
          <w:cantSplit w:val="0"/>
          <w:tblHeader w:val="0"/>
        </w:trPr>
        <w:tc>
          <w:tcPr/>
          <w:p w:rsidR="00000000" w:rsidDel="00000000" w:rsidP="00000000" w:rsidRDefault="00000000" w:rsidRPr="00000000" w14:paraId="0000007D">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E">
            <w:pPr>
              <w:pageBreakBefore w:val="0"/>
              <w:jc w:val="center"/>
              <w:rPr>
                <w:highlight w:val="white"/>
              </w:rPr>
            </w:pPr>
            <w:r w:rsidDel="00000000" w:rsidR="00000000" w:rsidRPr="00000000">
              <w:rPr>
                <w:highlight w:val="white"/>
                <w:rtl w:val="0"/>
              </w:rPr>
              <w:t xml:space="preserve">4.510</w:t>
            </w:r>
          </w:p>
        </w:tc>
        <w:tc>
          <w:tcPr>
            <w:vAlign w:val="bottom"/>
          </w:tcPr>
          <w:p w:rsidR="00000000" w:rsidDel="00000000" w:rsidP="00000000" w:rsidRDefault="00000000" w:rsidRPr="00000000" w14:paraId="0000007F">
            <w:pPr>
              <w:pageBreakBefore w:val="0"/>
              <w:jc w:val="center"/>
              <w:rPr>
                <w:highlight w:val="white"/>
              </w:rPr>
            </w:pPr>
            <w:r w:rsidDel="00000000" w:rsidR="00000000" w:rsidRPr="00000000">
              <w:rPr>
                <w:highlight w:val="white"/>
                <w:rtl w:val="0"/>
              </w:rPr>
              <w:t xml:space="preserve">1.059</w:t>
            </w:r>
          </w:p>
        </w:tc>
        <w:tc>
          <w:tcPr>
            <w:vAlign w:val="bottom"/>
          </w:tcPr>
          <w:p w:rsidR="00000000" w:rsidDel="00000000" w:rsidP="00000000" w:rsidRDefault="00000000" w:rsidRPr="00000000" w14:paraId="00000080">
            <w:pPr>
              <w:pageBreakBefore w:val="0"/>
              <w:jc w:val="center"/>
              <w:rPr/>
            </w:pPr>
            <w:r w:rsidDel="00000000" w:rsidR="00000000" w:rsidRPr="00000000">
              <w:rPr>
                <w:rtl w:val="0"/>
              </w:rPr>
              <w:t xml:space="preserve">0.7542</w:t>
            </w:r>
          </w:p>
        </w:tc>
      </w:tr>
      <w:tr>
        <w:trPr>
          <w:cantSplit w:val="0"/>
          <w:tblHeader w:val="0"/>
        </w:trPr>
        <w:tc>
          <w:tcPr/>
          <w:p w:rsidR="00000000" w:rsidDel="00000000" w:rsidP="00000000" w:rsidRDefault="00000000" w:rsidRPr="00000000" w14:paraId="00000081">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2">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3">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4">
            <w:pPr>
              <w:pageBreakBefore w:val="0"/>
              <w:jc w:val="center"/>
              <w:rPr/>
            </w:pPr>
            <w:r w:rsidDel="00000000" w:rsidR="00000000" w:rsidRPr="00000000">
              <w:rPr>
                <w:rtl w:val="0"/>
              </w:rPr>
              <w:t xml:space="preserve">21</w:t>
            </w:r>
          </w:p>
        </w:tc>
      </w:tr>
    </w:tbl>
    <w:p w:rsidR="00000000" w:rsidDel="00000000" w:rsidP="00000000" w:rsidRDefault="00000000" w:rsidRPr="00000000" w14:paraId="00000085">
      <w:pPr>
        <w:pageBreakBefore w:val="0"/>
        <w:jc w:val="center"/>
        <w:rPr/>
      </w:pPr>
      <w:r w:rsidDel="00000000" w:rsidR="00000000" w:rsidRPr="00000000">
        <w:rPr>
          <w:rtl w:val="0"/>
        </w:rPr>
      </w:r>
    </w:p>
    <w:p w:rsidR="00000000" w:rsidDel="00000000" w:rsidP="00000000" w:rsidRDefault="00000000" w:rsidRPr="00000000" w14:paraId="00000086">
      <w:pPr>
        <w:pageBreakBefore w:val="0"/>
        <w:jc w:val="center"/>
        <w:rPr/>
      </w:pPr>
      <w:r w:rsidDel="00000000" w:rsidR="00000000" w:rsidRPr="00000000">
        <w:rPr>
          <w:rtl w:val="0"/>
        </w:rPr>
        <w:t xml:space="preserve">Figure 4: OLS Regression Results of GDP against Volume of Percentage Exports</w:t>
      </w:r>
    </w:p>
    <w:p w:rsidR="00000000" w:rsidDel="00000000" w:rsidP="00000000" w:rsidRDefault="00000000" w:rsidRPr="00000000" w14:paraId="00000087">
      <w:pPr>
        <w:pageBreakBefore w:val="0"/>
        <w:jc w:val="center"/>
        <w:rPr>
          <w:sz w:val="20"/>
          <w:szCs w:val="20"/>
        </w:rPr>
      </w:pPr>
      <w:r w:rsidDel="00000000" w:rsidR="00000000" w:rsidRPr="00000000">
        <w:rPr>
          <w:rtl w:val="0"/>
        </w:rPr>
      </w:r>
    </w:p>
    <w:p w:rsidR="00000000" w:rsidDel="00000000" w:rsidP="00000000" w:rsidRDefault="00000000" w:rsidRPr="00000000" w14:paraId="00000088">
      <w:pPr>
        <w:pageBreakBefore w:val="0"/>
        <w:jc w:val="center"/>
        <w:rPr/>
      </w:pPr>
      <w:r w:rsidDel="00000000" w:rsidR="00000000" w:rsidRPr="00000000">
        <w:rPr>
          <w:rtl w:val="0"/>
        </w:rPr>
      </w:r>
    </w:p>
    <w:p w:rsidR="00000000" w:rsidDel="00000000" w:rsidP="00000000" w:rsidRDefault="00000000" w:rsidRPr="00000000" w14:paraId="00000089">
      <w:pPr>
        <w:pageBreakBefore w:val="0"/>
        <w:jc w:val="both"/>
        <w:rPr>
          <w:b w:val="1"/>
          <w:bCs w:val="1"/>
        </w:rPr>
      </w:pPr>
      <w:r w:rsidDel="00000000" w:rsidR="00000000" w:rsidRPr="00000000">
        <w:rPr>
          <w:rtl w:val="0"/>
        </w:rPr>
      </w:r>
    </w:p>
    <w:p w:rsidR="00000000" w:rsidDel="00000000" w:rsidP="00000000" w:rsidRDefault="00000000" w:rsidRPr="00000000" w14:paraId="0000008A">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B">
      <w:pPr>
        <w:pageBreakBefore w:val="0"/>
        <w:jc w:val="both"/>
        <w:rPr/>
      </w:pPr>
      <w:r w:rsidDel="00000000" w:rsidR="00000000" w:rsidRPr="00000000">
        <w:rPr>
          <w:rtl w:val="0"/>
        </w:rPr>
        <w:t xml:space="preserve">Based on the product categorization aforementioned, we aim to capture Qatar’s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w:t>
      </w:r>
      <w:ins w:author="Ryo Shibata" w:id="6" w:date="2023-04-19T23:05:55Z">
        <w:r w:rsidDel="00000000" w:rsidR="00000000" w:rsidRPr="00000000">
          <w:rPr>
            <w:rtl w:val="0"/>
          </w:rPr>
          <w:t xml:space="preserve">Qatar</w:t>
        </w:r>
      </w:ins>
      <w:del w:author="Ryo Shibata" w:id="6" w:date="2023-04-19T23:05:55Z">
        <w:r w:rsidDel="00000000" w:rsidR="00000000" w:rsidRPr="00000000">
          <w:rPr>
            <w:rtl w:val="0"/>
          </w:rPr>
          <w:delText xml:space="preserve">US</w:delText>
        </w:r>
      </w:del>
      <w:r w:rsidDel="00000000" w:rsidR="00000000" w:rsidRPr="00000000">
        <w:rPr>
          <w:rtl w:val="0"/>
        </w:rPr>
        <w:t xml:space="preserve"> and the 18 product groups in 2013 and 2018 through subtraction, where a positive RID indicates a shortening of the distance (i.e., advancement of the industry), and a negative RID indicates the reverse. </w:t>
      </w:r>
    </w:p>
    <w:p w:rsidR="00000000" w:rsidDel="00000000" w:rsidP="00000000" w:rsidRDefault="00000000" w:rsidRPr="00000000" w14:paraId="0000008C">
      <w:pPr>
        <w:pageBreakBefore w:val="0"/>
        <w:jc w:val="both"/>
        <w:rPr/>
      </w:pPr>
      <w:r w:rsidDel="00000000" w:rsidR="00000000" w:rsidRPr="00000000">
        <w:rPr>
          <w:rtl w:val="0"/>
        </w:rPr>
      </w:r>
    </w:p>
    <w:p w:rsidR="00000000" w:rsidDel="00000000" w:rsidP="00000000" w:rsidRDefault="00000000" w:rsidRPr="00000000" w14:paraId="0000008D">
      <w:pPr>
        <w:pageBreakBefore w:val="0"/>
        <w:jc w:val="center"/>
        <w:rPr/>
      </w:pPr>
      <w:r w:rsidDel="00000000" w:rsidR="00000000" w:rsidRPr="00000000">
        <w:rPr/>
        <w:drawing>
          <wp:inline distB="114300" distT="114300" distL="114300" distR="114300">
            <wp:extent cx="2015962" cy="4074366"/>
            <wp:effectExtent b="0" l="0" r="0" t="0"/>
            <wp:docPr id="20" name="image19.jpg"/>
            <a:graphic>
              <a:graphicData uri="http://schemas.openxmlformats.org/drawingml/2006/picture">
                <pic:pic>
                  <pic:nvPicPr>
                    <pic:cNvPr id="0" name="image19.jpg"/>
                    <pic:cNvPicPr preferRelativeResize="0"/>
                  </pic:nvPicPr>
                  <pic:blipFill>
                    <a:blip r:embed="rId12"/>
                    <a:srcRect b="0" l="0" r="0" t="0"/>
                    <a:stretch>
                      <a:fillRect/>
                    </a:stretch>
                  </pic:blipFill>
                  <pic:spPr>
                    <a:xfrm>
                      <a:off x="0" y="0"/>
                      <a:ext cx="2015962" cy="4074366"/>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ageBreakBefore w:val="0"/>
        <w:jc w:val="center"/>
        <w:rPr/>
      </w:pPr>
      <w:r w:rsidDel="00000000" w:rsidR="00000000" w:rsidRPr="00000000">
        <w:rPr>
          <w:rtl w:val="0"/>
        </w:rPr>
      </w:r>
    </w:p>
    <w:p w:rsidR="00000000" w:rsidDel="00000000" w:rsidP="00000000" w:rsidRDefault="00000000" w:rsidRPr="00000000" w14:paraId="0000008F">
      <w:pPr>
        <w:pageBreakBefore w:val="0"/>
        <w:jc w:val="center"/>
        <w:rPr/>
      </w:pPr>
      <w:r w:rsidDel="00000000" w:rsidR="00000000" w:rsidRPr="00000000">
        <w:rPr>
          <w:rtl w:val="0"/>
        </w:rPr>
        <w:t xml:space="preserve">Table 2: Realized Industry Development (RID) of Qatar</w:t>
      </w:r>
    </w:p>
    <w:p w:rsidR="00000000" w:rsidDel="00000000" w:rsidP="00000000" w:rsidRDefault="00000000" w:rsidRPr="00000000" w14:paraId="00000090">
      <w:pPr>
        <w:pageBreakBefore w:val="0"/>
        <w:jc w:val="both"/>
        <w:rPr>
          <w:b w:val="1"/>
          <w:bCs w:val="1"/>
        </w:rPr>
      </w:pPr>
      <w:r w:rsidDel="00000000" w:rsidR="00000000" w:rsidRPr="00000000">
        <w:rPr>
          <w:rtl w:val="0"/>
        </w:rPr>
      </w:r>
    </w:p>
    <w:p w:rsidR="00000000" w:rsidDel="00000000" w:rsidP="00000000" w:rsidRDefault="00000000" w:rsidRPr="00000000" w14:paraId="00000091">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92">
      <w:pPr>
        <w:pageBreakBefore w:val="0"/>
        <w:jc w:val="both"/>
        <w:rPr/>
      </w:pPr>
      <w:r w:rsidDel="00000000" w:rsidR="00000000" w:rsidRPr="00000000">
        <w:rPr>
          <w:rtl w:val="0"/>
        </w:rPr>
        <w:t xml:space="preserve">Table</w:t>
      </w:r>
      <w:ins w:author="Ryo Shibata" w:id="7" w:date="2023-04-19T23:06:00Z">
        <w:r w:rsidDel="00000000" w:rsidR="00000000" w:rsidRPr="00000000">
          <w:rPr>
            <w:rtl w:val="0"/>
          </w:rPr>
          <w:t xml:space="preserve">s</w:t>
        </w:r>
      </w:ins>
      <w:r w:rsidDel="00000000" w:rsidR="00000000" w:rsidRPr="00000000">
        <w:rPr>
          <w:rtl w:val="0"/>
        </w:rPr>
        <w:t xml:space="preserve"> 3 and 4 below summarize how the production strategy adopted by Qatar compares with leading economies and a selected group of emerging economies in the world, as measured in RID. </w:t>
      </w:r>
    </w:p>
    <w:p w:rsidR="00000000" w:rsidDel="00000000" w:rsidP="00000000" w:rsidRDefault="00000000" w:rsidRPr="00000000" w14:paraId="00000093">
      <w:pPr>
        <w:pageBreakBefore w:val="0"/>
        <w:jc w:val="both"/>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94">
            <w:pPr>
              <w:pageBreakBefore w:val="0"/>
              <w:jc w:val="both"/>
              <w:rPr/>
            </w:pPr>
            <w:r w:rsidDel="00000000" w:rsidR="00000000" w:rsidRPr="00000000">
              <w:rPr>
                <w:rtl w:val="0"/>
              </w:rPr>
              <w:t xml:space="preserve">Ranking</w:t>
            </w:r>
          </w:p>
        </w:tc>
        <w:tc>
          <w:tcPr/>
          <w:p w:rsidR="00000000" w:rsidDel="00000000" w:rsidP="00000000" w:rsidRDefault="00000000" w:rsidRPr="00000000" w14:paraId="00000095">
            <w:pPr>
              <w:pageBreakBefore w:val="0"/>
              <w:jc w:val="both"/>
              <w:rPr/>
            </w:pPr>
            <w:r w:rsidDel="00000000" w:rsidR="00000000" w:rsidRPr="00000000">
              <w:rPr>
                <w:rtl w:val="0"/>
              </w:rPr>
              <w:t xml:space="preserve">France</w:t>
            </w:r>
          </w:p>
        </w:tc>
        <w:tc>
          <w:tcPr/>
          <w:p w:rsidR="00000000" w:rsidDel="00000000" w:rsidP="00000000" w:rsidRDefault="00000000" w:rsidRPr="00000000" w14:paraId="00000096">
            <w:pPr>
              <w:pageBreakBefore w:val="0"/>
              <w:jc w:val="both"/>
              <w:rPr/>
            </w:pPr>
            <w:r w:rsidDel="00000000" w:rsidR="00000000" w:rsidRPr="00000000">
              <w:rPr>
                <w:rtl w:val="0"/>
              </w:rPr>
              <w:t xml:space="preserve">US</w:t>
            </w:r>
          </w:p>
        </w:tc>
        <w:tc>
          <w:tcPr/>
          <w:p w:rsidR="00000000" w:rsidDel="00000000" w:rsidP="00000000" w:rsidRDefault="00000000" w:rsidRPr="00000000" w14:paraId="00000097">
            <w:pPr>
              <w:pageBreakBefore w:val="0"/>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98">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99">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9A">
            <w:pPr>
              <w:pageBreakBefore w:val="0"/>
              <w:jc w:val="both"/>
              <w:rPr>
                <w:sz w:val="20"/>
                <w:szCs w:val="20"/>
              </w:rPr>
            </w:pPr>
            <w:r w:rsidDel="00000000" w:rsidR="00000000" w:rsidRPr="00000000">
              <w:rPr>
                <w:sz w:val="20"/>
                <w:szCs w:val="20"/>
                <w:rtl w:val="0"/>
              </w:rPr>
              <w:t xml:space="preserve">Services and Utilities</w:t>
            </w:r>
          </w:p>
        </w:tc>
        <w:tc>
          <w:tcPr>
            <w:vAlign w:val="bottom"/>
          </w:tcPr>
          <w:p w:rsidR="00000000" w:rsidDel="00000000" w:rsidP="00000000" w:rsidRDefault="00000000" w:rsidRPr="00000000" w14:paraId="0000009B">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9C">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9D">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9E">
            <w:pPr>
              <w:pageBreakBefore w:val="0"/>
              <w:jc w:val="both"/>
              <w:rPr>
                <w:sz w:val="20"/>
                <w:szCs w:val="20"/>
              </w:rPr>
            </w:pPr>
            <w:r w:rsidDel="00000000" w:rsidR="00000000" w:rsidRPr="00000000">
              <w:rPr>
                <w:sz w:val="20"/>
                <w:szCs w:val="20"/>
                <w:rtl w:val="0"/>
              </w:rPr>
              <w:t xml:space="preserve">Weapons</w:t>
            </w:r>
          </w:p>
        </w:tc>
        <w:tc>
          <w:tcPr>
            <w:vAlign w:val="bottom"/>
          </w:tcPr>
          <w:p w:rsidR="00000000" w:rsidDel="00000000" w:rsidP="00000000" w:rsidRDefault="00000000" w:rsidRPr="00000000" w14:paraId="0000009F">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A0">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A1">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A2">
            <w:pPr>
              <w:pageBreakBefore w:val="0"/>
              <w:jc w:val="both"/>
              <w:rPr>
                <w:sz w:val="20"/>
                <w:szCs w:val="20"/>
              </w:rPr>
            </w:pPr>
            <w:r w:rsidDel="00000000" w:rsidR="00000000" w:rsidRPr="00000000">
              <w:rPr>
                <w:sz w:val="20"/>
                <w:szCs w:val="20"/>
                <w:rtl w:val="0"/>
              </w:rPr>
              <w:t xml:space="preserve">Raw Manufacturing</w:t>
            </w:r>
          </w:p>
        </w:tc>
        <w:tc>
          <w:tcPr>
            <w:vAlign w:val="bottom"/>
          </w:tcPr>
          <w:p w:rsidR="00000000" w:rsidDel="00000000" w:rsidP="00000000" w:rsidRDefault="00000000" w:rsidRPr="00000000" w14:paraId="000000A3">
            <w:pPr>
              <w:pageBreakBefore w:val="0"/>
              <w:jc w:val="both"/>
              <w:rPr>
                <w:sz w:val="20"/>
                <w:szCs w:val="20"/>
              </w:rPr>
            </w:pPr>
            <w:r w:rsidDel="00000000" w:rsidR="00000000" w:rsidRPr="00000000">
              <w:rPr>
                <w:sz w:val="20"/>
                <w:szCs w:val="20"/>
                <w:rtl w:val="0"/>
              </w:rPr>
              <w:t xml:space="preserve">Wood Products</w:t>
            </w:r>
          </w:p>
        </w:tc>
      </w:tr>
      <w:tr>
        <w:trPr>
          <w:cantSplit w:val="0"/>
          <w:tblHeader w:val="0"/>
        </w:trPr>
        <w:tc>
          <w:tcPr/>
          <w:p w:rsidR="00000000" w:rsidDel="00000000" w:rsidP="00000000" w:rsidRDefault="00000000" w:rsidRPr="00000000" w14:paraId="000000A4">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A5">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6">
            <w:pPr>
              <w:pageBreakBefore w:val="0"/>
              <w:jc w:val="both"/>
              <w:rPr>
                <w:sz w:val="20"/>
                <w:szCs w:val="20"/>
              </w:rPr>
            </w:pPr>
            <w:r w:rsidDel="00000000" w:rsidR="00000000" w:rsidRPr="00000000">
              <w:rPr>
                <w:sz w:val="20"/>
                <w:szCs w:val="20"/>
                <w:rtl w:val="0"/>
              </w:rPr>
              <w:t xml:space="preserve">Precious Stones</w:t>
            </w:r>
          </w:p>
        </w:tc>
        <w:tc>
          <w:tcPr>
            <w:vAlign w:val="bottom"/>
          </w:tcPr>
          <w:p w:rsidR="00000000" w:rsidDel="00000000" w:rsidP="00000000" w:rsidRDefault="00000000" w:rsidRPr="00000000" w14:paraId="000000A7">
            <w:pPr>
              <w:pageBreakBefore w:val="0"/>
              <w:jc w:val="both"/>
              <w:rPr>
                <w:sz w:val="20"/>
                <w:szCs w:val="20"/>
              </w:rPr>
            </w:pPr>
            <w:r w:rsidDel="00000000" w:rsidR="00000000" w:rsidRPr="00000000">
              <w:rPr>
                <w:sz w:val="20"/>
                <w:szCs w:val="20"/>
                <w:rtl w:val="0"/>
              </w:rPr>
              <w:t xml:space="preserve">Metals</w:t>
            </w:r>
          </w:p>
        </w:tc>
      </w:tr>
      <w:tr>
        <w:trPr>
          <w:cantSplit w:val="0"/>
          <w:tblHeader w:val="0"/>
        </w:trPr>
        <w:tc>
          <w:tcPr/>
          <w:p w:rsidR="00000000" w:rsidDel="00000000" w:rsidP="00000000" w:rsidRDefault="00000000" w:rsidRPr="00000000" w14:paraId="000000A8">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A9">
            <w:pPr>
              <w:pageBreakBefore w:val="0"/>
              <w:jc w:val="both"/>
              <w:rPr>
                <w:sz w:val="20"/>
                <w:szCs w:val="20"/>
              </w:rPr>
            </w:pPr>
            <w:r w:rsidDel="00000000" w:rsidR="00000000" w:rsidRPr="00000000">
              <w:rPr>
                <w:sz w:val="20"/>
                <w:szCs w:val="20"/>
                <w:rtl w:val="0"/>
              </w:rPr>
              <w:t xml:space="preserve">Food and Preparations</w:t>
            </w:r>
          </w:p>
        </w:tc>
        <w:tc>
          <w:tcPr>
            <w:vAlign w:val="bottom"/>
          </w:tcPr>
          <w:p w:rsidR="00000000" w:rsidDel="00000000" w:rsidP="00000000" w:rsidRDefault="00000000" w:rsidRPr="00000000" w14:paraId="000000AA">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B">
            <w:pPr>
              <w:pageBreakBefore w:val="0"/>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AC">
      <w:pPr>
        <w:pageBreakBefore w:val="0"/>
        <w:jc w:val="center"/>
        <w:rPr/>
      </w:pPr>
      <w:r w:rsidDel="00000000" w:rsidR="00000000" w:rsidRPr="00000000">
        <w:rPr>
          <w:rtl w:val="0"/>
        </w:rPr>
      </w:r>
    </w:p>
    <w:p w:rsidR="00000000" w:rsidDel="00000000" w:rsidP="00000000" w:rsidRDefault="00000000" w:rsidRPr="00000000" w14:paraId="000000AD">
      <w:pPr>
        <w:pageBreakBefore w:val="0"/>
        <w:jc w:val="center"/>
        <w:rPr/>
      </w:pPr>
      <w:r w:rsidDel="00000000" w:rsidR="00000000" w:rsidRPr="00000000">
        <w:rPr>
          <w:rtl w:val="0"/>
        </w:rPr>
        <w:t xml:space="preserve">Table 3: RID Comparison across Leading Economies</w:t>
      </w:r>
    </w:p>
    <w:p w:rsidR="00000000" w:rsidDel="00000000" w:rsidP="00000000" w:rsidRDefault="00000000" w:rsidRPr="00000000" w14:paraId="000000AE">
      <w:pPr>
        <w:pageBreakBefore w:val="0"/>
        <w:jc w:val="center"/>
        <w:rPr/>
      </w:pPr>
      <w:r w:rsidDel="00000000" w:rsidR="00000000" w:rsidRPr="00000000">
        <w:rPr>
          <w:rtl w:val="0"/>
        </w:rPr>
      </w:r>
    </w:p>
    <w:p w:rsidR="00000000" w:rsidDel="00000000" w:rsidP="00000000" w:rsidRDefault="00000000" w:rsidRPr="00000000" w14:paraId="000000AF">
      <w:pPr>
        <w:pageBreakBefore w:val="0"/>
        <w:rPr/>
      </w:pPr>
      <w:r w:rsidDel="00000000" w:rsidR="00000000" w:rsidRPr="00000000">
        <w:rPr>
          <w:rtl w:val="0"/>
        </w:rPr>
      </w:r>
    </w:p>
    <w:tbl>
      <w:tblPr>
        <w:tblStyle w:val="Table5"/>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0B0">
            <w:pPr>
              <w:pageBreakBefore w:val="0"/>
              <w:jc w:val="both"/>
              <w:rPr/>
            </w:pPr>
            <w:r w:rsidDel="00000000" w:rsidR="00000000" w:rsidRPr="00000000">
              <w:rPr>
                <w:rtl w:val="0"/>
              </w:rPr>
              <w:t xml:space="preserve">Ranking</w:t>
            </w:r>
          </w:p>
        </w:tc>
        <w:tc>
          <w:tcPr/>
          <w:p w:rsidR="00000000" w:rsidDel="00000000" w:rsidP="00000000" w:rsidRDefault="00000000" w:rsidRPr="00000000" w14:paraId="000000B1">
            <w:pPr>
              <w:pageBreakBefore w:val="0"/>
              <w:jc w:val="both"/>
              <w:rPr/>
            </w:pPr>
            <w:r w:rsidDel="00000000" w:rsidR="00000000" w:rsidRPr="00000000">
              <w:rPr>
                <w:rtl w:val="0"/>
              </w:rPr>
              <w:t xml:space="preserve">China</w:t>
            </w:r>
          </w:p>
        </w:tc>
        <w:tc>
          <w:tcPr/>
          <w:p w:rsidR="00000000" w:rsidDel="00000000" w:rsidP="00000000" w:rsidRDefault="00000000" w:rsidRPr="00000000" w14:paraId="000000B2">
            <w:pPr>
              <w:pageBreakBefore w:val="0"/>
              <w:jc w:val="both"/>
              <w:rPr/>
            </w:pPr>
            <w:r w:rsidDel="00000000" w:rsidR="00000000" w:rsidRPr="00000000">
              <w:rPr>
                <w:rtl w:val="0"/>
              </w:rPr>
              <w:t xml:space="preserve">South Korea</w:t>
            </w:r>
          </w:p>
        </w:tc>
        <w:tc>
          <w:tcPr/>
          <w:p w:rsidR="00000000" w:rsidDel="00000000" w:rsidP="00000000" w:rsidRDefault="00000000" w:rsidRPr="00000000" w14:paraId="000000B3">
            <w:pPr>
              <w:pageBreakBefore w:val="0"/>
              <w:jc w:val="both"/>
              <w:rPr/>
            </w:pPr>
            <w:r w:rsidDel="00000000" w:rsidR="00000000" w:rsidRPr="00000000">
              <w:rPr>
                <w:rtl w:val="0"/>
              </w:rPr>
              <w:t xml:space="preserve">Singapore</w:t>
            </w:r>
          </w:p>
        </w:tc>
      </w:tr>
      <w:tr>
        <w:trPr>
          <w:cantSplit w:val="0"/>
          <w:tblHeader w:val="0"/>
        </w:trPr>
        <w:tc>
          <w:tcPr/>
          <w:p w:rsidR="00000000" w:rsidDel="00000000" w:rsidP="00000000" w:rsidRDefault="00000000" w:rsidRPr="00000000" w14:paraId="000000B4">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B5">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6">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7">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B8">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B9">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A">
            <w:pPr>
              <w:pageBreakBefore w:val="0"/>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0BB">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BC">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BD">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BE">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F">
            <w:pPr>
              <w:pageBreakBefore w:val="0"/>
              <w:jc w:val="both"/>
              <w:rPr>
                <w:sz w:val="20"/>
                <w:szCs w:val="20"/>
              </w:rPr>
            </w:pPr>
            <w:r w:rsidDel="00000000" w:rsidR="00000000" w:rsidRPr="00000000">
              <w:rPr>
                <w:sz w:val="20"/>
                <w:szCs w:val="20"/>
                <w:rtl w:val="0"/>
              </w:rPr>
              <w:t xml:space="preserve">Precious Stones</w:t>
            </w:r>
          </w:p>
        </w:tc>
      </w:tr>
      <w:tr>
        <w:trPr>
          <w:cantSplit w:val="0"/>
          <w:tblHeader w:val="0"/>
        </w:trPr>
        <w:tc>
          <w:tcPr/>
          <w:p w:rsidR="00000000" w:rsidDel="00000000" w:rsidP="00000000" w:rsidRDefault="00000000" w:rsidRPr="00000000" w14:paraId="000000C0">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C1">
            <w:pPr>
              <w:pageBreakBefore w:val="0"/>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0C2">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C3">
            <w:pPr>
              <w:pageBreakBefore w:val="0"/>
              <w:jc w:val="both"/>
              <w:rPr>
                <w:sz w:val="20"/>
                <w:szCs w:val="20"/>
              </w:rPr>
            </w:pPr>
            <w:r w:rsidDel="00000000" w:rsidR="00000000" w:rsidRPr="00000000">
              <w:rPr>
                <w:sz w:val="20"/>
                <w:szCs w:val="20"/>
                <w:rtl w:val="0"/>
              </w:rPr>
              <w:t xml:space="preserve">Daily Instruments</w:t>
            </w:r>
          </w:p>
        </w:tc>
      </w:tr>
      <w:tr>
        <w:trPr>
          <w:cantSplit w:val="0"/>
          <w:tblHeader w:val="0"/>
        </w:trPr>
        <w:tc>
          <w:tcPr/>
          <w:p w:rsidR="00000000" w:rsidDel="00000000" w:rsidP="00000000" w:rsidRDefault="00000000" w:rsidRPr="00000000" w14:paraId="000000C4">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C5">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C6">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C7">
            <w:pPr>
              <w:pageBreakBefore w:val="0"/>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0C8">
      <w:pPr>
        <w:pageBreakBefore w:val="0"/>
        <w:rPr/>
      </w:pPr>
      <w:r w:rsidDel="00000000" w:rsidR="00000000" w:rsidRPr="00000000">
        <w:rPr>
          <w:rtl w:val="0"/>
        </w:rPr>
      </w:r>
    </w:p>
    <w:p w:rsidR="00000000" w:rsidDel="00000000" w:rsidP="00000000" w:rsidRDefault="00000000" w:rsidRPr="00000000" w14:paraId="000000C9">
      <w:pPr>
        <w:pageBreakBefore w:val="0"/>
        <w:jc w:val="center"/>
        <w:rPr/>
      </w:pPr>
      <w:r w:rsidDel="00000000" w:rsidR="00000000" w:rsidRPr="00000000">
        <w:rPr>
          <w:rtl w:val="0"/>
        </w:rPr>
        <w:t xml:space="preserve">Table 4: RID Comparison across Emerging Economies</w:t>
      </w:r>
    </w:p>
    <w:p w:rsidR="00000000" w:rsidDel="00000000" w:rsidP="00000000" w:rsidRDefault="00000000" w:rsidRPr="00000000" w14:paraId="000000CA">
      <w:pPr>
        <w:pageBreakBefore w:val="0"/>
        <w:jc w:val="both"/>
        <w:rPr/>
      </w:pPr>
      <w:r w:rsidDel="00000000" w:rsidR="00000000" w:rsidRPr="00000000">
        <w:rPr>
          <w:rtl w:val="0"/>
        </w:rPr>
      </w:r>
    </w:p>
    <w:p w:rsidR="00000000" w:rsidDel="00000000" w:rsidP="00000000" w:rsidRDefault="00000000" w:rsidRPr="00000000" w14:paraId="000000CB">
      <w:pPr>
        <w:pageBreakBefore w:val="0"/>
        <w:jc w:val="both"/>
        <w:rPr>
          <w:rFonts w:ascii="Times" w:cs="Times" w:eastAsia="Times" w:hAnsi="Times"/>
          <w:b w:val="1"/>
          <w:bCs w:val="1"/>
          <w:sz w:val="28"/>
          <w:szCs w:val="28"/>
        </w:rPr>
      </w:pPr>
      <w:r w:rsidDel="00000000" w:rsidR="00000000" w:rsidRPr="00000000">
        <w:rPr>
          <w:rtl w:val="0"/>
        </w:rPr>
        <w:t xml:space="preserve">Table 4 further examines Qatar’s development strategy against those of emerging economies on a global scale. </w:t>
      </w:r>
      <w:ins w:author="Ryo Shibata" w:id="8" w:date="2023-04-19T23:06:14Z">
        <w:r w:rsidDel="00000000" w:rsidR="00000000" w:rsidRPr="00000000">
          <w:rPr>
            <w:rtl w:val="0"/>
          </w:rPr>
          <w:t xml:space="preserve">Understandably</w:t>
        </w:r>
      </w:ins>
      <w:del w:author="Ryo Shibata" w:id="8" w:date="2023-04-19T23:06:14Z">
        <w:r w:rsidDel="00000000" w:rsidR="00000000" w:rsidRPr="00000000">
          <w:rPr>
            <w:rtl w:val="0"/>
          </w:rPr>
          <w:delText xml:space="preserve">Reasonably</w:delText>
        </w:r>
      </w:del>
      <w:r w:rsidDel="00000000" w:rsidR="00000000" w:rsidRPr="00000000">
        <w:rPr>
          <w:rtl w:val="0"/>
        </w:rPr>
        <w:t xml:space="preserve">, emerging economies such as China, South Korea, Singapore</w:t>
      </w:r>
      <w:ins w:author="Ryo Shibata" w:id="9" w:date="2023-04-19T23:06:23Z">
        <w:r w:rsidDel="00000000" w:rsidR="00000000" w:rsidRPr="00000000">
          <w:rPr>
            <w:rtl w:val="0"/>
          </w:rPr>
          <w:t xml:space="preserve">,</w:t>
        </w:r>
      </w:ins>
      <w:r w:rsidDel="00000000" w:rsidR="00000000" w:rsidRPr="00000000">
        <w:rPr>
          <w:rtl w:val="0"/>
        </w:rPr>
        <w:t xml:space="preserve"> and India have devoted the majority of their efforts </w:t>
      </w:r>
      <w:del w:author="Ryo Shibata" w:id="10" w:date="2023-04-19T23:06:34Z">
        <w:r w:rsidDel="00000000" w:rsidR="00000000" w:rsidRPr="00000000">
          <w:rPr>
            <w:rtl w:val="0"/>
          </w:rPr>
          <w:delText xml:space="preserve">in</w:delText>
        </w:r>
      </w:del>
      <w:r w:rsidDel="00000000" w:rsidR="00000000" w:rsidRPr="00000000">
        <w:rPr>
          <w:rtl w:val="0"/>
        </w:rPr>
        <w:t xml:space="preserve">to intermediate industry groups.</w:t>
      </w:r>
      <w:r w:rsidDel="00000000" w:rsidR="00000000" w:rsidRPr="00000000">
        <w:rPr>
          <w:rtl w:val="0"/>
        </w:rPr>
      </w:r>
    </w:p>
    <w:p w:rsidR="00000000" w:rsidDel="00000000" w:rsidP="00000000" w:rsidRDefault="00000000" w:rsidRPr="00000000" w14:paraId="000000CC">
      <w:pPr>
        <w:pageBreakBefore w:val="0"/>
        <w:jc w:val="both"/>
        <w:rPr>
          <w:b w:val="1"/>
          <w:bCs w:val="1"/>
        </w:rPr>
      </w:pPr>
      <w:r w:rsidDel="00000000" w:rsidR="00000000" w:rsidRPr="00000000">
        <w:rPr>
          <w:rtl w:val="0"/>
        </w:rPr>
      </w:r>
    </w:p>
    <w:p w:rsidR="00000000" w:rsidDel="00000000" w:rsidP="00000000" w:rsidRDefault="00000000" w:rsidRPr="00000000" w14:paraId="000000CD">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CE">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CF">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D0">
      <w:pPr>
        <w:pageBreakBefore w:val="0"/>
        <w:jc w:val="both"/>
        <w:rPr/>
      </w:pPr>
      <w:r w:rsidDel="00000000" w:rsidR="00000000" w:rsidRPr="00000000">
        <w:rPr>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w:t>
      </w:r>
      <w:ins w:author="Ryo Shibata" w:id="11" w:date="2023-04-19T23:11:54Z">
        <w:r w:rsidDel="00000000" w:rsidR="00000000" w:rsidRPr="00000000">
          <w:rPr>
            <w:rtl w:val="0"/>
          </w:rPr>
          <w:t xml:space="preserve"> </w:t>
        </w:r>
      </w:ins>
      <w:r w:rsidDel="00000000" w:rsidR="00000000" w:rsidRPr="00000000">
        <w:rPr>
          <w:rtl w:val="0"/>
        </w:rPr>
        <w:t xml:space="preserve">=</w:t>
      </w:r>
      <w:ins w:author="Ryo Shibata" w:id="12" w:date="2023-04-19T23:11:55Z">
        <w:r w:rsidDel="00000000" w:rsidR="00000000" w:rsidRPr="00000000">
          <w:rPr>
            <w:rtl w:val="0"/>
          </w:rPr>
          <w:t xml:space="preserve"> </w:t>
        </w:r>
      </w:ins>
      <w:r w:rsidDel="00000000" w:rsidR="00000000" w:rsidRPr="00000000">
        <w:rPr>
          <w:rtl w:val="0"/>
        </w:rPr>
        <w:t xml:space="preserve">0.” </w:t>
      </w:r>
      <w:del w:author="Ryo Shibata" w:id="13" w:date="2023-04-19T23:12:02Z">
        <w:r w:rsidDel="00000000" w:rsidR="00000000" w:rsidRPr="00000000">
          <w:rPr>
            <w:rtl w:val="0"/>
          </w:rPr>
          <w:delText xml:space="preserve"> </w:delText>
        </w:r>
      </w:del>
      <w:r w:rsidDel="00000000" w:rsidR="00000000" w:rsidRPr="00000000">
        <w:rPr>
          <w:rtl w:val="0"/>
        </w:rPr>
        <w:t xml:space="preserve">Based on this definition, the distance between a country and any product that the country is currently exporting (i.e., the country is a significant exporter in the product as compared to</w:t>
      </w:r>
      <w:ins w:author="Ryo Shibata" w:id="14" w:date="2023-04-19T23:12:05Z">
        <w:r w:rsidDel="00000000" w:rsidR="00000000" w:rsidRPr="00000000">
          <w:rPr>
            <w:rtl w:val="0"/>
          </w:rPr>
          <w:t xml:space="preserve"> the</w:t>
        </w:r>
      </w:ins>
      <w:r w:rsidDel="00000000" w:rsidR="00000000" w:rsidRPr="00000000">
        <w:rPr>
          <w:rtl w:val="0"/>
        </w:rPr>
        <w:t xml:space="preserve"> global average) is zero. Similarly, opportunity gain quantifies the contribution of a new product in terms of opening up the doors to more and more complex products. Intuitively, a product that a country is currently exporting (i.e., MCP</w:t>
      </w:r>
      <w:ins w:author="Ryo Shibata" w:id="15" w:date="2023-04-19T23:11:56Z">
        <w:r w:rsidDel="00000000" w:rsidR="00000000" w:rsidRPr="00000000">
          <w:rPr>
            <w:rtl w:val="0"/>
          </w:rPr>
          <w:t xml:space="preserve"> </w:t>
        </w:r>
      </w:ins>
      <w:r w:rsidDel="00000000" w:rsidR="00000000" w:rsidRPr="00000000">
        <w:rPr>
          <w:rtl w:val="0"/>
        </w:rPr>
        <w:t xml:space="preserve">=</w:t>
      </w:r>
      <w:ins w:author="Ryo Shibata" w:id="16" w:date="2023-04-19T23:11:57Z">
        <w:r w:rsidDel="00000000" w:rsidR="00000000" w:rsidRPr="00000000">
          <w:rPr>
            <w:rtl w:val="0"/>
          </w:rPr>
          <w:t xml:space="preserve"> </w:t>
        </w:r>
      </w:ins>
      <w:r w:rsidDel="00000000" w:rsidR="00000000" w:rsidRPr="00000000">
        <w:rPr>
          <w:rtl w:val="0"/>
        </w:rPr>
        <w:t xml:space="preserve">1) has an opportunity gain of zero. An</w:t>
      </w:r>
      <w:del w:author="Ryo Shibata" w:id="17" w:date="2023-04-19T23:12:10Z">
        <w:r w:rsidDel="00000000" w:rsidR="00000000" w:rsidRPr="00000000">
          <w:rPr>
            <w:rtl w:val="0"/>
          </w:rPr>
          <w:delText xml:space="preserve">d</w:delText>
        </w:r>
      </w:del>
      <w:r w:rsidDel="00000000" w:rsidR="00000000" w:rsidRPr="00000000">
        <w:rPr>
          <w:rtl w:val="0"/>
        </w:rPr>
        <w:t xml:space="preserve"> unreasonable investment </w:t>
      </w:r>
      <w:ins w:author="Ryo Shibata" w:id="18" w:date="2023-04-19T23:12:18Z">
        <w:r w:rsidDel="00000000" w:rsidR="00000000" w:rsidRPr="00000000">
          <w:rPr>
            <w:rtl w:val="0"/>
          </w:rPr>
          <w:t xml:space="preserve">in a </w:t>
        </w:r>
      </w:ins>
      <w:del w:author="Ryo Shibata" w:id="18" w:date="2023-04-19T23:12:18Z">
        <w:r w:rsidDel="00000000" w:rsidR="00000000" w:rsidRPr="00000000">
          <w:rPr>
            <w:rtl w:val="0"/>
          </w:rPr>
          <w:delText xml:space="preserve">on</w:delText>
        </w:r>
      </w:del>
      <w:r w:rsidDel="00000000" w:rsidR="00000000" w:rsidRPr="00000000">
        <w:rPr>
          <w:rtl w:val="0"/>
        </w:rPr>
        <w:t xml:space="preserve"> certain product p would lead to a relative decrement in </w:t>
      </w:r>
      <w:ins w:author="Ryo Shibata" w:id="19" w:date="2023-04-19T23:12:24Z">
        <w:r w:rsidDel="00000000" w:rsidR="00000000" w:rsidRPr="00000000">
          <w:rPr>
            <w:rtl w:val="0"/>
          </w:rPr>
          <w:t xml:space="preserve">the </w:t>
        </w:r>
      </w:ins>
      <w:r w:rsidDel="00000000" w:rsidR="00000000" w:rsidRPr="00000000">
        <w:rPr>
          <w:rtl w:val="0"/>
        </w:rPr>
        <w:t xml:space="preserve">export of more profitable products, and therefore lead to a negative opportunity gain of product p. </w:t>
      </w:r>
      <w:del w:author="Ryo Shibata" w:id="20" w:date="2023-04-19T23:12:28Z">
        <w:r w:rsidDel="00000000" w:rsidR="00000000" w:rsidRPr="00000000">
          <w:rPr>
            <w:rtl w:val="0"/>
          </w:rPr>
          <w:delText xml:space="preserve"> </w:delText>
        </w:r>
      </w:del>
      <w:r w:rsidDel="00000000" w:rsidR="00000000" w:rsidRPr="00000000">
        <w:rPr>
          <w:rtl w:val="0"/>
        </w:rPr>
        <w:t xml:space="preserve">The opportunity gain is not the only estimator of a country’s level of economic development. However, among countries with comparable economic</w:t>
      </w:r>
      <w:del w:author="Ryo Shibata" w:id="21" w:date="2023-04-19T23:12:36Z">
        <w:r w:rsidDel="00000000" w:rsidR="00000000" w:rsidRPr="00000000">
          <w:rPr>
            <w:rtl w:val="0"/>
          </w:rPr>
          <w:delText xml:space="preserve">s</w:delText>
        </w:r>
      </w:del>
      <w:r w:rsidDel="00000000" w:rsidR="00000000" w:rsidRPr="00000000">
        <w:rPr>
          <w:rtl w:val="0"/>
        </w:rPr>
        <w:t xml:space="preserve"> strength, those having higher ECI, or in other words, more reasonable economic</w:t>
      </w:r>
      <w:del w:author="Ryo Shibata" w:id="22" w:date="2023-04-19T23:12:38Z">
        <w:r w:rsidDel="00000000" w:rsidR="00000000" w:rsidRPr="00000000">
          <w:rPr>
            <w:rtl w:val="0"/>
          </w:rPr>
          <w:delText xml:space="preserve">s</w:delText>
        </w:r>
      </w:del>
      <w:r w:rsidDel="00000000" w:rsidR="00000000" w:rsidRPr="00000000">
        <w:rPr>
          <w:rtl w:val="0"/>
        </w:rPr>
        <w:t xml:space="preserve"> structures are often in better shape.</w:t>
      </w:r>
    </w:p>
    <w:p w:rsidR="00000000" w:rsidDel="00000000" w:rsidP="00000000" w:rsidRDefault="00000000" w:rsidRPr="00000000" w14:paraId="000000D1">
      <w:pPr>
        <w:pageBreakBefore w:val="0"/>
        <w:jc w:val="both"/>
        <w:rPr/>
      </w:pPr>
      <w:r w:rsidDel="00000000" w:rsidR="00000000" w:rsidRPr="00000000">
        <w:rPr>
          <w:rtl w:val="0"/>
        </w:rPr>
      </w:r>
    </w:p>
    <w:p w:rsidR="00000000" w:rsidDel="00000000" w:rsidP="00000000" w:rsidRDefault="00000000" w:rsidRPr="00000000" w14:paraId="000000D2">
      <w:pPr>
        <w:pageBreakBefore w:val="0"/>
        <w:jc w:val="center"/>
        <w:rPr/>
      </w:pPr>
      <w:r w:rsidDel="00000000" w:rsidR="00000000" w:rsidRPr="00000000">
        <w:rPr/>
        <w:drawing>
          <wp:inline distB="114300" distT="114300" distL="114300" distR="114300">
            <wp:extent cx="5731200" cy="2959100"/>
            <wp:effectExtent b="0" l="0" r="0" t="0"/>
            <wp:docPr id="15"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ageBreakBefore w:val="0"/>
        <w:jc w:val="center"/>
        <w:rPr/>
      </w:pPr>
      <w:r w:rsidDel="00000000" w:rsidR="00000000" w:rsidRPr="00000000">
        <w:rPr>
          <w:rtl w:val="0"/>
        </w:rPr>
      </w:r>
    </w:p>
    <w:p w:rsidR="00000000" w:rsidDel="00000000" w:rsidP="00000000" w:rsidRDefault="00000000" w:rsidRPr="00000000" w14:paraId="000000D4">
      <w:pPr>
        <w:pageBreakBefore w:val="0"/>
        <w:jc w:val="center"/>
        <w:rPr/>
      </w:pPr>
      <w:r w:rsidDel="00000000" w:rsidR="00000000" w:rsidRPr="00000000">
        <w:rPr>
          <w:rtl w:val="0"/>
        </w:rPr>
        <w:t xml:space="preserve">Table 5: SDV of High E</w:t>
      </w:r>
      <w:r w:rsidDel="00000000" w:rsidR="00000000" w:rsidRPr="00000000">
        <w:rPr>
          <w:vertAlign w:val="subscript"/>
          <w:rtl w:val="0"/>
        </w:rPr>
        <w:t xml:space="preserve">f</w:t>
      </w:r>
      <w:r w:rsidDel="00000000" w:rsidR="00000000" w:rsidRPr="00000000">
        <w:rPr>
          <w:rtl w:val="0"/>
        </w:rPr>
        <w:t xml:space="preserve">CI Countries 2013</w:t>
      </w:r>
    </w:p>
    <w:p w:rsidR="00000000" w:rsidDel="00000000" w:rsidP="00000000" w:rsidRDefault="00000000" w:rsidRPr="00000000" w14:paraId="000000D5">
      <w:pPr>
        <w:pageBreakBefore w:val="0"/>
        <w:jc w:val="center"/>
        <w:rPr/>
      </w:pPr>
      <w:r w:rsidDel="00000000" w:rsidR="00000000" w:rsidRPr="00000000">
        <w:rPr>
          <w:rtl w:val="0"/>
        </w:rPr>
      </w:r>
    </w:p>
    <w:p w:rsidR="00000000" w:rsidDel="00000000" w:rsidP="00000000" w:rsidRDefault="00000000" w:rsidRPr="00000000" w14:paraId="000000D6">
      <w:pPr>
        <w:pageBreakBefore w:val="0"/>
        <w:jc w:val="both"/>
        <w:rPr/>
      </w:pPr>
      <w:r w:rsidDel="00000000" w:rsidR="00000000" w:rsidRPr="00000000">
        <w:rPr>
          <w:rtl w:val="0"/>
        </w:rPr>
        <w:t xml:space="preserve">We define the ranking of opportunity gain for a country c, as the Suggested Development Vector (SDV) of c. Table</w:t>
      </w:r>
      <w:ins w:author="Ryo Shibata" w:id="23" w:date="2023-04-19T23:12:46Z">
        <w:r w:rsidDel="00000000" w:rsidR="00000000" w:rsidRPr="00000000">
          <w:rPr>
            <w:rtl w:val="0"/>
          </w:rPr>
          <w:t xml:space="preserve">s</w:t>
        </w:r>
      </w:ins>
      <w:r w:rsidDel="00000000" w:rsidR="00000000" w:rsidRPr="00000000">
        <w:rPr>
          <w:rtl w:val="0"/>
        </w:rPr>
        <w:t xml:space="preserve"> 5 and 6 summarize how the SDV of Brazil compares with a selected group of comparable and leading economies in the world, with the industry groups ranked in decreasing order of significance. 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developing countries have nearly half of industries with positive opportunity gain</w:t>
      </w:r>
      <w:del w:author="Ryo Shibata" w:id="24" w:date="2023-04-19T23:12:51Z">
        <w:r w:rsidDel="00000000" w:rsidR="00000000" w:rsidRPr="00000000">
          <w:rPr>
            <w:rtl w:val="0"/>
          </w:rPr>
          <w:delText xml:space="preserve">,</w:delText>
        </w:r>
      </w:del>
      <w:r w:rsidDel="00000000" w:rsidR="00000000" w:rsidRPr="00000000">
        <w:rPr>
          <w:rtl w:val="0"/>
        </w:rPr>
        <w:t xml:space="preserve"> and share common interests in industrial manufacturing and High-complexity Products industries. It can be concluded that Qatar shares the characters of developing countries, with a balanced economic</w:t>
      </w:r>
      <w:del w:author="Ryo Shibata" w:id="25" w:date="2023-04-19T23:13:02Z">
        <w:r w:rsidDel="00000000" w:rsidR="00000000" w:rsidRPr="00000000">
          <w:rPr>
            <w:rtl w:val="0"/>
          </w:rPr>
          <w:delText xml:space="preserve">s</w:delText>
        </w:r>
      </w:del>
      <w:r w:rsidDel="00000000" w:rsidR="00000000" w:rsidRPr="00000000">
        <w:rPr>
          <w:rtl w:val="0"/>
        </w:rPr>
        <w:t xml:space="preserve"> structure that leans towards intermediate-level industries. </w:t>
      </w:r>
    </w:p>
    <w:p w:rsidR="00000000" w:rsidDel="00000000" w:rsidP="00000000" w:rsidRDefault="00000000" w:rsidRPr="00000000" w14:paraId="000000D7">
      <w:pPr>
        <w:pageBreakBefore w:val="0"/>
        <w:jc w:val="both"/>
        <w:rPr/>
      </w:pPr>
      <w:r w:rsidDel="00000000" w:rsidR="00000000" w:rsidRPr="00000000">
        <w:rPr>
          <w:rtl w:val="0"/>
        </w:rPr>
      </w:r>
    </w:p>
    <w:p w:rsidR="00000000" w:rsidDel="00000000" w:rsidP="00000000" w:rsidRDefault="00000000" w:rsidRPr="00000000" w14:paraId="000000D8">
      <w:pPr>
        <w:pageBreakBefore w:val="0"/>
        <w:jc w:val="both"/>
        <w:rPr/>
      </w:pPr>
      <w:r w:rsidDel="00000000" w:rsidR="00000000" w:rsidRPr="00000000">
        <w:rPr/>
        <w:drawing>
          <wp:inline distB="114300" distT="114300" distL="114300" distR="114300">
            <wp:extent cx="5734050" cy="2273300"/>
            <wp:effectExtent b="0" l="0" r="0" t="0"/>
            <wp:docPr id="3" name="image5.jpg"/>
            <a:graphic>
              <a:graphicData uri="http://schemas.openxmlformats.org/drawingml/2006/picture">
                <pic:pic>
                  <pic:nvPicPr>
                    <pic:cNvPr id="0" name="image5.jpg"/>
                    <pic:cNvPicPr preferRelativeResize="0"/>
                  </pic:nvPicPr>
                  <pic:blipFill>
                    <a:blip r:embed="rId14"/>
                    <a:srcRect b="0" l="0" r="0" t="0"/>
                    <a:stretch>
                      <a:fillRect/>
                    </a:stretch>
                  </pic:blipFill>
                  <pic:spPr>
                    <a:xfrm>
                      <a:off x="0" y="0"/>
                      <a:ext cx="573405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ageBreakBefore w:val="0"/>
        <w:jc w:val="both"/>
        <w:rPr/>
      </w:pPr>
      <w:r w:rsidDel="00000000" w:rsidR="00000000" w:rsidRPr="00000000">
        <w:rPr>
          <w:rtl w:val="0"/>
        </w:rPr>
      </w:r>
    </w:p>
    <w:p w:rsidR="00000000" w:rsidDel="00000000" w:rsidP="00000000" w:rsidRDefault="00000000" w:rsidRPr="00000000" w14:paraId="000000DA">
      <w:pPr>
        <w:pageBreakBefore w:val="0"/>
        <w:jc w:val="center"/>
        <w:rPr/>
      </w:pPr>
      <w:r w:rsidDel="00000000" w:rsidR="00000000" w:rsidRPr="00000000">
        <w:rPr>
          <w:rtl w:val="0"/>
        </w:rPr>
        <w:t xml:space="preserve">Table 6: SDV of Other Typical Countries 2013</w:t>
      </w:r>
    </w:p>
    <w:p w:rsidR="00000000" w:rsidDel="00000000" w:rsidP="00000000" w:rsidRDefault="00000000" w:rsidRPr="00000000" w14:paraId="000000DB">
      <w:pPr>
        <w:pageBreakBefore w:val="0"/>
        <w:jc w:val="center"/>
        <w:rPr/>
      </w:pPr>
      <w:r w:rsidDel="00000000" w:rsidR="00000000" w:rsidRPr="00000000">
        <w:rPr>
          <w:rtl w:val="0"/>
        </w:rPr>
      </w:r>
    </w:p>
    <w:p w:rsidR="00000000" w:rsidDel="00000000" w:rsidP="00000000" w:rsidRDefault="00000000" w:rsidRPr="00000000" w14:paraId="000000DC">
      <w:pPr>
        <w:pageBreakBefore w:val="0"/>
        <w:jc w:val="both"/>
        <w:rPr>
          <w:b w:val="1"/>
          <w:bCs w:val="1"/>
        </w:rPr>
      </w:pPr>
      <w:r w:rsidDel="00000000" w:rsidR="00000000" w:rsidRPr="00000000">
        <w:rPr>
          <w:b w:val="1"/>
          <w:bCs w:val="1"/>
          <w:rtl w:val="0"/>
        </w:rPr>
        <w:t xml:space="preserve">4.2 Budgeted Industry Development Strategy and Interpretation</w:t>
      </w:r>
    </w:p>
    <w:p w:rsidR="00000000" w:rsidDel="00000000" w:rsidP="00000000" w:rsidRDefault="00000000" w:rsidRPr="00000000" w14:paraId="000000DD">
      <w:pPr>
        <w:pageBreakBefore w:val="0"/>
        <w:rPr/>
      </w:pPr>
      <w:r w:rsidDel="00000000" w:rsidR="00000000" w:rsidRPr="00000000">
        <w:rPr>
          <w:rtl w:val="0"/>
        </w:rPr>
      </w:r>
    </w:p>
    <w:p w:rsidR="00000000" w:rsidDel="00000000" w:rsidP="00000000" w:rsidRDefault="00000000" w:rsidRPr="00000000" w14:paraId="000000DE">
      <w:pPr>
        <w:pageBreakBefore w:val="0"/>
        <w:jc w:val="both"/>
        <w:rPr/>
      </w:pPr>
      <w:r w:rsidDel="00000000" w:rsidR="00000000" w:rsidRPr="00000000">
        <w:rPr>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w:t>
      </w:r>
      <w:ins w:author="Ryo Shibata" w:id="26" w:date="2023-04-19T23:14:23Z">
        <w:r w:rsidDel="00000000" w:rsidR="00000000" w:rsidRPr="00000000">
          <w:rPr>
            <w:rtl w:val="0"/>
          </w:rPr>
          <w:t xml:space="preserve">follows</w:t>
        </w:r>
      </w:ins>
      <w:del w:author="Ryo Shibata" w:id="26" w:date="2023-04-19T23:14:23Z">
        <w:r w:rsidDel="00000000" w:rsidR="00000000" w:rsidRPr="00000000">
          <w:rPr>
            <w:rtl w:val="0"/>
          </w:rPr>
          <w:delText xml:space="preserve">the following</w:delText>
        </w:r>
      </w:del>
      <w:r w:rsidDel="00000000" w:rsidR="00000000" w:rsidRPr="00000000">
        <w:rPr>
          <w:rtl w:val="0"/>
        </w:rPr>
        <w:t xml:space="preserve">:</w:t>
      </w:r>
    </w:p>
    <w:p w:rsidR="00000000" w:rsidDel="00000000" w:rsidP="00000000" w:rsidRDefault="00000000" w:rsidRPr="00000000" w14:paraId="000000DF">
      <w:pPr>
        <w:pageBreakBefore w:val="0"/>
        <w:jc w:val="both"/>
        <w:rPr/>
      </w:pPr>
      <w:r w:rsidDel="00000000" w:rsidR="00000000" w:rsidRPr="00000000">
        <w:rPr>
          <w:rtl w:val="0"/>
        </w:rPr>
      </w:r>
    </w:p>
    <w:p w:rsidR="00000000" w:rsidDel="00000000" w:rsidP="00000000" w:rsidRDefault="00000000" w:rsidRPr="00000000" w14:paraId="000000E0">
      <w:pPr>
        <w:pageBreakBefore w:val="0"/>
        <w:jc w:val="center"/>
        <w:rPr/>
      </w:pPr>
      <w:r w:rsidDel="00000000" w:rsidR="00000000" w:rsidRPr="00000000">
        <w:rPr/>
        <w:drawing>
          <wp:inline distB="114300" distT="114300" distL="114300" distR="114300">
            <wp:extent cx="2528888" cy="1141284"/>
            <wp:effectExtent b="0" l="0" r="0" t="0"/>
            <wp:docPr id="6"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pageBreakBefore w:val="0"/>
        <w:jc w:val="center"/>
        <w:rPr/>
      </w:pPr>
      <w:r w:rsidDel="00000000" w:rsidR="00000000" w:rsidRPr="00000000">
        <w:rPr>
          <w:rtl w:val="0"/>
        </w:rPr>
      </w:r>
    </w:p>
    <w:p w:rsidR="00000000" w:rsidDel="00000000" w:rsidP="00000000" w:rsidRDefault="00000000" w:rsidRPr="00000000" w14:paraId="000000E2">
      <w:pPr>
        <w:pageBreakBefore w:val="0"/>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C is the country that we are interested in, P is the product space, </w:t>
      </w:r>
      <w:ins w:author="Ryo Shibata" w:id="27" w:date="2023-04-19T23:14:31Z">
        <w:r w:rsidDel="00000000" w:rsidR="00000000" w:rsidRPr="00000000">
          <w:rPr>
            <w:rtl w:val="0"/>
          </w:rPr>
          <w:t xml:space="preserve">and </w:t>
        </w:r>
      </w:ins>
      <w:r w:rsidDel="00000000" w:rsidR="00000000" w:rsidRPr="00000000">
        <w:rPr>
          <w:rtl w:val="0"/>
        </w:rPr>
        <w:t xml:space="preserve">B is the heuristic budget. </w:t>
      </w:r>
    </w:p>
    <w:p w:rsidR="00000000" w:rsidDel="00000000" w:rsidP="00000000" w:rsidRDefault="00000000" w:rsidRPr="00000000" w14:paraId="000000E3">
      <w:pPr>
        <w:pageBreakBefore w:val="0"/>
        <w:jc w:val="both"/>
        <w:rPr/>
      </w:pPr>
      <w:r w:rsidDel="00000000" w:rsidR="00000000" w:rsidRPr="00000000">
        <w:rPr>
          <w:rtl w:val="0"/>
        </w:rPr>
        <w:t xml:space="preserve"> </w:t>
      </w:r>
    </w:p>
    <w:p w:rsidR="00000000" w:rsidDel="00000000" w:rsidP="00000000" w:rsidRDefault="00000000" w:rsidRPr="00000000" w14:paraId="000000E4">
      <w:pPr>
        <w:pageBreakBefore w:val="0"/>
        <w:jc w:val="both"/>
        <w:rPr/>
      </w:pPr>
      <w:r w:rsidDel="00000000" w:rsidR="00000000" w:rsidRPr="00000000">
        <w:rPr>
          <w:rtl w:val="0"/>
        </w:rPr>
        <w:t xml:space="preserve">If we can solve this problem, then we can know what the largest ECI that a country can improve to.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w:t>
      </w:r>
      <w:ins w:author="Ryo Shibata" w:id="28" w:date="2023-04-19T23:14:59Z">
        <w:r w:rsidDel="00000000" w:rsidR="00000000" w:rsidRPr="00000000">
          <w:rPr>
            <w:rtl w:val="0"/>
          </w:rPr>
          <w:t xml:space="preserve">to</w:t>
        </w:r>
      </w:ins>
      <w:del w:author="Ryo Shibata" w:id="28" w:date="2023-04-19T23:14:59Z">
        <w:r w:rsidDel="00000000" w:rsidR="00000000" w:rsidRPr="00000000">
          <w:rPr>
            <w:rtl w:val="0"/>
          </w:rPr>
          <w:delText xml:space="preserve">on</w:delText>
        </w:r>
      </w:del>
      <w:r w:rsidDel="00000000" w:rsidR="00000000" w:rsidRPr="00000000">
        <w:rPr>
          <w:rtl w:val="0"/>
        </w:rPr>
        <w:t xml:space="preserve"> this problem. In order to solve this problem, our idea is to use</w:t>
      </w:r>
      <w:ins w:author="Ryo Shibata" w:id="29" w:date="2023-04-19T23:15:01Z">
        <w:r w:rsidDel="00000000" w:rsidR="00000000" w:rsidRPr="00000000">
          <w:rPr>
            <w:rtl w:val="0"/>
          </w:rPr>
          <w:t xml:space="preserve"> a</w:t>
        </w:r>
      </w:ins>
      <w:r w:rsidDel="00000000" w:rsidR="00000000" w:rsidRPr="00000000">
        <w:rPr>
          <w:rtl w:val="0"/>
        </w:rPr>
        <w:t xml:space="preserve"> greedy algorithm. The way that we apply </w:t>
      </w:r>
      <w:ins w:author="Ryo Shibata" w:id="30" w:date="2023-04-19T23:15:04Z">
        <w:r w:rsidDel="00000000" w:rsidR="00000000" w:rsidRPr="00000000">
          <w:rPr>
            <w:rtl w:val="0"/>
          </w:rPr>
          <w:t xml:space="preserve">the </w:t>
        </w:r>
      </w:ins>
      <w:r w:rsidDel="00000000" w:rsidR="00000000" w:rsidRPr="00000000">
        <w:rPr>
          <w:rtl w:val="0"/>
        </w:rPr>
        <w:t xml:space="preserve">greedy algorithm is that firstly we separate the total budget into k equal parts, and then for the first equal part</w:t>
      </w:r>
      <w:ins w:author="Ryo Shibata" w:id="31" w:date="2023-04-19T23:15:10Z">
        <w:r w:rsidDel="00000000" w:rsidR="00000000" w:rsidRPr="00000000">
          <w:rPr>
            <w:rtl w:val="0"/>
          </w:rPr>
          <w:t xml:space="preserve">,</w:t>
        </w:r>
      </w:ins>
      <w:r w:rsidDel="00000000" w:rsidR="00000000" w:rsidRPr="00000000">
        <w:rPr>
          <w:rtl w:val="0"/>
        </w:rPr>
        <w:t xml:space="preserve">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w:t>
      </w:r>
      <w:ins w:author="Ryo Shibata" w:id="32" w:date="2023-04-19T23:15:19Z">
        <w:r w:rsidDel="00000000" w:rsidR="00000000" w:rsidRPr="00000000">
          <w:rPr>
            <w:rtl w:val="0"/>
          </w:rPr>
          <w:t xml:space="preserve"> the</w:t>
        </w:r>
      </w:ins>
      <w:r w:rsidDel="00000000" w:rsidR="00000000" w:rsidRPr="00000000">
        <w:rPr>
          <w:rtl w:val="0"/>
        </w:rPr>
        <w:t xml:space="preserve">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0E5">
      <w:pPr>
        <w:pageBreakBefore w:val="0"/>
        <w:jc w:val="both"/>
        <w:rPr/>
      </w:pPr>
      <w:r w:rsidDel="00000000" w:rsidR="00000000" w:rsidRPr="00000000">
        <w:rPr>
          <w:rtl w:val="0"/>
        </w:rPr>
        <w:t xml:space="preserve"> </w:t>
      </w:r>
    </w:p>
    <w:p w:rsidR="00000000" w:rsidDel="00000000" w:rsidP="00000000" w:rsidRDefault="00000000" w:rsidRPr="00000000" w14:paraId="000000E6">
      <w:pPr>
        <w:pageBreakBefore w:val="0"/>
        <w:jc w:val="both"/>
        <w:rPr/>
      </w:pPr>
      <w:r w:rsidDel="00000000" w:rsidR="00000000" w:rsidRPr="00000000">
        <w:rPr>
          <w:rtl w:val="0"/>
        </w:rPr>
        <w:t xml:space="preserve">However, as is known to all, </w:t>
      </w:r>
      <w:ins w:author="Ryo Shibata" w:id="33" w:date="2023-04-19T23:15:27Z">
        <w:r w:rsidDel="00000000" w:rsidR="00000000" w:rsidRPr="00000000">
          <w:rPr>
            <w:rtl w:val="0"/>
          </w:rPr>
          <w:t xml:space="preserve">the </w:t>
        </w:r>
      </w:ins>
      <w:r w:rsidDel="00000000" w:rsidR="00000000" w:rsidRPr="00000000">
        <w:rPr>
          <w:rtl w:val="0"/>
        </w:rPr>
        <w:t xml:space="preserve">greedy algorithm is a kind of local search algorithm, which is pretty possible to run into a local minimum. Therefore, for local search algorithms, one typical way </w:t>
      </w:r>
      <w:del w:author="Ryo Shibata" w:id="34" w:date="2023-04-19T23:15:33Z">
        <w:r w:rsidDel="00000000" w:rsidR="00000000" w:rsidRPr="00000000">
          <w:rPr>
            <w:rtl w:val="0"/>
          </w:rPr>
          <w:delText xml:space="preserve">is </w:delText>
        </w:r>
      </w:del>
      <w:r w:rsidDel="00000000" w:rsidR="00000000" w:rsidRPr="00000000">
        <w:rPr>
          <w:rtl w:val="0"/>
        </w:rPr>
        <w:t xml:space="preserve">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w:t>
      </w:r>
      <w:ins w:author="Ryo Shibata" w:id="35" w:date="2023-04-19T23:15:38Z">
        <w:r w:rsidDel="00000000" w:rsidR="00000000" w:rsidRPr="00000000">
          <w:rPr>
            <w:rtl w:val="0"/>
          </w:rPr>
          <w:t xml:space="preserve">,</w:t>
        </w:r>
      </w:ins>
      <w:r w:rsidDel="00000000" w:rsidR="00000000" w:rsidRPr="00000000">
        <w:rPr>
          <w:rtl w:val="0"/>
        </w:rPr>
        <w:t xml:space="preserve"> and pick the largest one. The ratio is defined as </w:t>
      </w:r>
      <w:ins w:author="Ryo Shibata" w:id="36" w:date="2023-04-19T23:15:43Z">
        <w:r w:rsidDel="00000000" w:rsidR="00000000" w:rsidRPr="00000000">
          <w:rPr>
            <w:rtl w:val="0"/>
          </w:rPr>
          <w:t xml:space="preserve">follows</w:t>
        </w:r>
      </w:ins>
      <w:del w:author="Ryo Shibata" w:id="36" w:date="2023-04-19T23:15:43Z">
        <w:r w:rsidDel="00000000" w:rsidR="00000000" w:rsidRPr="00000000">
          <w:rPr>
            <w:rtl w:val="0"/>
          </w:rPr>
          <w:delText xml:space="preserve">the following</w:delText>
        </w:r>
      </w:del>
      <w:r w:rsidDel="00000000" w:rsidR="00000000" w:rsidRPr="00000000">
        <w:rPr>
          <w:rtl w:val="0"/>
        </w:rPr>
        <w:t xml:space="preserve">:</w:t>
      </w:r>
    </w:p>
    <w:p w:rsidR="00000000" w:rsidDel="00000000" w:rsidP="00000000" w:rsidRDefault="00000000" w:rsidRPr="00000000" w14:paraId="000000E7">
      <w:pPr>
        <w:pageBreakBefore w:val="0"/>
        <w:rPr/>
      </w:pPr>
      <w:r w:rsidDel="00000000" w:rsidR="00000000" w:rsidRPr="00000000">
        <w:rPr>
          <w:rtl w:val="0"/>
        </w:rPr>
      </w:r>
    </w:p>
    <w:p w:rsidR="00000000" w:rsidDel="00000000" w:rsidP="00000000" w:rsidRDefault="00000000" w:rsidRPr="00000000" w14:paraId="000000E8">
      <w:pPr>
        <w:pageBreakBefore w:val="0"/>
        <w:jc w:val="center"/>
        <w:rPr/>
      </w:pPr>
      <w:r w:rsidDel="00000000" w:rsidR="00000000" w:rsidRPr="00000000">
        <w:rPr/>
        <w:drawing>
          <wp:inline distB="114300" distT="114300" distL="114300" distR="114300">
            <wp:extent cx="2138363" cy="718630"/>
            <wp:effectExtent b="0" l="0" r="0" t="0"/>
            <wp:docPr id="8"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EA">
      <w:pPr>
        <w:pageBreakBefore w:val="0"/>
        <w:rPr/>
      </w:pPr>
      <w:r w:rsidDel="00000000" w:rsidR="00000000" w:rsidRPr="00000000">
        <w:rPr>
          <w:rtl w:val="0"/>
        </w:rPr>
      </w:r>
    </w:p>
    <w:p w:rsidR="00000000" w:rsidDel="00000000" w:rsidP="00000000" w:rsidRDefault="00000000" w:rsidRPr="00000000" w14:paraId="000000EB">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w:t>
      </w:r>
      <w:ins w:author="Ryo Shibata" w:id="37" w:date="2023-04-19T23:15:54Z">
        <w:r w:rsidDel="00000000" w:rsidR="00000000" w:rsidRPr="00000000">
          <w:rPr>
            <w:rtl w:val="0"/>
          </w:rPr>
          <w:t xml:space="preserve"> the</w:t>
        </w:r>
      </w:ins>
      <w:r w:rsidDel="00000000" w:rsidR="00000000" w:rsidRPr="00000000">
        <w:rPr>
          <w:rtl w:val="0"/>
        </w:rPr>
        <w:t xml:space="preserve"> most complex economic structure. </w:t>
      </w:r>
    </w:p>
    <w:p w:rsidR="00000000" w:rsidDel="00000000" w:rsidP="00000000" w:rsidRDefault="00000000" w:rsidRPr="00000000" w14:paraId="000000EC">
      <w:pPr>
        <w:pageBreakBefore w:val="0"/>
        <w:rPr/>
      </w:pPr>
      <w:r w:rsidDel="00000000" w:rsidR="00000000" w:rsidRPr="00000000">
        <w:rPr>
          <w:rtl w:val="0"/>
        </w:rPr>
        <w:t xml:space="preserve"> </w:t>
      </w:r>
    </w:p>
    <w:p w:rsidR="00000000" w:rsidDel="00000000" w:rsidP="00000000" w:rsidRDefault="00000000" w:rsidRPr="00000000" w14:paraId="000000ED">
      <w:pPr>
        <w:pageBreakBefore w:val="0"/>
        <w:rPr>
          <w:b w:val="1"/>
          <w:bCs w:val="1"/>
        </w:rPr>
      </w:pPr>
      <w:r w:rsidDel="00000000" w:rsidR="00000000" w:rsidRPr="00000000">
        <w:rPr>
          <w:rtl w:val="0"/>
        </w:rPr>
        <w:t xml:space="preserve">Besides, it is quite common that there is a surplus for the budget. To deal with the surplus, we just add it to the product which needs the least amount of dollar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r w:rsidDel="00000000" w:rsidR="00000000" w:rsidRPr="00000000">
        <w:rPr>
          <w:rtl w:val="0"/>
        </w:rPr>
      </w:r>
    </w:p>
    <w:p w:rsidR="00000000" w:rsidDel="00000000" w:rsidP="00000000" w:rsidRDefault="00000000" w:rsidRPr="00000000" w14:paraId="000000EE">
      <w:pPr>
        <w:pageBreakBefore w:val="0"/>
        <w:jc w:val="both"/>
        <w:rPr>
          <w:b w:val="1"/>
          <w:bCs w:val="1"/>
        </w:rPr>
      </w:pPr>
      <w:r w:rsidDel="00000000" w:rsidR="00000000" w:rsidRPr="00000000">
        <w:rPr>
          <w:rtl w:val="0"/>
        </w:rPr>
      </w:r>
    </w:p>
    <w:p w:rsidR="00000000" w:rsidDel="00000000" w:rsidP="00000000" w:rsidRDefault="00000000" w:rsidRPr="00000000" w14:paraId="000000EF">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F0">
      <w:pPr>
        <w:pageBreakBefore w:val="0"/>
        <w:jc w:val="both"/>
        <w:rPr>
          <w:b w:val="1"/>
          <w:bCs w:val="1"/>
        </w:rPr>
      </w:pPr>
      <w:r w:rsidDel="00000000" w:rsidR="00000000" w:rsidRPr="00000000">
        <w:rPr>
          <w:rtl w:val="0"/>
        </w:rPr>
      </w:r>
    </w:p>
    <w:p w:rsidR="00000000" w:rsidDel="00000000" w:rsidP="00000000" w:rsidRDefault="00000000" w:rsidRPr="00000000" w14:paraId="000000F1">
      <w:pPr>
        <w:pageBreakBefore w:val="0"/>
        <w:jc w:val="both"/>
        <w:rPr/>
      </w:pPr>
      <w:r w:rsidDel="00000000" w:rsidR="00000000" w:rsidRPr="00000000">
        <w:rPr>
          <w:rtl w:val="0"/>
        </w:rPr>
        <w:t xml:space="preserve">For the purpose of a clear explanation of the line charts, we try to label all the products in Table 7. Please refer to this table when trying to understand the investment trajectories in the line charts.</w:t>
      </w:r>
    </w:p>
    <w:p w:rsidR="00000000" w:rsidDel="00000000" w:rsidP="00000000" w:rsidRDefault="00000000" w:rsidRPr="00000000" w14:paraId="000000F2">
      <w:pPr>
        <w:pageBreakBefore w:val="0"/>
        <w:jc w:val="center"/>
        <w:rPr>
          <w:b w:val="1"/>
          <w:bCs w:val="1"/>
        </w:rPr>
      </w:pPr>
      <w:r w:rsidDel="00000000" w:rsidR="00000000" w:rsidRPr="00000000">
        <w:rPr>
          <w:b w:val="1"/>
          <w:bCs w:val="1"/>
          <w:rtl w:val="0"/>
        </w:rPr>
        <w:t xml:space="preserve"> </w:t>
      </w:r>
    </w:p>
    <w:tbl>
      <w:tblPr>
        <w:tblStyle w:val="Table6"/>
        <w:tblW w:w="6405.0" w:type="dxa"/>
        <w:jc w:val="left"/>
        <w:tblInd w:w="13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05"/>
        <w:gridCol w:w="5100"/>
        <w:tblGridChange w:id="0">
          <w:tblGrid>
            <w:gridCol w:w="1305"/>
            <w:gridCol w:w="510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pageBreakBefore w:val="0"/>
              <w:jc w:val="center"/>
              <w:rPr/>
            </w:pPr>
            <w:r w:rsidDel="00000000" w:rsidR="00000000" w:rsidRPr="00000000">
              <w:rPr>
                <w:rtl w:val="0"/>
              </w:rPr>
              <w:t xml:space="preserve">Label</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pageBreakBefore w:val="0"/>
              <w:jc w:val="center"/>
              <w:rPr/>
            </w:pPr>
            <w:r w:rsidDel="00000000" w:rsidR="00000000" w:rsidRPr="00000000">
              <w:rPr>
                <w:rtl w:val="0"/>
              </w:rPr>
              <w:t xml:space="preserve">Product Names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pageBreakBefore w:val="0"/>
              <w:jc w:val="center"/>
              <w:rPr/>
            </w:pPr>
            <w:r w:rsidDel="00000000" w:rsidR="00000000" w:rsidRPr="00000000">
              <w:rPr>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pageBreakBefore w:val="0"/>
              <w:jc w:val="center"/>
              <w:rPr>
                <w:color w:val="212121"/>
                <w:highlight w:val="white"/>
              </w:rPr>
            </w:pPr>
            <w:r w:rsidDel="00000000" w:rsidR="00000000" w:rsidRPr="00000000">
              <w:rPr>
                <w:color w:val="212121"/>
                <w:highlight w:val="white"/>
                <w:rtl w:val="0"/>
              </w:rPr>
              <w:t xml:space="preserve">Animals and By-products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pageBreakBefore w:val="0"/>
              <w:jc w:val="center"/>
              <w:rPr/>
            </w:pPr>
            <w:r w:rsidDel="00000000" w:rsidR="00000000" w:rsidRPr="00000000">
              <w:rPr>
                <w:rtl w:val="0"/>
              </w:rPr>
              <w:t xml:space="preserve">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pageBreakBefore w:val="0"/>
              <w:jc w:val="center"/>
              <w:rPr/>
            </w:pPr>
            <w:r w:rsidDel="00000000" w:rsidR="00000000" w:rsidRPr="00000000">
              <w:rPr>
                <w:rtl w:val="0"/>
              </w:rPr>
              <w:t xml:space="preserve">Vegetables, Fruits and Plants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pageBreakBefore w:val="0"/>
              <w:jc w:val="center"/>
              <w:rPr/>
            </w:pPr>
            <w:r w:rsidDel="00000000" w:rsidR="00000000" w:rsidRPr="00000000">
              <w:rPr>
                <w:rtl w:val="0"/>
              </w:rPr>
              <w:t xml:space="preserve">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pageBreakBefore w:val="0"/>
              <w:jc w:val="center"/>
              <w:rPr/>
            </w:pPr>
            <w:r w:rsidDel="00000000" w:rsidR="00000000" w:rsidRPr="00000000">
              <w:rPr>
                <w:rtl w:val="0"/>
              </w:rPr>
              <w:t xml:space="preserve">Food and Preparations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pageBreakBefore w:val="0"/>
              <w:jc w:val="center"/>
              <w:rPr/>
            </w:pPr>
            <w:r w:rsidDel="00000000" w:rsidR="00000000" w:rsidRPr="00000000">
              <w:rPr>
                <w:rtl w:val="0"/>
              </w:rPr>
              <w:t xml:space="preserve">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pageBreakBefore w:val="0"/>
              <w:jc w:val="center"/>
              <w:rPr>
                <w:color w:val="212121"/>
                <w:highlight w:val="white"/>
              </w:rPr>
            </w:pPr>
            <w:r w:rsidDel="00000000" w:rsidR="00000000" w:rsidRPr="00000000">
              <w:rPr>
                <w:color w:val="212121"/>
                <w:highlight w:val="white"/>
                <w:rtl w:val="0"/>
              </w:rPr>
              <w:t xml:space="preserve">Energy Drilling and Mining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pageBreakBefore w:val="0"/>
              <w:jc w:val="center"/>
              <w:rPr/>
            </w:pPr>
            <w:r w:rsidDel="00000000" w:rsidR="00000000" w:rsidRPr="00000000">
              <w:rPr>
                <w:rtl w:val="0"/>
              </w:rPr>
              <w:t xml:space="preserve">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pageBreakBefore w:val="0"/>
              <w:jc w:val="center"/>
              <w:rPr>
                <w:color w:val="212121"/>
                <w:highlight w:val="white"/>
              </w:rPr>
            </w:pPr>
            <w:r w:rsidDel="00000000" w:rsidR="00000000" w:rsidRPr="00000000">
              <w:rPr>
                <w:color w:val="212121"/>
                <w:highlight w:val="white"/>
                <w:rtl w:val="0"/>
              </w:rPr>
              <w:t xml:space="preserve">Chemicals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pageBreakBefore w:val="0"/>
              <w:jc w:val="center"/>
              <w:rPr/>
            </w:pPr>
            <w:r w:rsidDel="00000000" w:rsidR="00000000" w:rsidRPr="00000000">
              <w:rPr>
                <w:rtl w:val="0"/>
              </w:rPr>
              <w:t xml:space="preserve">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pageBreakBefore w:val="0"/>
              <w:jc w:val="center"/>
              <w:rPr>
                <w:color w:val="212121"/>
                <w:highlight w:val="white"/>
              </w:rPr>
            </w:pPr>
            <w:r w:rsidDel="00000000" w:rsidR="00000000" w:rsidRPr="00000000">
              <w:rPr>
                <w:color w:val="212121"/>
                <w:highlight w:val="white"/>
                <w:rtl w:val="0"/>
              </w:rPr>
              <w:t xml:space="preserve">Chemical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pageBreakBefore w:val="0"/>
              <w:jc w:val="center"/>
              <w:rPr/>
            </w:pPr>
            <w:r w:rsidDel="00000000" w:rsidR="00000000" w:rsidRPr="00000000">
              <w:rPr>
                <w:rtl w:val="0"/>
              </w:rPr>
              <w:t xml:space="preserve">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pageBreakBefore w:val="0"/>
              <w:jc w:val="center"/>
              <w:rPr>
                <w:color w:val="212121"/>
                <w:highlight w:val="white"/>
              </w:rPr>
            </w:pPr>
            <w:r w:rsidDel="00000000" w:rsidR="00000000" w:rsidRPr="00000000">
              <w:rPr>
                <w:color w:val="212121"/>
                <w:highlight w:val="white"/>
                <w:rtl w:val="0"/>
              </w:rPr>
              <w:t xml:space="preserve">Raw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pageBreakBefore w:val="0"/>
              <w:jc w:val="center"/>
              <w:rPr/>
            </w:pPr>
            <w:r w:rsidDel="00000000" w:rsidR="00000000" w:rsidRPr="00000000">
              <w:rPr>
                <w:rtl w:val="0"/>
              </w:rPr>
              <w:t xml:space="preserve">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pageBreakBefore w:val="0"/>
              <w:jc w:val="center"/>
              <w:rPr>
                <w:color w:val="212121"/>
                <w:highlight w:val="white"/>
              </w:rPr>
            </w:pPr>
            <w:r w:rsidDel="00000000" w:rsidR="00000000" w:rsidRPr="00000000">
              <w:rPr>
                <w:color w:val="212121"/>
                <w:highlight w:val="white"/>
                <w:rtl w:val="0"/>
              </w:rPr>
              <w:t xml:space="preserve">Wood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pageBreakBefore w:val="0"/>
              <w:jc w:val="center"/>
              <w:rPr/>
            </w:pPr>
            <w:r w:rsidDel="00000000" w:rsidR="00000000" w:rsidRPr="00000000">
              <w:rPr>
                <w:rtl w:val="0"/>
              </w:rPr>
              <w:t xml:space="preserve">9</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pageBreakBefore w:val="0"/>
              <w:jc w:val="center"/>
              <w:rPr>
                <w:color w:val="212121"/>
                <w:highlight w:val="white"/>
              </w:rPr>
            </w:pPr>
            <w:r w:rsidDel="00000000" w:rsidR="00000000" w:rsidRPr="00000000">
              <w:rPr>
                <w:color w:val="212121"/>
                <w:highlight w:val="white"/>
                <w:rtl w:val="0"/>
              </w:rPr>
              <w:t xml:space="preserve">Clothing and Accessories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pageBreakBefore w:val="0"/>
              <w:jc w:val="center"/>
              <w:rPr/>
            </w:pPr>
            <w:r w:rsidDel="00000000" w:rsidR="00000000" w:rsidRPr="00000000">
              <w:rPr>
                <w:rtl w:val="0"/>
              </w:rPr>
              <w:t xml:space="preserve">10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pageBreakBefore w:val="0"/>
              <w:jc w:val="center"/>
              <w:rPr>
                <w:color w:val="212121"/>
                <w:highlight w:val="white"/>
              </w:rPr>
            </w:pPr>
            <w:r w:rsidDel="00000000" w:rsidR="00000000" w:rsidRPr="00000000">
              <w:rPr>
                <w:color w:val="212121"/>
                <w:highlight w:val="white"/>
                <w:rtl w:val="0"/>
              </w:rPr>
              <w:t xml:space="preserve">Textile</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pageBreakBefore w:val="0"/>
              <w:jc w:val="center"/>
              <w:rPr/>
            </w:pPr>
            <w:r w:rsidDel="00000000" w:rsidR="00000000" w:rsidRPr="00000000">
              <w:rPr>
                <w:rtl w:val="0"/>
              </w:rPr>
              <w:t xml:space="preserve">11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pageBreakBefore w:val="0"/>
              <w:jc w:val="center"/>
              <w:rPr>
                <w:color w:val="212121"/>
                <w:highlight w:val="white"/>
              </w:rPr>
            </w:pPr>
            <w:r w:rsidDel="00000000" w:rsidR="00000000" w:rsidRPr="00000000">
              <w:rPr>
                <w:color w:val="212121"/>
                <w:highlight w:val="white"/>
                <w:rtl w:val="0"/>
              </w:rPr>
              <w:t xml:space="preserve">Metals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pageBreakBefore w:val="0"/>
              <w:jc w:val="center"/>
              <w:rPr/>
            </w:pPr>
            <w:r w:rsidDel="00000000" w:rsidR="00000000" w:rsidRPr="00000000">
              <w:rPr>
                <w:rtl w:val="0"/>
              </w:rPr>
              <w:t xml:space="preserve">12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pageBreakBefore w:val="0"/>
              <w:jc w:val="center"/>
              <w:rPr>
                <w:color w:val="212121"/>
                <w:highlight w:val="white"/>
              </w:rPr>
            </w:pPr>
            <w:r w:rsidDel="00000000" w:rsidR="00000000" w:rsidRPr="00000000">
              <w:rPr>
                <w:color w:val="212121"/>
                <w:highlight w:val="white"/>
                <w:rtl w:val="0"/>
              </w:rPr>
              <w:t xml:space="preserve">Machinery and Construction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pageBreakBefore w:val="0"/>
              <w:jc w:val="center"/>
              <w:rPr/>
            </w:pPr>
            <w:r w:rsidDel="00000000" w:rsidR="00000000" w:rsidRPr="00000000">
              <w:rPr>
                <w:rtl w:val="0"/>
              </w:rPr>
              <w:t xml:space="preserve">13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pageBreakBefore w:val="0"/>
              <w:jc w:val="center"/>
              <w:rPr>
                <w:color w:val="212121"/>
                <w:highlight w:val="white"/>
              </w:rPr>
            </w:pPr>
            <w:r w:rsidDel="00000000" w:rsidR="00000000" w:rsidRPr="00000000">
              <w:rPr>
                <w:color w:val="212121"/>
                <w:highlight w:val="white"/>
                <w:rtl w:val="0"/>
              </w:rPr>
              <w:t xml:space="preserve">Transportation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pageBreakBefore w:val="0"/>
              <w:jc w:val="center"/>
              <w:rPr/>
            </w:pPr>
            <w:r w:rsidDel="00000000" w:rsidR="00000000" w:rsidRPr="00000000">
              <w:rPr>
                <w:rtl w:val="0"/>
              </w:rPr>
              <w:t xml:space="preserve">14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pageBreakBefore w:val="0"/>
              <w:jc w:val="center"/>
              <w:rPr>
                <w:color w:val="212121"/>
                <w:highlight w:val="white"/>
              </w:rPr>
            </w:pPr>
            <w:r w:rsidDel="00000000" w:rsidR="00000000" w:rsidRPr="00000000">
              <w:rPr>
                <w:color w:val="212121"/>
                <w:highlight w:val="white"/>
                <w:rtl w:val="0"/>
              </w:rPr>
              <w:t xml:space="preserve">Weapons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pageBreakBefore w:val="0"/>
              <w:jc w:val="center"/>
              <w:rPr/>
            </w:pPr>
            <w:r w:rsidDel="00000000" w:rsidR="00000000" w:rsidRPr="00000000">
              <w:rPr>
                <w:rtl w:val="0"/>
              </w:rPr>
              <w:t xml:space="preserve">15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pageBreakBefore w:val="0"/>
              <w:jc w:val="center"/>
              <w:rPr>
                <w:color w:val="212121"/>
                <w:highlight w:val="white"/>
              </w:rPr>
            </w:pPr>
            <w:r w:rsidDel="00000000" w:rsidR="00000000" w:rsidRPr="00000000">
              <w:rPr>
                <w:color w:val="212121"/>
                <w:highlight w:val="white"/>
                <w:rtl w:val="0"/>
              </w:rPr>
              <w:t xml:space="preserve">Daily Instruments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pageBreakBefore w:val="0"/>
              <w:jc w:val="center"/>
              <w:rPr/>
            </w:pPr>
            <w:r w:rsidDel="00000000" w:rsidR="00000000" w:rsidRPr="00000000">
              <w:rPr>
                <w:rtl w:val="0"/>
              </w:rPr>
              <w:t xml:space="preserve">16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pageBreakBefore w:val="0"/>
              <w:jc w:val="center"/>
              <w:rPr>
                <w:color w:val="212121"/>
                <w:highlight w:val="white"/>
              </w:rPr>
            </w:pPr>
            <w:r w:rsidDel="00000000" w:rsidR="00000000" w:rsidRPr="00000000">
              <w:rPr>
                <w:color w:val="212121"/>
                <w:highlight w:val="white"/>
                <w:rtl w:val="0"/>
              </w:rPr>
              <w:t xml:space="preserve">Precious Stones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pageBreakBefore w:val="0"/>
              <w:jc w:val="center"/>
              <w:rPr/>
            </w:pPr>
            <w:r w:rsidDel="00000000" w:rsidR="00000000" w:rsidRPr="00000000">
              <w:rPr>
                <w:rtl w:val="0"/>
              </w:rPr>
              <w:t xml:space="preserve">17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pageBreakBefore w:val="0"/>
              <w:jc w:val="center"/>
              <w:rPr>
                <w:color w:val="212121"/>
                <w:highlight w:val="white"/>
              </w:rPr>
            </w:pPr>
            <w:r w:rsidDel="00000000" w:rsidR="00000000" w:rsidRPr="00000000">
              <w:rPr>
                <w:color w:val="212121"/>
                <w:highlight w:val="white"/>
                <w:rtl w:val="0"/>
              </w:rPr>
              <w:t xml:space="preserve">High-complexity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pageBreakBefore w:val="0"/>
              <w:jc w:val="center"/>
              <w:rPr/>
            </w:pPr>
            <w:r w:rsidDel="00000000" w:rsidR="00000000" w:rsidRPr="00000000">
              <w:rPr>
                <w:rtl w:val="0"/>
              </w:rPr>
              <w:t xml:space="preserve">18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pageBreakBefore w:val="0"/>
              <w:jc w:val="center"/>
              <w:rPr>
                <w:color w:val="212121"/>
                <w:highlight w:val="white"/>
              </w:rPr>
            </w:pPr>
            <w:r w:rsidDel="00000000" w:rsidR="00000000" w:rsidRPr="00000000">
              <w:rPr>
                <w:color w:val="212121"/>
                <w:highlight w:val="white"/>
                <w:rtl w:val="0"/>
              </w:rPr>
              <w:t xml:space="preserve">Services and Utilities</w:t>
            </w:r>
          </w:p>
        </w:tc>
      </w:tr>
    </w:tbl>
    <w:p w:rsidR="00000000" w:rsidDel="00000000" w:rsidP="00000000" w:rsidRDefault="00000000" w:rsidRPr="00000000" w14:paraId="00000119">
      <w:pPr>
        <w:pageBreakBefore w:val="0"/>
        <w:jc w:val="center"/>
        <w:rPr>
          <w:b w:val="1"/>
          <w:bCs w:val="1"/>
        </w:rPr>
      </w:pPr>
      <w:r w:rsidDel="00000000" w:rsidR="00000000" w:rsidRPr="00000000">
        <w:rPr>
          <w:b w:val="1"/>
          <w:bCs w:val="1"/>
          <w:rtl w:val="0"/>
        </w:rPr>
        <w:t xml:space="preserve"> </w:t>
      </w:r>
    </w:p>
    <w:p w:rsidR="00000000" w:rsidDel="00000000" w:rsidP="00000000" w:rsidRDefault="00000000" w:rsidRPr="00000000" w14:paraId="0000011A">
      <w:pPr>
        <w:pageBreakBefore w:val="0"/>
        <w:jc w:val="center"/>
        <w:rPr/>
      </w:pPr>
      <w:r w:rsidDel="00000000" w:rsidR="00000000" w:rsidRPr="00000000">
        <w:rPr>
          <w:rtl w:val="0"/>
        </w:rPr>
        <w:t xml:space="preserve">Table 7: Products Labeling</w:t>
      </w:r>
    </w:p>
    <w:p w:rsidR="00000000" w:rsidDel="00000000" w:rsidP="00000000" w:rsidRDefault="00000000" w:rsidRPr="00000000" w14:paraId="0000011B">
      <w:pPr>
        <w:pageBreakBefore w:val="0"/>
        <w:jc w:val="center"/>
        <w:rPr/>
      </w:pPr>
      <w:r w:rsidDel="00000000" w:rsidR="00000000" w:rsidRPr="00000000">
        <w:rPr>
          <w:rtl w:val="0"/>
        </w:rPr>
      </w:r>
    </w:p>
    <w:p w:rsidR="00000000" w:rsidDel="00000000" w:rsidP="00000000" w:rsidRDefault="00000000" w:rsidRPr="00000000" w14:paraId="0000011C">
      <w:pPr>
        <w:pageBreakBefore w:val="0"/>
        <w:jc w:val="both"/>
        <w:rPr/>
      </w:pPr>
      <w:r w:rsidDel="00000000" w:rsidR="00000000" w:rsidRPr="00000000">
        <w:rPr>
          <w:rtl w:val="0"/>
        </w:rPr>
        <w:t xml:space="preserve">Below is the economic panel for Qatar in 2013. We can see that for different percentages of heuristic total export growth, the ECIs of Qatar have different amounts of increments. Overall, 5 and 10 percent export growth result in a similar ECI improvement pattern, which starts from around -0.13 and ends at around 0.56. However, 15 and 20 percent export growth </w:t>
      </w:r>
      <w:ins w:author="Ryo Shibata" w:id="38" w:date="2023-04-19T23:19:11Z">
        <w:r w:rsidDel="00000000" w:rsidR="00000000" w:rsidRPr="00000000">
          <w:rPr>
            <w:rtl w:val="0"/>
          </w:rPr>
          <w:t xml:space="preserve">can</w:t>
        </w:r>
      </w:ins>
      <w:del w:author="Ryo Shibata" w:id="38" w:date="2023-04-19T23:19:11Z">
        <w:r w:rsidDel="00000000" w:rsidR="00000000" w:rsidRPr="00000000">
          <w:rPr>
            <w:rtl w:val="0"/>
          </w:rPr>
          <w:delText xml:space="preserve">are able to</w:delText>
        </w:r>
      </w:del>
      <w:r w:rsidDel="00000000" w:rsidR="00000000" w:rsidRPr="00000000">
        <w:rPr>
          <w:rtl w:val="0"/>
        </w:rPr>
        <w:t xml:space="preserve"> result in much higher ECI improvement trajectories</w:t>
      </w:r>
      <w:ins w:author="Ryo Shibata" w:id="39" w:date="2023-04-19T23:19:15Z">
        <w:r w:rsidDel="00000000" w:rsidR="00000000" w:rsidRPr="00000000">
          <w:rPr>
            <w:rtl w:val="0"/>
          </w:rPr>
          <w:t xml:space="preserve">,</w:t>
        </w:r>
      </w:ins>
      <w:r w:rsidDel="00000000" w:rsidR="00000000" w:rsidRPr="00000000">
        <w:rPr>
          <w:rtl w:val="0"/>
        </w:rPr>
        <w:t xml:space="preserve"> where the ECI of Qatar is able to end at around 0.67. </w:t>
      </w:r>
    </w:p>
    <w:p w:rsidR="00000000" w:rsidDel="00000000" w:rsidP="00000000" w:rsidRDefault="00000000" w:rsidRPr="00000000" w14:paraId="0000011D">
      <w:pPr>
        <w:pageBreakBefore w:val="0"/>
        <w:jc w:val="both"/>
        <w:rPr/>
      </w:pPr>
      <w:r w:rsidDel="00000000" w:rsidR="00000000" w:rsidRPr="00000000">
        <w:rPr>
          <w:rtl w:val="0"/>
        </w:rPr>
        <w:t xml:space="preserve"> </w:t>
      </w:r>
    </w:p>
    <w:p w:rsidR="00000000" w:rsidDel="00000000" w:rsidP="00000000" w:rsidRDefault="00000000" w:rsidRPr="00000000" w14:paraId="0000011E">
      <w:pPr>
        <w:pageBreakBefore w:val="0"/>
        <w:jc w:val="both"/>
        <w:rPr/>
      </w:pPr>
      <w:r w:rsidDel="00000000" w:rsidR="00000000" w:rsidRPr="00000000">
        <w:rPr>
          <w:rtl w:val="0"/>
        </w:rPr>
        <w:t xml:space="preserve">The optimization results of Qatar in 2013 are </w:t>
      </w:r>
      <w:ins w:author="Ryo Shibata" w:id="40" w:date="2023-04-19T23:19:22Z">
        <w:r w:rsidDel="00000000" w:rsidR="00000000" w:rsidRPr="00000000">
          <w:rPr>
            <w:rtl w:val="0"/>
          </w:rPr>
          <w:t xml:space="preserve">quite</w:t>
        </w:r>
      </w:ins>
      <w:del w:author="Ryo Shibata" w:id="40" w:date="2023-04-19T23:19:22Z">
        <w:r w:rsidDel="00000000" w:rsidR="00000000" w:rsidRPr="00000000">
          <w:rPr>
            <w:rtl w:val="0"/>
          </w:rPr>
          <w:delText xml:space="preserve">pretty</w:delText>
        </w:r>
      </w:del>
      <w:r w:rsidDel="00000000" w:rsidR="00000000" w:rsidRPr="00000000">
        <w:rPr>
          <w:rtl w:val="0"/>
        </w:rPr>
        <w:t xml:space="preserve"> diverse, meaning that there are many industries contained in the portfolio. For the cases of 5 and 10 percent growth in export, even though the ECI improvement trajectories are not so different, the main components in the portfolio are quite distinguishable. For 5 percent, </w:t>
      </w:r>
      <w:ins w:author="Ryo Shibata" w:id="41" w:date="2023-04-19T23:19:29Z">
        <w:r w:rsidDel="00000000" w:rsidR="00000000" w:rsidRPr="00000000">
          <w:rPr>
            <w:rtl w:val="0"/>
          </w:rPr>
          <w:t xml:space="preserve">H</w:t>
        </w:r>
      </w:ins>
      <w:del w:author="Ryo Shibata" w:id="41" w:date="2023-04-19T23:19:29Z">
        <w:r w:rsidDel="00000000" w:rsidR="00000000" w:rsidRPr="00000000">
          <w:rPr>
            <w:rtl w:val="0"/>
          </w:rPr>
          <w:delText xml:space="preserve">h</w:delText>
        </w:r>
      </w:del>
      <w:r w:rsidDel="00000000" w:rsidR="00000000" w:rsidRPr="00000000">
        <w:rPr>
          <w:rtl w:val="0"/>
        </w:rPr>
        <w:t xml:space="preserve">igh-complexity </w:t>
      </w:r>
      <w:ins w:author="Ryo Shibata" w:id="42" w:date="2023-04-19T23:19:31Z">
        <w:r w:rsidDel="00000000" w:rsidR="00000000" w:rsidRPr="00000000">
          <w:rPr>
            <w:rtl w:val="0"/>
          </w:rPr>
          <w:t xml:space="preserve">P</w:t>
        </w:r>
      </w:ins>
      <w:del w:author="Ryo Shibata" w:id="42" w:date="2023-04-19T23:19:31Z">
        <w:r w:rsidDel="00000000" w:rsidR="00000000" w:rsidRPr="00000000">
          <w:rPr>
            <w:rtl w:val="0"/>
          </w:rPr>
          <w:delText xml:space="preserve">p</w:delText>
        </w:r>
      </w:del>
      <w:r w:rsidDel="00000000" w:rsidR="00000000" w:rsidRPr="00000000">
        <w:rPr>
          <w:rtl w:val="0"/>
        </w:rPr>
        <w:t xml:space="preserve">roducts, </w:t>
      </w:r>
      <w:ins w:author="Ryo Shibata" w:id="43" w:date="2023-04-19T23:19:33Z">
        <w:r w:rsidDel="00000000" w:rsidR="00000000" w:rsidRPr="00000000">
          <w:rPr>
            <w:rtl w:val="0"/>
          </w:rPr>
          <w:t xml:space="preserve">R</w:t>
        </w:r>
      </w:ins>
      <w:del w:author="Ryo Shibata" w:id="43" w:date="2023-04-19T23:19:33Z">
        <w:r w:rsidDel="00000000" w:rsidR="00000000" w:rsidRPr="00000000">
          <w:rPr>
            <w:rtl w:val="0"/>
          </w:rPr>
          <w:delText xml:space="preserve">r</w:delText>
        </w:r>
      </w:del>
      <w:r w:rsidDel="00000000" w:rsidR="00000000" w:rsidRPr="00000000">
        <w:rPr>
          <w:rtl w:val="0"/>
        </w:rPr>
        <w:t xml:space="preserve">aw </w:t>
      </w:r>
      <w:ins w:author="Ryo Shibata" w:id="44" w:date="2023-04-19T23:19:37Z">
        <w:r w:rsidDel="00000000" w:rsidR="00000000" w:rsidRPr="00000000">
          <w:rPr>
            <w:rtl w:val="0"/>
          </w:rPr>
          <w:t xml:space="preserve">M</w:t>
        </w:r>
      </w:ins>
      <w:del w:author="Ryo Shibata" w:id="44" w:date="2023-04-19T23:19:37Z">
        <w:r w:rsidDel="00000000" w:rsidR="00000000" w:rsidRPr="00000000">
          <w:rPr>
            <w:rtl w:val="0"/>
          </w:rPr>
          <w:delText xml:space="preserve">m</w:delText>
        </w:r>
      </w:del>
      <w:r w:rsidDel="00000000" w:rsidR="00000000" w:rsidRPr="00000000">
        <w:rPr>
          <w:rtl w:val="0"/>
        </w:rPr>
        <w:t xml:space="preserve">anufacturing and </w:t>
      </w:r>
      <w:ins w:author="Ryo Shibata" w:id="45" w:date="2023-04-19T23:19:39Z">
        <w:r w:rsidDel="00000000" w:rsidR="00000000" w:rsidRPr="00000000">
          <w:rPr>
            <w:rtl w:val="0"/>
          </w:rPr>
          <w:t xml:space="preserve">T</w:t>
        </w:r>
      </w:ins>
      <w:del w:author="Ryo Shibata" w:id="45" w:date="2023-04-19T23:19:39Z">
        <w:r w:rsidDel="00000000" w:rsidR="00000000" w:rsidRPr="00000000">
          <w:rPr>
            <w:rtl w:val="0"/>
          </w:rPr>
          <w:delText xml:space="preserve">t</w:delText>
        </w:r>
      </w:del>
      <w:r w:rsidDel="00000000" w:rsidR="00000000" w:rsidRPr="00000000">
        <w:rPr>
          <w:rtl w:val="0"/>
        </w:rPr>
        <w:t xml:space="preserve">extile</w:t>
      </w:r>
      <w:ins w:author="Ryo Shibata" w:id="46" w:date="2023-04-19T23:19:40Z">
        <w:r w:rsidDel="00000000" w:rsidR="00000000" w:rsidRPr="00000000">
          <w:rPr>
            <w:rtl w:val="0"/>
          </w:rPr>
          <w:t xml:space="preserve">s</w:t>
        </w:r>
      </w:ins>
      <w:r w:rsidDel="00000000" w:rsidR="00000000" w:rsidRPr="00000000">
        <w:rPr>
          <w:rtl w:val="0"/>
        </w:rPr>
        <w:t xml:space="preserve"> are the main components, while for 10 percent, </w:t>
      </w:r>
      <w:ins w:author="Ryo Shibata" w:id="47" w:date="2023-04-19T23:19:43Z">
        <w:r w:rsidDel="00000000" w:rsidR="00000000" w:rsidRPr="00000000">
          <w:rPr>
            <w:rtl w:val="0"/>
          </w:rPr>
          <w:t xml:space="preserve">A</w:t>
        </w:r>
      </w:ins>
      <w:del w:author="Ryo Shibata" w:id="47" w:date="2023-04-19T23:19:43Z">
        <w:r w:rsidDel="00000000" w:rsidR="00000000" w:rsidRPr="00000000">
          <w:rPr>
            <w:rtl w:val="0"/>
          </w:rPr>
          <w:delText xml:space="preserve">a</w:delText>
        </w:r>
      </w:del>
      <w:r w:rsidDel="00000000" w:rsidR="00000000" w:rsidRPr="00000000">
        <w:rPr>
          <w:rtl w:val="0"/>
        </w:rPr>
        <w:t xml:space="preserve">nimals and </w:t>
      </w:r>
      <w:ins w:author="Ryo Shibata" w:id="48" w:date="2023-04-19T23:19:45Z">
        <w:r w:rsidDel="00000000" w:rsidR="00000000" w:rsidRPr="00000000">
          <w:rPr>
            <w:rtl w:val="0"/>
          </w:rPr>
          <w:t xml:space="preserve">B</w:t>
        </w:r>
      </w:ins>
      <w:del w:author="Ryo Shibata" w:id="48" w:date="2023-04-19T23:19:45Z">
        <w:r w:rsidDel="00000000" w:rsidR="00000000" w:rsidRPr="00000000">
          <w:rPr>
            <w:rtl w:val="0"/>
          </w:rPr>
          <w:delText xml:space="preserve">b</w:delText>
        </w:r>
      </w:del>
      <w:r w:rsidDel="00000000" w:rsidR="00000000" w:rsidRPr="00000000">
        <w:rPr>
          <w:rtl w:val="0"/>
        </w:rPr>
        <w:t xml:space="preserve">y-products, </w:t>
      </w:r>
      <w:ins w:author="Ryo Shibata" w:id="49" w:date="2023-04-19T23:19:47Z">
        <w:r w:rsidDel="00000000" w:rsidR="00000000" w:rsidRPr="00000000">
          <w:rPr>
            <w:rtl w:val="0"/>
          </w:rPr>
          <w:t xml:space="preserve">C</w:t>
        </w:r>
      </w:ins>
      <w:del w:author="Ryo Shibata" w:id="49" w:date="2023-04-19T23:19:47Z">
        <w:r w:rsidDel="00000000" w:rsidR="00000000" w:rsidRPr="00000000">
          <w:rPr>
            <w:rtl w:val="0"/>
          </w:rPr>
          <w:delText xml:space="preserve">c</w:delText>
        </w:r>
      </w:del>
      <w:r w:rsidDel="00000000" w:rsidR="00000000" w:rsidRPr="00000000">
        <w:rPr>
          <w:rtl w:val="0"/>
        </w:rPr>
        <w:t xml:space="preserve">hemical</w:t>
      </w:r>
      <w:del w:author="Ryo Shibata" w:id="50" w:date="2023-04-19T23:20:03Z">
        <w:r w:rsidDel="00000000" w:rsidR="00000000" w:rsidRPr="00000000">
          <w:rPr>
            <w:rtl w:val="0"/>
          </w:rPr>
          <w:delText xml:space="preserve">s</w:delText>
        </w:r>
      </w:del>
      <w:ins w:author="Ryo Shibata" w:id="50" w:date="2023-04-19T23:20:03Z">
        <w:r w:rsidDel="00000000" w:rsidR="00000000" w:rsidRPr="00000000">
          <w:rPr>
            <w:rtl w:val="0"/>
          </w:rPr>
          <w:t xml:space="preserve"> Manufacturing</w:t>
        </w:r>
      </w:ins>
      <w:r w:rsidDel="00000000" w:rsidR="00000000" w:rsidRPr="00000000">
        <w:rPr>
          <w:rtl w:val="0"/>
        </w:rPr>
        <w:t xml:space="preserve">, </w:t>
      </w:r>
      <w:ins w:author="Ryo Shibata" w:id="51" w:date="2023-04-19T23:20:15Z">
        <w:r w:rsidDel="00000000" w:rsidR="00000000" w:rsidRPr="00000000">
          <w:rPr>
            <w:rtl w:val="0"/>
          </w:rPr>
          <w:t xml:space="preserve">R</w:t>
        </w:r>
      </w:ins>
      <w:del w:author="Ryo Shibata" w:id="51" w:date="2023-04-19T23:20:15Z">
        <w:r w:rsidDel="00000000" w:rsidR="00000000" w:rsidRPr="00000000">
          <w:rPr>
            <w:rtl w:val="0"/>
          </w:rPr>
          <w:delText xml:space="preserve">r</w:delText>
        </w:r>
      </w:del>
      <w:r w:rsidDel="00000000" w:rsidR="00000000" w:rsidRPr="00000000">
        <w:rPr>
          <w:rtl w:val="0"/>
        </w:rPr>
        <w:t xml:space="preserve">aw </w:t>
      </w:r>
      <w:ins w:author="Ryo Shibata" w:id="52" w:date="2023-04-19T23:20:16Z">
        <w:r w:rsidDel="00000000" w:rsidR="00000000" w:rsidRPr="00000000">
          <w:rPr>
            <w:rtl w:val="0"/>
          </w:rPr>
          <w:t xml:space="preserve">M</w:t>
        </w:r>
      </w:ins>
      <w:del w:author="Ryo Shibata" w:id="52" w:date="2023-04-19T23:20:16Z">
        <w:r w:rsidDel="00000000" w:rsidR="00000000" w:rsidRPr="00000000">
          <w:rPr>
            <w:rtl w:val="0"/>
          </w:rPr>
          <w:delText xml:space="preserve">m</w:delText>
        </w:r>
      </w:del>
      <w:r w:rsidDel="00000000" w:rsidR="00000000" w:rsidRPr="00000000">
        <w:rPr>
          <w:rtl w:val="0"/>
        </w:rPr>
        <w:t xml:space="preserve">anufacturing</w:t>
      </w:r>
      <w:ins w:author="Ryo Shibata" w:id="53" w:date="2023-04-19T23:20:19Z">
        <w:r w:rsidDel="00000000" w:rsidR="00000000" w:rsidRPr="00000000">
          <w:rPr>
            <w:rtl w:val="0"/>
          </w:rPr>
          <w:t xml:space="preserve">,</w:t>
        </w:r>
      </w:ins>
      <w:r w:rsidDel="00000000" w:rsidR="00000000" w:rsidRPr="00000000">
        <w:rPr>
          <w:rtl w:val="0"/>
        </w:rPr>
        <w:t xml:space="preserve"> and </w:t>
      </w:r>
      <w:ins w:author="Ryo Shibata" w:id="54" w:date="2023-04-19T23:20:37Z">
        <w:r w:rsidDel="00000000" w:rsidR="00000000" w:rsidRPr="00000000">
          <w:rPr>
            <w:rtl w:val="0"/>
          </w:rPr>
          <w:t xml:space="preserve">F</w:t>
        </w:r>
      </w:ins>
      <w:del w:author="Ryo Shibata" w:id="54" w:date="2023-04-19T23:20:37Z">
        <w:r w:rsidDel="00000000" w:rsidR="00000000" w:rsidRPr="00000000">
          <w:rPr>
            <w:rtl w:val="0"/>
          </w:rPr>
          <w:delText xml:space="preserve">f</w:delText>
        </w:r>
      </w:del>
      <w:r w:rsidDel="00000000" w:rsidR="00000000" w:rsidRPr="00000000">
        <w:rPr>
          <w:rtl w:val="0"/>
        </w:rPr>
        <w:t xml:space="preserve">ood and </w:t>
      </w:r>
      <w:ins w:author="Ryo Shibata" w:id="55" w:date="2023-04-19T23:20:39Z">
        <w:r w:rsidDel="00000000" w:rsidR="00000000" w:rsidRPr="00000000">
          <w:rPr>
            <w:rtl w:val="0"/>
          </w:rPr>
          <w:t xml:space="preserve">P</w:t>
        </w:r>
      </w:ins>
      <w:del w:author="Ryo Shibata" w:id="55" w:date="2023-04-19T23:20:39Z">
        <w:r w:rsidDel="00000000" w:rsidR="00000000" w:rsidRPr="00000000">
          <w:rPr>
            <w:rtl w:val="0"/>
          </w:rPr>
          <w:delText xml:space="preserve">p</w:delText>
        </w:r>
      </w:del>
      <w:r w:rsidDel="00000000" w:rsidR="00000000" w:rsidRPr="00000000">
        <w:rPr>
          <w:rtl w:val="0"/>
        </w:rPr>
        <w:t xml:space="preserve">reparations are the main ones. For the cases of 15 and 20 percent growth, not only do they follow similar ECI improvement trajectories but also they share a pretty close investment portfolio, which are mainly made up of </w:t>
      </w:r>
      <w:ins w:author="Ryo Shibata" w:id="56" w:date="2023-04-19T23:20:48Z">
        <w:r w:rsidDel="00000000" w:rsidR="00000000" w:rsidRPr="00000000">
          <w:rPr>
            <w:rtl w:val="0"/>
          </w:rPr>
          <w:t xml:space="preserve">F</w:t>
        </w:r>
      </w:ins>
      <w:del w:author="Ryo Shibata" w:id="56" w:date="2023-04-19T23:20:48Z">
        <w:r w:rsidDel="00000000" w:rsidR="00000000" w:rsidRPr="00000000">
          <w:rPr>
            <w:rtl w:val="0"/>
          </w:rPr>
          <w:delText xml:space="preserve">f</w:delText>
        </w:r>
      </w:del>
      <w:r w:rsidDel="00000000" w:rsidR="00000000" w:rsidRPr="00000000">
        <w:rPr>
          <w:rtl w:val="0"/>
        </w:rPr>
        <w:t xml:space="preserve">ood and </w:t>
      </w:r>
      <w:ins w:author="Ryo Shibata" w:id="57" w:date="2023-04-19T23:20:50Z">
        <w:r w:rsidDel="00000000" w:rsidR="00000000" w:rsidRPr="00000000">
          <w:rPr>
            <w:rtl w:val="0"/>
          </w:rPr>
          <w:t xml:space="preserve">P</w:t>
        </w:r>
      </w:ins>
      <w:del w:author="Ryo Shibata" w:id="57" w:date="2023-04-19T23:20:50Z">
        <w:r w:rsidDel="00000000" w:rsidR="00000000" w:rsidRPr="00000000">
          <w:rPr>
            <w:rtl w:val="0"/>
          </w:rPr>
          <w:delText xml:space="preserve">p</w:delText>
        </w:r>
      </w:del>
      <w:r w:rsidDel="00000000" w:rsidR="00000000" w:rsidRPr="00000000">
        <w:rPr>
          <w:rtl w:val="0"/>
        </w:rPr>
        <w:t xml:space="preserve">reparations, </w:t>
      </w:r>
      <w:ins w:author="Ryo Shibata" w:id="58" w:date="2023-04-19T23:20:51Z">
        <w:r w:rsidDel="00000000" w:rsidR="00000000" w:rsidRPr="00000000">
          <w:rPr>
            <w:rtl w:val="0"/>
          </w:rPr>
          <w:t xml:space="preserve">C</w:t>
        </w:r>
      </w:ins>
      <w:del w:author="Ryo Shibata" w:id="58" w:date="2023-04-19T23:20:51Z">
        <w:r w:rsidDel="00000000" w:rsidR="00000000" w:rsidRPr="00000000">
          <w:rPr>
            <w:rtl w:val="0"/>
          </w:rPr>
          <w:delText xml:space="preserve">c</w:delText>
        </w:r>
      </w:del>
      <w:r w:rsidDel="00000000" w:rsidR="00000000" w:rsidRPr="00000000">
        <w:rPr>
          <w:rtl w:val="0"/>
        </w:rPr>
        <w:t xml:space="preserve">hemical </w:t>
      </w:r>
      <w:ins w:author="Ryo Shibata" w:id="59" w:date="2023-04-19T23:20:53Z">
        <w:r w:rsidDel="00000000" w:rsidR="00000000" w:rsidRPr="00000000">
          <w:rPr>
            <w:rtl w:val="0"/>
          </w:rPr>
          <w:t xml:space="preserve">M</w:t>
        </w:r>
      </w:ins>
      <w:del w:author="Ryo Shibata" w:id="59" w:date="2023-04-19T23:20:53Z">
        <w:r w:rsidDel="00000000" w:rsidR="00000000" w:rsidRPr="00000000">
          <w:rPr>
            <w:rtl w:val="0"/>
          </w:rPr>
          <w:delText xml:space="preserve">m</w:delText>
        </w:r>
      </w:del>
      <w:r w:rsidDel="00000000" w:rsidR="00000000" w:rsidRPr="00000000">
        <w:rPr>
          <w:rtl w:val="0"/>
        </w:rPr>
        <w:t xml:space="preserve">anufacturing, and </w:t>
      </w:r>
      <w:commentRangeStart w:id="1"/>
      <w:r w:rsidDel="00000000" w:rsidR="00000000" w:rsidRPr="00000000">
        <w:rPr>
          <w:rtl w:val="0"/>
        </w:rPr>
        <w:t xml:space="preserve">raw chemicals, manufacturing</w:t>
      </w:r>
      <w:commentRangeEnd w:id="1"/>
      <w:r w:rsidDel="00000000" w:rsidR="00000000" w:rsidRPr="00000000">
        <w:commentReference w:id="1"/>
      </w:r>
      <w:r w:rsidDel="00000000" w:rsidR="00000000" w:rsidRPr="00000000">
        <w:rPr>
          <w:rtl w:val="0"/>
        </w:rPr>
        <w:t xml:space="preserve"> etc.</w:t>
      </w:r>
    </w:p>
    <w:p w:rsidR="00000000" w:rsidDel="00000000" w:rsidP="00000000" w:rsidRDefault="00000000" w:rsidRPr="00000000" w14:paraId="0000011F">
      <w:pPr>
        <w:pageBreakBefore w:val="0"/>
        <w:jc w:val="both"/>
        <w:rPr/>
      </w:pPr>
      <w:r w:rsidDel="00000000" w:rsidR="00000000" w:rsidRPr="00000000">
        <w:rPr>
          <w:rtl w:val="0"/>
        </w:rPr>
      </w:r>
    </w:p>
    <w:p w:rsidR="00000000" w:rsidDel="00000000" w:rsidP="00000000" w:rsidRDefault="00000000" w:rsidRPr="00000000" w14:paraId="00000120">
      <w:pPr>
        <w:pageBreakBefore w:val="0"/>
        <w:jc w:val="both"/>
        <w:rPr/>
      </w:pPr>
      <w:r w:rsidDel="00000000" w:rsidR="00000000" w:rsidRPr="00000000">
        <w:rPr>
          <w:rtl w:val="0"/>
        </w:rPr>
      </w:r>
    </w:p>
    <w:p w:rsidR="00000000" w:rsidDel="00000000" w:rsidP="00000000" w:rsidRDefault="00000000" w:rsidRPr="00000000" w14:paraId="00000121">
      <w:pPr>
        <w:pageBreakBefore w:val="0"/>
        <w:jc w:val="both"/>
        <w:rPr/>
      </w:pPr>
      <w:r w:rsidDel="00000000" w:rsidR="00000000" w:rsidRPr="00000000">
        <w:rPr/>
        <w:drawing>
          <wp:inline distB="114300" distT="114300" distL="114300" distR="114300">
            <wp:extent cx="5731200" cy="1955800"/>
            <wp:effectExtent b="0" l="0" r="0" t="0"/>
            <wp:docPr id="1"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5731200" cy="1955800"/>
                    </a:xfrm>
                    <a:prstGeom prst="rect"/>
                    <a:ln/>
                  </pic:spPr>
                </pic:pic>
              </a:graphicData>
            </a:graphic>
          </wp:inline>
        </w:drawing>
      </w:r>
      <w:r w:rsidDel="00000000" w:rsidR="00000000" w:rsidRPr="00000000">
        <w:rPr/>
        <w:drawing>
          <wp:inline distB="114300" distT="114300" distL="114300" distR="114300">
            <wp:extent cx="5713030" cy="1852613"/>
            <wp:effectExtent b="0" l="0" r="0" t="0"/>
            <wp:docPr id="23" name="image25.png"/>
            <a:graphic>
              <a:graphicData uri="http://schemas.openxmlformats.org/drawingml/2006/picture">
                <pic:pic>
                  <pic:nvPicPr>
                    <pic:cNvPr id="0" name="image25.png"/>
                    <pic:cNvPicPr preferRelativeResize="0"/>
                  </pic:nvPicPr>
                  <pic:blipFill>
                    <a:blip r:embed="rId18"/>
                    <a:srcRect b="6829" l="2159" r="0" t="0"/>
                    <a:stretch>
                      <a:fillRect/>
                    </a:stretch>
                  </pic:blipFill>
                  <pic:spPr>
                    <a:xfrm>
                      <a:off x="0" y="0"/>
                      <a:ext cx="5713030" cy="1852613"/>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pageBreakBefore w:val="0"/>
        <w:jc w:val="both"/>
        <w:rPr/>
      </w:pPr>
      <w:r w:rsidDel="00000000" w:rsidR="00000000" w:rsidRPr="00000000">
        <w:rPr>
          <w:rtl w:val="0"/>
        </w:rPr>
      </w:r>
    </w:p>
    <w:p w:rsidR="00000000" w:rsidDel="00000000" w:rsidP="00000000" w:rsidRDefault="00000000" w:rsidRPr="00000000" w14:paraId="00000123">
      <w:pPr>
        <w:pageBreakBefore w:val="0"/>
        <w:jc w:val="center"/>
        <w:rPr/>
      </w:pPr>
      <w:r w:rsidDel="00000000" w:rsidR="00000000" w:rsidRPr="00000000">
        <w:rPr>
          <w:rtl w:val="0"/>
        </w:rPr>
        <w:t xml:space="preserve">Figure 5: Greedy Based ECI Improvement Results of Qatar in 2013 with Different Budgets</w:t>
      </w:r>
    </w:p>
    <w:p w:rsidR="00000000" w:rsidDel="00000000" w:rsidP="00000000" w:rsidRDefault="00000000" w:rsidRPr="00000000" w14:paraId="00000124">
      <w:pPr>
        <w:pageBreakBefore w:val="0"/>
        <w:jc w:val="both"/>
        <w:rPr/>
      </w:pPr>
      <w:r w:rsidDel="00000000" w:rsidR="00000000" w:rsidRPr="00000000">
        <w:rPr>
          <w:rtl w:val="0"/>
        </w:rPr>
      </w:r>
    </w:p>
    <w:p w:rsidR="00000000" w:rsidDel="00000000" w:rsidP="00000000" w:rsidRDefault="00000000" w:rsidRPr="00000000" w14:paraId="00000125">
      <w:pPr>
        <w:pageBreakBefore w:val="0"/>
        <w:jc w:val="both"/>
        <w:rPr/>
      </w:pPr>
      <w:r w:rsidDel="00000000" w:rsidR="00000000" w:rsidRPr="00000000">
        <w:rPr/>
        <w:drawing>
          <wp:inline distB="114300" distT="114300" distL="114300" distR="114300">
            <wp:extent cx="5731200" cy="1498600"/>
            <wp:effectExtent b="0" l="0" r="0" t="0"/>
            <wp:docPr id="12"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7312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pageBreakBefore w:val="0"/>
        <w:jc w:val="both"/>
        <w:rPr/>
      </w:pPr>
      <w:r w:rsidDel="00000000" w:rsidR="00000000" w:rsidRPr="00000000">
        <w:rPr>
          <w:rtl w:val="0"/>
        </w:rPr>
      </w:r>
    </w:p>
    <w:p w:rsidR="00000000" w:rsidDel="00000000" w:rsidP="00000000" w:rsidRDefault="00000000" w:rsidRPr="00000000" w14:paraId="00000127">
      <w:pPr>
        <w:pageBreakBefore w:val="0"/>
        <w:jc w:val="center"/>
        <w:rPr/>
      </w:pPr>
      <w:r w:rsidDel="00000000" w:rsidR="00000000" w:rsidRPr="00000000">
        <w:rPr>
          <w:rtl w:val="0"/>
        </w:rPr>
        <w:t xml:space="preserve">Table 8: Portfolio of Qatar in 2013</w:t>
      </w:r>
    </w:p>
    <w:p w:rsidR="00000000" w:rsidDel="00000000" w:rsidP="00000000" w:rsidRDefault="00000000" w:rsidRPr="00000000" w14:paraId="00000128">
      <w:pPr>
        <w:pageBreakBefore w:val="0"/>
        <w:jc w:val="both"/>
        <w:rPr/>
      </w:pPr>
      <w:r w:rsidDel="00000000" w:rsidR="00000000" w:rsidRPr="00000000">
        <w:rPr>
          <w:rtl w:val="0"/>
        </w:rPr>
      </w:r>
    </w:p>
    <w:p w:rsidR="00000000" w:rsidDel="00000000" w:rsidP="00000000" w:rsidRDefault="00000000" w:rsidRPr="00000000" w14:paraId="00000129">
      <w:pPr>
        <w:pageBreakBefore w:val="0"/>
        <w:jc w:val="both"/>
        <w:rPr/>
      </w:pPr>
      <w:r w:rsidDel="00000000" w:rsidR="00000000" w:rsidRPr="00000000">
        <w:rPr>
          <w:rtl w:val="0"/>
        </w:rPr>
        <w:t xml:space="preserve">For further suggestions on Qatar’s development in the future</w:t>
      </w:r>
      <w:ins w:author="Ryo Shibata" w:id="60" w:date="2023-04-19T23:22:49Z">
        <w:r w:rsidDel="00000000" w:rsidR="00000000" w:rsidRPr="00000000">
          <w:rPr>
            <w:rtl w:val="0"/>
          </w:rPr>
          <w:t xml:space="preserve">,</w:t>
        </w:r>
      </w:ins>
      <w:del w:author="Ryo Shibata" w:id="60" w:date="2023-04-19T23:22:49Z">
        <w:r w:rsidDel="00000000" w:rsidR="00000000" w:rsidRPr="00000000">
          <w:rPr>
            <w:rtl w:val="0"/>
          </w:rPr>
          <w:delText xml:space="preserve">.</w:delText>
        </w:r>
      </w:del>
      <w:r w:rsidDel="00000000" w:rsidR="00000000" w:rsidRPr="00000000">
        <w:rPr>
          <w:rtl w:val="0"/>
        </w:rPr>
        <w:t xml:space="preserve"> </w:t>
      </w:r>
      <w:ins w:author="Ryo Shibata" w:id="61" w:date="2023-04-19T23:22:51Z">
        <w:r w:rsidDel="00000000" w:rsidR="00000000" w:rsidRPr="00000000">
          <w:rPr>
            <w:rtl w:val="0"/>
          </w:rPr>
          <w:t xml:space="preserve">w</w:t>
        </w:r>
      </w:ins>
      <w:del w:author="Ryo Shibata" w:id="61" w:date="2023-04-19T23:22:51Z">
        <w:r w:rsidDel="00000000" w:rsidR="00000000" w:rsidRPr="00000000">
          <w:rPr>
            <w:rtl w:val="0"/>
          </w:rPr>
          <w:delText xml:space="preserve">W</w:delText>
        </w:r>
      </w:del>
      <w:r w:rsidDel="00000000" w:rsidR="00000000" w:rsidRPr="00000000">
        <w:rPr>
          <w:rtl w:val="0"/>
        </w:rPr>
        <w:t xml:space="preserve">e also offer the optimization result based on its export data in 2018. Below is the economic panel for Qatar in 2018. With 5 percent export growth, Qatar should mainly focus on developing </w:t>
      </w:r>
      <w:ins w:author="Ryo Shibata" w:id="62" w:date="2023-04-19T23:23:01Z">
        <w:r w:rsidDel="00000000" w:rsidR="00000000" w:rsidRPr="00000000">
          <w:rPr>
            <w:rtl w:val="0"/>
          </w:rPr>
          <w:t xml:space="preserve">P</w:t>
        </w:r>
      </w:ins>
      <w:del w:author="Ryo Shibata" w:id="62" w:date="2023-04-19T23:23:01Z">
        <w:r w:rsidDel="00000000" w:rsidR="00000000" w:rsidRPr="00000000">
          <w:rPr>
            <w:rtl w:val="0"/>
          </w:rPr>
          <w:delText xml:space="preserve">p</w:delText>
        </w:r>
      </w:del>
      <w:r w:rsidDel="00000000" w:rsidR="00000000" w:rsidRPr="00000000">
        <w:rPr>
          <w:rtl w:val="0"/>
        </w:rPr>
        <w:t xml:space="preserve">recious </w:t>
      </w:r>
      <w:ins w:author="Ryo Shibata" w:id="63" w:date="2023-04-19T23:23:04Z">
        <w:r w:rsidDel="00000000" w:rsidR="00000000" w:rsidRPr="00000000">
          <w:rPr>
            <w:rtl w:val="0"/>
          </w:rPr>
          <w:t xml:space="preserve">S</w:t>
        </w:r>
      </w:ins>
      <w:del w:author="Ryo Shibata" w:id="63" w:date="2023-04-19T23:23:04Z">
        <w:r w:rsidDel="00000000" w:rsidR="00000000" w:rsidRPr="00000000">
          <w:rPr>
            <w:rtl w:val="0"/>
          </w:rPr>
          <w:delText xml:space="preserve">s</w:delText>
        </w:r>
      </w:del>
      <w:r w:rsidDel="00000000" w:rsidR="00000000" w:rsidRPr="00000000">
        <w:rPr>
          <w:rtl w:val="0"/>
        </w:rPr>
        <w:t xml:space="preserve">tones, </w:t>
      </w:r>
      <w:ins w:author="Ryo Shibata" w:id="64" w:date="2023-04-19T23:23:10Z">
        <w:r w:rsidDel="00000000" w:rsidR="00000000" w:rsidRPr="00000000">
          <w:rPr>
            <w:rtl w:val="0"/>
          </w:rPr>
          <w:t xml:space="preserve">C</w:t>
        </w:r>
      </w:ins>
      <w:del w:author="Ryo Shibata" w:id="64" w:date="2023-04-19T23:23:10Z">
        <w:r w:rsidDel="00000000" w:rsidR="00000000" w:rsidRPr="00000000">
          <w:rPr>
            <w:rtl w:val="0"/>
          </w:rPr>
          <w:delText xml:space="preserve">c</w:delText>
        </w:r>
      </w:del>
      <w:r w:rsidDel="00000000" w:rsidR="00000000" w:rsidRPr="00000000">
        <w:rPr>
          <w:rtl w:val="0"/>
        </w:rPr>
        <w:t xml:space="preserve">hemicals, and </w:t>
      </w:r>
      <w:ins w:author="Ryo Shibata" w:id="65" w:date="2023-04-19T23:23:13Z">
        <w:r w:rsidDel="00000000" w:rsidR="00000000" w:rsidRPr="00000000">
          <w:rPr>
            <w:rtl w:val="0"/>
          </w:rPr>
          <w:t xml:space="preserve">T</w:t>
        </w:r>
      </w:ins>
      <w:del w:author="Ryo Shibata" w:id="65" w:date="2023-04-19T23:23:13Z">
        <w:r w:rsidDel="00000000" w:rsidR="00000000" w:rsidRPr="00000000">
          <w:rPr>
            <w:rtl w:val="0"/>
          </w:rPr>
          <w:delText xml:space="preserve">t</w:delText>
        </w:r>
      </w:del>
      <w:r w:rsidDel="00000000" w:rsidR="00000000" w:rsidRPr="00000000">
        <w:rPr>
          <w:rtl w:val="0"/>
        </w:rPr>
        <w:t xml:space="preserve">extile</w:t>
      </w:r>
      <w:ins w:author="Ryo Shibata" w:id="66" w:date="2023-04-19T23:23:15Z">
        <w:r w:rsidDel="00000000" w:rsidR="00000000" w:rsidRPr="00000000">
          <w:rPr>
            <w:rtl w:val="0"/>
          </w:rPr>
          <w:t xml:space="preserve">s</w:t>
        </w:r>
      </w:ins>
      <w:r w:rsidDel="00000000" w:rsidR="00000000" w:rsidRPr="00000000">
        <w:rPr>
          <w:rtl w:val="0"/>
        </w:rPr>
        <w:t xml:space="preserve">. As the budget grows to 10 percent, the main components contain daily instruments, machinery and construction, and chemicals. For situations with higher budgets of investment, like 15 or 20 percent growth, although improvement patterns are similar, the portfolio obtained from a higher budget tends to be more comprehensive. Specifically, not only do they follow similar ECI improvement trajectories</w:t>
      </w:r>
      <w:ins w:author="Ryo Shibata" w:id="67" w:date="2023-04-19T23:23:25Z">
        <w:r w:rsidDel="00000000" w:rsidR="00000000" w:rsidRPr="00000000">
          <w:rPr>
            <w:rtl w:val="0"/>
          </w:rPr>
          <w:t xml:space="preserve">,</w:t>
        </w:r>
      </w:ins>
      <w:r w:rsidDel="00000000" w:rsidR="00000000" w:rsidRPr="00000000">
        <w:rPr>
          <w:rtl w:val="0"/>
        </w:rPr>
        <w:t xml:space="preserve"> but </w:t>
      </w:r>
      <w:ins w:author="Ryo Shibata" w:id="68" w:date="2023-04-19T23:23:29Z">
        <w:r w:rsidDel="00000000" w:rsidR="00000000" w:rsidRPr="00000000">
          <w:rPr>
            <w:rtl w:val="0"/>
          </w:rPr>
          <w:t xml:space="preserve">they also</w:t>
        </w:r>
      </w:ins>
      <w:del w:author="Ryo Shibata" w:id="68" w:date="2023-04-19T23:23:29Z">
        <w:r w:rsidDel="00000000" w:rsidR="00000000" w:rsidRPr="00000000">
          <w:rPr>
            <w:rtl w:val="0"/>
          </w:rPr>
          <w:delText xml:space="preserve">also they</w:delText>
        </w:r>
      </w:del>
      <w:r w:rsidDel="00000000" w:rsidR="00000000" w:rsidRPr="00000000">
        <w:rPr>
          <w:rtl w:val="0"/>
        </w:rPr>
        <w:t xml:space="preserve"> share a pretty close investment portfolio, which </w:t>
      </w:r>
      <w:ins w:author="Ryo Shibata" w:id="69" w:date="2023-04-19T23:23:37Z">
        <w:r w:rsidDel="00000000" w:rsidR="00000000" w:rsidRPr="00000000">
          <w:rPr>
            <w:rtl w:val="0"/>
          </w:rPr>
          <w:t xml:space="preserve">is</w:t>
        </w:r>
      </w:ins>
      <w:del w:author="Ryo Shibata" w:id="69" w:date="2023-04-19T23:23:37Z">
        <w:r w:rsidDel="00000000" w:rsidR="00000000" w:rsidRPr="00000000">
          <w:rPr>
            <w:rtl w:val="0"/>
          </w:rPr>
          <w:delText xml:space="preserve">are</w:delText>
        </w:r>
      </w:del>
      <w:r w:rsidDel="00000000" w:rsidR="00000000" w:rsidRPr="00000000">
        <w:rPr>
          <w:rtl w:val="0"/>
        </w:rPr>
        <w:t xml:space="preserve"> mainly made up of </w:t>
      </w:r>
      <w:ins w:author="Ryo Shibata" w:id="70" w:date="2023-04-19T23:23:40Z">
        <w:r w:rsidDel="00000000" w:rsidR="00000000" w:rsidRPr="00000000">
          <w:rPr>
            <w:rtl w:val="0"/>
          </w:rPr>
          <w:t xml:space="preserve">R</w:t>
        </w:r>
      </w:ins>
      <w:del w:author="Ryo Shibata" w:id="70" w:date="2023-04-19T23:23:40Z">
        <w:r w:rsidDel="00000000" w:rsidR="00000000" w:rsidRPr="00000000">
          <w:rPr>
            <w:rtl w:val="0"/>
          </w:rPr>
          <w:delText xml:space="preserve">r</w:delText>
        </w:r>
      </w:del>
      <w:r w:rsidDel="00000000" w:rsidR="00000000" w:rsidRPr="00000000">
        <w:rPr>
          <w:rtl w:val="0"/>
        </w:rPr>
        <w:t xml:space="preserve">aw </w:t>
      </w:r>
      <w:ins w:author="Ryo Shibata" w:id="71" w:date="2023-04-19T23:23:42Z">
        <w:r w:rsidDel="00000000" w:rsidR="00000000" w:rsidRPr="00000000">
          <w:rPr>
            <w:rtl w:val="0"/>
          </w:rPr>
          <w:t xml:space="preserve">M</w:t>
        </w:r>
      </w:ins>
      <w:del w:author="Ryo Shibata" w:id="71" w:date="2023-04-19T23:23:42Z">
        <w:r w:rsidDel="00000000" w:rsidR="00000000" w:rsidRPr="00000000">
          <w:rPr>
            <w:rtl w:val="0"/>
          </w:rPr>
          <w:delText xml:space="preserve">m</w:delText>
        </w:r>
      </w:del>
      <w:r w:rsidDel="00000000" w:rsidR="00000000" w:rsidRPr="00000000">
        <w:rPr>
          <w:rtl w:val="0"/>
        </w:rPr>
        <w:t xml:space="preserve">anufacturing, </w:t>
      </w:r>
      <w:ins w:author="Ryo Shibata" w:id="72" w:date="2023-04-19T23:23:45Z">
        <w:r w:rsidDel="00000000" w:rsidR="00000000" w:rsidRPr="00000000">
          <w:rPr>
            <w:rtl w:val="0"/>
          </w:rPr>
          <w:t xml:space="preserve">C</w:t>
        </w:r>
      </w:ins>
      <w:del w:author="Ryo Shibata" w:id="72" w:date="2023-04-19T23:23:45Z">
        <w:r w:rsidDel="00000000" w:rsidR="00000000" w:rsidRPr="00000000">
          <w:rPr>
            <w:rtl w:val="0"/>
          </w:rPr>
          <w:delText xml:space="preserve">c</w:delText>
        </w:r>
      </w:del>
      <w:r w:rsidDel="00000000" w:rsidR="00000000" w:rsidRPr="00000000">
        <w:rPr>
          <w:rtl w:val="0"/>
        </w:rPr>
        <w:t xml:space="preserve">hemical </w:t>
      </w:r>
      <w:ins w:author="Ryo Shibata" w:id="73" w:date="2023-04-19T23:23:47Z">
        <w:r w:rsidDel="00000000" w:rsidR="00000000" w:rsidRPr="00000000">
          <w:rPr>
            <w:rtl w:val="0"/>
          </w:rPr>
          <w:t xml:space="preserve">M</w:t>
        </w:r>
      </w:ins>
      <w:del w:author="Ryo Shibata" w:id="73" w:date="2023-04-19T23:23:47Z">
        <w:r w:rsidDel="00000000" w:rsidR="00000000" w:rsidRPr="00000000">
          <w:rPr>
            <w:rtl w:val="0"/>
          </w:rPr>
          <w:delText xml:space="preserve">m</w:delText>
        </w:r>
      </w:del>
      <w:r w:rsidDel="00000000" w:rsidR="00000000" w:rsidRPr="00000000">
        <w:rPr>
          <w:rtl w:val="0"/>
        </w:rPr>
        <w:t xml:space="preserve">anufacturing, </w:t>
      </w:r>
      <w:ins w:author="Ryo Shibata" w:id="74" w:date="2023-04-19T23:23:50Z">
        <w:r w:rsidDel="00000000" w:rsidR="00000000" w:rsidRPr="00000000">
          <w:rPr>
            <w:rtl w:val="0"/>
          </w:rPr>
          <w:t xml:space="preserve">D</w:t>
        </w:r>
      </w:ins>
      <w:del w:author="Ryo Shibata" w:id="74" w:date="2023-04-19T23:23:50Z">
        <w:r w:rsidDel="00000000" w:rsidR="00000000" w:rsidRPr="00000000">
          <w:rPr>
            <w:rtl w:val="0"/>
          </w:rPr>
          <w:delText xml:space="preserve">d</w:delText>
        </w:r>
      </w:del>
      <w:r w:rsidDel="00000000" w:rsidR="00000000" w:rsidRPr="00000000">
        <w:rPr>
          <w:rtl w:val="0"/>
        </w:rPr>
        <w:t xml:space="preserve">aily </w:t>
      </w:r>
      <w:ins w:author="Ryo Shibata" w:id="75" w:date="2023-04-19T23:23:51Z">
        <w:r w:rsidDel="00000000" w:rsidR="00000000" w:rsidRPr="00000000">
          <w:rPr>
            <w:rtl w:val="0"/>
          </w:rPr>
          <w:t xml:space="preserve">I</w:t>
        </w:r>
      </w:ins>
      <w:del w:author="Ryo Shibata" w:id="75" w:date="2023-04-19T23:23:51Z">
        <w:r w:rsidDel="00000000" w:rsidR="00000000" w:rsidRPr="00000000">
          <w:rPr>
            <w:rtl w:val="0"/>
          </w:rPr>
          <w:delText xml:space="preserve">i</w:delText>
        </w:r>
      </w:del>
      <w:r w:rsidDel="00000000" w:rsidR="00000000" w:rsidRPr="00000000">
        <w:rPr>
          <w:rtl w:val="0"/>
        </w:rPr>
        <w:t xml:space="preserve">nstruments</w:t>
      </w:r>
      <w:ins w:author="Ryo Shibata" w:id="76" w:date="2023-04-19T23:23:55Z">
        <w:r w:rsidDel="00000000" w:rsidR="00000000" w:rsidRPr="00000000">
          <w:rPr>
            <w:rtl w:val="0"/>
          </w:rPr>
          <w:t xml:space="preserve">,</w:t>
        </w:r>
      </w:ins>
      <w:r w:rsidDel="00000000" w:rsidR="00000000" w:rsidRPr="00000000">
        <w:rPr>
          <w:rtl w:val="0"/>
        </w:rPr>
        <w:t xml:space="preserve"> and </w:t>
      </w:r>
      <w:ins w:author="Ryo Shibata" w:id="77" w:date="2023-04-19T23:23:58Z">
        <w:r w:rsidDel="00000000" w:rsidR="00000000" w:rsidRPr="00000000">
          <w:rPr>
            <w:rtl w:val="0"/>
          </w:rPr>
          <w:t xml:space="preserve">M</w:t>
        </w:r>
      </w:ins>
      <w:del w:author="Ryo Shibata" w:id="77" w:date="2023-04-19T23:23:58Z">
        <w:r w:rsidDel="00000000" w:rsidR="00000000" w:rsidRPr="00000000">
          <w:rPr>
            <w:rtl w:val="0"/>
          </w:rPr>
          <w:delText xml:space="preserve">m</w:delText>
        </w:r>
      </w:del>
      <w:r w:rsidDel="00000000" w:rsidR="00000000" w:rsidRPr="00000000">
        <w:rPr>
          <w:rtl w:val="0"/>
        </w:rPr>
        <w:t xml:space="preserve">achinery and </w:t>
      </w:r>
      <w:ins w:author="Ryo Shibata" w:id="78" w:date="2023-04-19T23:24:01Z">
        <w:r w:rsidDel="00000000" w:rsidR="00000000" w:rsidRPr="00000000">
          <w:rPr>
            <w:rtl w:val="0"/>
          </w:rPr>
          <w:t xml:space="preserve">C</w:t>
        </w:r>
      </w:ins>
      <w:del w:author="Ryo Shibata" w:id="78" w:date="2023-04-19T23:24:01Z">
        <w:r w:rsidDel="00000000" w:rsidR="00000000" w:rsidRPr="00000000">
          <w:rPr>
            <w:rtl w:val="0"/>
          </w:rPr>
          <w:delText xml:space="preserve">c</w:delText>
        </w:r>
      </w:del>
      <w:r w:rsidDel="00000000" w:rsidR="00000000" w:rsidRPr="00000000">
        <w:rPr>
          <w:rtl w:val="0"/>
        </w:rPr>
        <w:t xml:space="preserve">onstruction</w:t>
      </w:r>
      <w:ins w:author="Ryo Shibata" w:id="79" w:date="2023-04-19T23:24:03Z">
        <w:r w:rsidDel="00000000" w:rsidR="00000000" w:rsidRPr="00000000">
          <w:rPr>
            <w:rtl w:val="0"/>
          </w:rPr>
          <w:t xml:space="preserve">,</w:t>
        </w:r>
      </w:ins>
      <w:r w:rsidDel="00000000" w:rsidR="00000000" w:rsidRPr="00000000">
        <w:rPr>
          <w:rtl w:val="0"/>
        </w:rPr>
        <w:t xml:space="preserve"> etc. A more detailed numerical representation of the portfolio is shown in Table 9.</w:t>
      </w:r>
    </w:p>
    <w:p w:rsidR="00000000" w:rsidDel="00000000" w:rsidP="00000000" w:rsidRDefault="00000000" w:rsidRPr="00000000" w14:paraId="0000012A">
      <w:pPr>
        <w:pageBreakBefore w:val="0"/>
        <w:jc w:val="both"/>
        <w:rPr/>
      </w:pPr>
      <w:r w:rsidDel="00000000" w:rsidR="00000000" w:rsidRPr="00000000">
        <w:rPr>
          <w:rtl w:val="0"/>
        </w:rPr>
      </w:r>
    </w:p>
    <w:p w:rsidR="00000000" w:rsidDel="00000000" w:rsidP="00000000" w:rsidRDefault="00000000" w:rsidRPr="00000000" w14:paraId="0000012B">
      <w:pPr>
        <w:pageBreakBefore w:val="0"/>
        <w:jc w:val="both"/>
        <w:rPr/>
      </w:pPr>
      <w:r w:rsidDel="00000000" w:rsidR="00000000" w:rsidRPr="00000000">
        <w:rPr/>
        <w:drawing>
          <wp:inline distB="114300" distT="114300" distL="114300" distR="114300">
            <wp:extent cx="5731200" cy="1892300"/>
            <wp:effectExtent b="0" l="0" r="0" t="0"/>
            <wp:docPr id="2"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731200" cy="1892300"/>
                    </a:xfrm>
                    <a:prstGeom prst="rect"/>
                    <a:ln/>
                  </pic:spPr>
                </pic:pic>
              </a:graphicData>
            </a:graphic>
          </wp:inline>
        </w:drawing>
      </w:r>
      <w:r w:rsidDel="00000000" w:rsidR="00000000" w:rsidRPr="00000000">
        <w:rPr/>
        <w:drawing>
          <wp:inline distB="114300" distT="114300" distL="114300" distR="114300">
            <wp:extent cx="5543550" cy="1790700"/>
            <wp:effectExtent b="0" l="0" r="0" t="0"/>
            <wp:docPr id="13" name="image6.png"/>
            <a:graphic>
              <a:graphicData uri="http://schemas.openxmlformats.org/drawingml/2006/picture">
                <pic:pic>
                  <pic:nvPicPr>
                    <pic:cNvPr id="0" name="image6.png"/>
                    <pic:cNvPicPr preferRelativeResize="0"/>
                  </pic:nvPicPr>
                  <pic:blipFill>
                    <a:blip r:embed="rId21"/>
                    <a:srcRect b="5528" l="3322" r="0" t="0"/>
                    <a:stretch>
                      <a:fillRect/>
                    </a:stretch>
                  </pic:blipFill>
                  <pic:spPr>
                    <a:xfrm>
                      <a:off x="0" y="0"/>
                      <a:ext cx="554355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pageBreakBefore w:val="0"/>
        <w:jc w:val="both"/>
        <w:rPr/>
      </w:pPr>
      <w:r w:rsidDel="00000000" w:rsidR="00000000" w:rsidRPr="00000000">
        <w:rPr>
          <w:rtl w:val="0"/>
        </w:rPr>
      </w:r>
    </w:p>
    <w:p w:rsidR="00000000" w:rsidDel="00000000" w:rsidP="00000000" w:rsidRDefault="00000000" w:rsidRPr="00000000" w14:paraId="0000012D">
      <w:pPr>
        <w:pageBreakBefore w:val="0"/>
        <w:jc w:val="center"/>
        <w:rPr/>
      </w:pPr>
      <w:r w:rsidDel="00000000" w:rsidR="00000000" w:rsidRPr="00000000">
        <w:rPr>
          <w:rtl w:val="0"/>
        </w:rPr>
        <w:t xml:space="preserve">Figure 6: Greedy Based ECI Improvement Results of Qatar in 2018 with Different Budgets</w:t>
      </w:r>
    </w:p>
    <w:p w:rsidR="00000000" w:rsidDel="00000000" w:rsidP="00000000" w:rsidRDefault="00000000" w:rsidRPr="00000000" w14:paraId="0000012E">
      <w:pPr>
        <w:pageBreakBefore w:val="0"/>
        <w:jc w:val="both"/>
        <w:rPr/>
      </w:pPr>
      <w:r w:rsidDel="00000000" w:rsidR="00000000" w:rsidRPr="00000000">
        <w:rPr>
          <w:rtl w:val="0"/>
        </w:rPr>
      </w:r>
    </w:p>
    <w:p w:rsidR="00000000" w:rsidDel="00000000" w:rsidP="00000000" w:rsidRDefault="00000000" w:rsidRPr="00000000" w14:paraId="0000012F">
      <w:pPr>
        <w:pageBreakBefore w:val="0"/>
        <w:jc w:val="both"/>
        <w:rPr/>
      </w:pPr>
      <w:r w:rsidDel="00000000" w:rsidR="00000000" w:rsidRPr="00000000">
        <w:rPr/>
        <w:drawing>
          <wp:inline distB="114300" distT="114300" distL="114300" distR="114300">
            <wp:extent cx="5731200" cy="1346200"/>
            <wp:effectExtent b="0" l="0" r="0" t="0"/>
            <wp:docPr id="24"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57312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pageBreakBefore w:val="0"/>
        <w:jc w:val="both"/>
        <w:rPr/>
      </w:pPr>
      <w:r w:rsidDel="00000000" w:rsidR="00000000" w:rsidRPr="00000000">
        <w:rPr>
          <w:rtl w:val="0"/>
        </w:rPr>
      </w:r>
    </w:p>
    <w:p w:rsidR="00000000" w:rsidDel="00000000" w:rsidP="00000000" w:rsidRDefault="00000000" w:rsidRPr="00000000" w14:paraId="00000131">
      <w:pPr>
        <w:pageBreakBefore w:val="0"/>
        <w:jc w:val="center"/>
        <w:rPr/>
      </w:pPr>
      <w:r w:rsidDel="00000000" w:rsidR="00000000" w:rsidRPr="00000000">
        <w:rPr>
          <w:rtl w:val="0"/>
        </w:rPr>
        <w:t xml:space="preserve">Table 9: Portfolio of Qatar in 2018</w:t>
      </w:r>
    </w:p>
    <w:p w:rsidR="00000000" w:rsidDel="00000000" w:rsidP="00000000" w:rsidRDefault="00000000" w:rsidRPr="00000000" w14:paraId="00000132">
      <w:pPr>
        <w:pageBreakBefore w:val="0"/>
        <w:spacing w:after="240" w:before="240" w:line="276" w:lineRule="auto"/>
        <w:rPr>
          <w:b w:val="1"/>
          <w:bCs w:val="1"/>
          <w:sz w:val="28"/>
          <w:szCs w:val="28"/>
        </w:rPr>
      </w:pPr>
      <w:r w:rsidDel="00000000" w:rsidR="00000000" w:rsidRPr="00000000">
        <w:rPr>
          <w:b w:val="1"/>
          <w:bCs w:val="1"/>
          <w:sz w:val="28"/>
          <w:szCs w:val="28"/>
          <w:rtl w:val="0"/>
        </w:rPr>
        <w:t xml:space="preserve">4.3  Sensitivity Analysis and Contingency Strategy</w:t>
      </w:r>
    </w:p>
    <w:p w:rsidR="00000000" w:rsidDel="00000000" w:rsidP="00000000" w:rsidRDefault="00000000" w:rsidRPr="00000000" w14:paraId="00000133">
      <w:pPr>
        <w:pageBreakBefore w:val="0"/>
        <w:spacing w:after="240" w:before="240" w:line="276" w:lineRule="auto"/>
        <w:rPr/>
      </w:pPr>
      <w:r w:rsidDel="00000000" w:rsidR="00000000" w:rsidRPr="00000000">
        <w:rPr>
          <w:rtl w:val="0"/>
        </w:rPr>
        <w:t xml:space="preserve">In the following section</w:t>
      </w:r>
      <w:ins w:author="Ryo Shibata" w:id="80" w:date="2023-04-19T23:29:39Z">
        <w:r w:rsidDel="00000000" w:rsidR="00000000" w:rsidRPr="00000000">
          <w:rPr>
            <w:rtl w:val="0"/>
          </w:rPr>
          <w:t xml:space="preserve">,</w:t>
        </w:r>
      </w:ins>
      <w:r w:rsidDel="00000000" w:rsidR="00000000" w:rsidRPr="00000000">
        <w:rPr>
          <w:rtl w:val="0"/>
        </w:rPr>
        <w:t xml:space="preserve"> our broad aim is to understand how sensitive Qatar is to changes in export</w:t>
      </w:r>
      <w:ins w:author="Ryo Shibata" w:id="81" w:date="2023-04-19T23:29:46Z">
        <w:r w:rsidDel="00000000" w:rsidR="00000000" w:rsidRPr="00000000">
          <w:rPr>
            <w:rtl w:val="0"/>
          </w:rPr>
          <w:t xml:space="preserve">s</w:t>
        </w:r>
      </w:ins>
      <w:r w:rsidDel="00000000" w:rsidR="00000000" w:rsidRPr="00000000">
        <w:rPr>
          <w:rtl w:val="0"/>
        </w:rPr>
        <w:t xml:space="preserve"> in various industries. While the Economic Complexity Index</w:t>
      </w:r>
      <w:ins w:author="Ryo Shibata" w:id="82" w:date="2023-04-19T23:29:47Z">
        <w:r w:rsidDel="00000000" w:rsidR="00000000" w:rsidRPr="00000000">
          <w:rPr>
            <w:rtl w:val="0"/>
          </w:rPr>
          <w:t xml:space="preserve"> (ECI)</w:t>
        </w:r>
      </w:ins>
      <w:r w:rsidDel="00000000" w:rsidR="00000000" w:rsidRPr="00000000">
        <w:rPr>
          <w:rtl w:val="0"/>
        </w:rPr>
        <w:t xml:space="preserve"> has been shown to contain valuable information about the economic strength/capacity of a country, little has been said </w:t>
      </w:r>
      <w:ins w:author="Ryo Shibata" w:id="83" w:date="2023-04-19T23:29:56Z">
        <w:r w:rsidDel="00000000" w:rsidR="00000000" w:rsidRPr="00000000">
          <w:rPr>
            <w:rtl w:val="0"/>
          </w:rPr>
          <w:t xml:space="preserve">about</w:t>
        </w:r>
      </w:ins>
      <w:del w:author="Ryo Shibata" w:id="83" w:date="2023-04-19T23:29:56Z">
        <w:r w:rsidDel="00000000" w:rsidR="00000000" w:rsidRPr="00000000">
          <w:rPr>
            <w:rtl w:val="0"/>
          </w:rPr>
          <w:delText xml:space="preserve">as to</w:delText>
        </w:r>
      </w:del>
      <w:r w:rsidDel="00000000" w:rsidR="00000000" w:rsidRPr="00000000">
        <w:rPr>
          <w:rtl w:val="0"/>
        </w:rPr>
        <w:t xml:space="preserve">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w:t>
      </w:r>
      <w:ins w:author="Ryo Shibata" w:id="84" w:date="2023-04-19T23:30:03Z">
        <w:r w:rsidDel="00000000" w:rsidR="00000000" w:rsidRPr="00000000">
          <w:rPr>
            <w:rtl w:val="0"/>
          </w:rPr>
          <w:t xml:space="preserve">-</w:t>
        </w:r>
      </w:ins>
      <w:del w:author="Ryo Shibata" w:id="84" w:date="2023-04-19T23:30:03Z">
        <w:r w:rsidDel="00000000" w:rsidR="00000000" w:rsidRPr="00000000">
          <w:rPr>
            <w:rtl w:val="0"/>
          </w:rPr>
          <w:delText xml:space="preserve"> </w:delText>
        </w:r>
      </w:del>
      <w:r w:rsidDel="00000000" w:rsidR="00000000" w:rsidRPr="00000000">
        <w:rPr>
          <w:rtl w:val="0"/>
        </w:rPr>
        <w:t xml:space="preserve">specific sensitivity. To this end, we have developed two categories of sensitivity analysis.</w:t>
      </w:r>
    </w:p>
    <w:p w:rsidR="00000000" w:rsidDel="00000000" w:rsidP="00000000" w:rsidRDefault="00000000" w:rsidRPr="00000000" w14:paraId="00000134">
      <w:pPr>
        <w:pageBreakBefore w:val="0"/>
        <w:spacing w:after="240" w:before="240" w:line="276" w:lineRule="auto"/>
        <w:rPr>
          <w:b w:val="1"/>
          <w:bCs w:val="1"/>
        </w:rPr>
      </w:pPr>
      <w:r w:rsidDel="00000000" w:rsidR="00000000" w:rsidRPr="00000000">
        <w:rPr>
          <w:b w:val="1"/>
          <w:bCs w:val="1"/>
          <w:rtl w:val="0"/>
        </w:rPr>
        <w:t xml:space="preserve">ECI Sensitivity Graph</w:t>
      </w:r>
    </w:p>
    <w:p w:rsidR="00000000" w:rsidDel="00000000" w:rsidP="00000000" w:rsidRDefault="00000000" w:rsidRPr="00000000" w14:paraId="00000135">
      <w:pPr>
        <w:pageBreakBefore w:val="0"/>
        <w:spacing w:after="240" w:before="240" w:line="276" w:lineRule="auto"/>
        <w:rPr/>
      </w:pPr>
      <w:r w:rsidDel="00000000" w:rsidR="00000000" w:rsidRPr="00000000">
        <w:rPr>
          <w:rtl w:val="0"/>
        </w:rPr>
        <w:t xml:space="preserve">Firstly, in order to assess the effect particular industries have on each respective country, we developed ECI Sensitivity graphs. We use</w:t>
      </w:r>
      <w:ins w:author="Ryo Shibata" w:id="85" w:date="2023-04-19T23:30:09Z">
        <w:r w:rsidDel="00000000" w:rsidR="00000000" w:rsidRPr="00000000">
          <w:rPr>
            <w:rtl w:val="0"/>
          </w:rPr>
          <w:t xml:space="preserve"> a</w:t>
        </w:r>
      </w:ins>
      <w:r w:rsidDel="00000000" w:rsidR="00000000" w:rsidRPr="00000000">
        <w:rPr>
          <w:rtl w:val="0"/>
        </w:rPr>
        <w:t xml:space="preserve"> shocking methodology to increment or decrement an industry’s export level by a certain percentage and recalculate the ECI</w:t>
      </w:r>
      <w:ins w:author="Ryo Shibata" w:id="86" w:date="2023-04-19T23:30:18Z">
        <w:r w:rsidDel="00000000" w:rsidR="00000000" w:rsidRPr="00000000">
          <w:rPr>
            <w:rtl w:val="0"/>
          </w:rPr>
          <w:t xml:space="preserve">,</w:t>
        </w:r>
      </w:ins>
      <w:r w:rsidDel="00000000" w:rsidR="00000000" w:rsidRPr="00000000">
        <w:rPr>
          <w:rtl w:val="0"/>
        </w:rPr>
        <w:t xml:space="preserve">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w:t>
      </w:r>
      <w:del w:author="Ryo Shibata" w:id="87" w:date="2023-04-19T23:30:27Z">
        <w:r w:rsidDel="00000000" w:rsidR="00000000" w:rsidRPr="00000000">
          <w:rPr>
            <w:rtl w:val="0"/>
          </w:rPr>
          <w:delText xml:space="preserve">in order </w:delText>
        </w:r>
      </w:del>
      <w:r w:rsidDel="00000000" w:rsidR="00000000" w:rsidRPr="00000000">
        <w:rPr>
          <w:rtl w:val="0"/>
        </w:rPr>
        <w:t xml:space="preserve">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w:t>
      </w:r>
      <w:ins w:author="Ryo Shibata" w:id="88" w:date="2023-04-19T23:30:51Z">
        <w:r w:rsidDel="00000000" w:rsidR="00000000" w:rsidRPr="00000000">
          <w:rPr>
            <w:rtl w:val="0"/>
          </w:rPr>
          <w:t xml:space="preserve">the </w:t>
        </w:r>
      </w:ins>
      <w:r w:rsidDel="00000000" w:rsidR="00000000" w:rsidRPr="00000000">
        <w:rPr>
          <w:rtl w:val="0"/>
        </w:rPr>
        <w:t xml:space="preserve">context of real life, comparing the various inflection points across industries can give us valuable insight.</w:t>
      </w:r>
    </w:p>
    <w:p w:rsidR="00000000" w:rsidDel="00000000" w:rsidP="00000000" w:rsidRDefault="00000000" w:rsidRPr="00000000" w14:paraId="00000136">
      <w:pPr>
        <w:pageBreakBefore w:val="0"/>
        <w:spacing w:after="240" w:before="240" w:line="276" w:lineRule="auto"/>
        <w:rPr/>
      </w:pPr>
      <w:r w:rsidDel="00000000" w:rsidR="00000000" w:rsidRPr="00000000">
        <w:rPr>
          <w:rtl w:val="0"/>
        </w:rPr>
        <w:t xml:space="preserve">The graphs are formulated as follows: There are four ECI Sensitivity graphs. The first two represent data from 2018. The first chart shows positive shocking</w:t>
      </w:r>
      <w:ins w:author="Ryo Shibata" w:id="89" w:date="2023-04-19T23:30:59Z">
        <w:r w:rsidDel="00000000" w:rsidR="00000000" w:rsidRPr="00000000">
          <w:rPr>
            <w:rtl w:val="0"/>
          </w:rPr>
          <w:t xml:space="preserve">,</w:t>
        </w:r>
      </w:ins>
      <w:r w:rsidDel="00000000" w:rsidR="00000000" w:rsidRPr="00000000">
        <w:rPr>
          <w:rtl w:val="0"/>
        </w:rPr>
        <w:t xml:space="preserve">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w:t>
      </w:r>
      <w:ins w:author="Ryo Shibata" w:id="90" w:date="2023-04-19T23:31:06Z">
        <w:r w:rsidDel="00000000" w:rsidR="00000000" w:rsidRPr="00000000">
          <w:rPr>
            <w:rtl w:val="0"/>
          </w:rPr>
          <w:t xml:space="preserve">,</w:t>
        </w:r>
      </w:ins>
      <w:r w:rsidDel="00000000" w:rsidR="00000000" w:rsidRPr="00000000">
        <w:rPr>
          <w:rtl w:val="0"/>
        </w:rPr>
        <w:t xml:space="preserve"> and the ECI is accordingly recomputed. The final two sensitivity graphs show the same results using 2013 data. Below is an example of an ECI sensitivity graph.</w:t>
      </w:r>
    </w:p>
    <w:p w:rsidR="00000000" w:rsidDel="00000000" w:rsidP="00000000" w:rsidRDefault="00000000" w:rsidRPr="00000000" w14:paraId="00000137">
      <w:pPr>
        <w:pageBreakBefore w:val="0"/>
        <w:jc w:val="both"/>
        <w:rPr>
          <w:b w:val="1"/>
          <w:bCs w:val="1"/>
        </w:rPr>
      </w:pPr>
      <w:r w:rsidDel="00000000" w:rsidR="00000000" w:rsidRPr="00000000">
        <w:rPr>
          <w:b w:val="1"/>
          <w:bCs w:val="1"/>
        </w:rPr>
        <w:drawing>
          <wp:inline distB="114300" distT="114300" distL="114300" distR="114300">
            <wp:extent cx="5310188" cy="2519630"/>
            <wp:effectExtent b="0" l="0" r="0" t="0"/>
            <wp:docPr id="5" name="image4.jpg"/>
            <a:graphic>
              <a:graphicData uri="http://schemas.openxmlformats.org/drawingml/2006/picture">
                <pic:pic>
                  <pic:nvPicPr>
                    <pic:cNvPr id="0" name="image4.jpg"/>
                    <pic:cNvPicPr preferRelativeResize="0"/>
                  </pic:nvPicPr>
                  <pic:blipFill>
                    <a:blip r:embed="rId23"/>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pageBreakBefore w:val="0"/>
        <w:jc w:val="center"/>
        <w:rPr>
          <w:sz w:val="22"/>
          <w:szCs w:val="22"/>
        </w:rPr>
      </w:pPr>
      <w:r w:rsidDel="00000000" w:rsidR="00000000" w:rsidRPr="00000000">
        <w:rPr>
          <w:sz w:val="22"/>
          <w:szCs w:val="22"/>
          <w:rtl w:val="0"/>
        </w:rPr>
        <w:t xml:space="preserve">Example 2018 (Incremental ECI Sensitivity)</w:t>
      </w:r>
    </w:p>
    <w:p w:rsidR="00000000" w:rsidDel="00000000" w:rsidP="00000000" w:rsidRDefault="00000000" w:rsidRPr="00000000" w14:paraId="00000139">
      <w:pPr>
        <w:pageBreakBefore w:val="0"/>
        <w:jc w:val="both"/>
        <w:rPr>
          <w:b w:val="1"/>
          <w:bCs w:val="1"/>
        </w:rPr>
      </w:pPr>
      <w:r w:rsidDel="00000000" w:rsidR="00000000" w:rsidRPr="00000000">
        <w:rPr>
          <w:rtl w:val="0"/>
        </w:rPr>
      </w:r>
    </w:p>
    <w:p w:rsidR="00000000" w:rsidDel="00000000" w:rsidP="00000000" w:rsidRDefault="00000000" w:rsidRPr="00000000" w14:paraId="0000013A">
      <w:pPr>
        <w:pageBreakBefore w:val="0"/>
        <w:spacing w:after="240" w:before="240" w:line="276" w:lineRule="auto"/>
        <w:rPr>
          <w:b w:val="1"/>
          <w:bCs w:val="1"/>
        </w:rPr>
      </w:pPr>
      <w:r w:rsidDel="00000000" w:rsidR="00000000" w:rsidRPr="00000000">
        <w:rPr>
          <w:b w:val="1"/>
          <w:bCs w:val="1"/>
          <w:rtl w:val="0"/>
        </w:rPr>
        <w:t xml:space="preserve">SDV </w:t>
      </w:r>
      <w:ins w:author="Ryo Shibata" w:id="91" w:date="2023-04-19T23:31:10Z">
        <w:r w:rsidDel="00000000" w:rsidR="00000000" w:rsidRPr="00000000">
          <w:rPr>
            <w:b w:val="1"/>
            <w:bCs w:val="1"/>
            <w:rtl w:val="0"/>
          </w:rPr>
          <w:t xml:space="preserve">S</w:t>
        </w:r>
      </w:ins>
      <w:del w:author="Ryo Shibata" w:id="91" w:date="2023-04-19T23:31:10Z">
        <w:r w:rsidDel="00000000" w:rsidR="00000000" w:rsidRPr="00000000">
          <w:rPr>
            <w:b w:val="1"/>
            <w:bCs w:val="1"/>
            <w:rtl w:val="0"/>
          </w:rPr>
          <w:delText xml:space="preserve">s</w:delText>
        </w:r>
      </w:del>
      <w:r w:rsidDel="00000000" w:rsidR="00000000" w:rsidRPr="00000000">
        <w:rPr>
          <w:b w:val="1"/>
          <w:bCs w:val="1"/>
          <w:rtl w:val="0"/>
        </w:rPr>
        <w:t xml:space="preserve">ensitivity</w:t>
      </w:r>
    </w:p>
    <w:p w:rsidR="00000000" w:rsidDel="00000000" w:rsidP="00000000" w:rsidRDefault="00000000" w:rsidRPr="00000000" w14:paraId="0000013B">
      <w:pPr>
        <w:pageBreakBefore w:val="0"/>
        <w:spacing w:after="240" w:before="24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3C">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w:t>
      </w:r>
      <w:del w:author="Ryo Shibata" w:id="92" w:date="2023-04-19T23:31:23Z">
        <w:r w:rsidDel="00000000" w:rsidR="00000000" w:rsidRPr="00000000">
          <w:rPr>
            <w:rtl w:val="0"/>
          </w:rPr>
          <w:delText xml:space="preserve"> </w:delText>
        </w:r>
      </w:del>
      <w:r w:rsidDel="00000000" w:rsidR="00000000" w:rsidRPr="00000000">
        <w:rPr>
          <w:rtl w:val="0"/>
        </w:rPr>
        <w:t xml:space="preserve">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3D">
      <w:pPr>
        <w:pageBreakBefore w:val="0"/>
        <w:spacing w:line="276" w:lineRule="auto"/>
        <w:rPr/>
      </w:pPr>
      <w:r w:rsidDel="00000000" w:rsidR="00000000" w:rsidRPr="00000000">
        <w:rPr>
          <w:rtl w:val="0"/>
        </w:rPr>
        <w:t xml:space="preserve">Similar to the ECI sensitivity graphs above, we will be shocking export</w:t>
      </w:r>
      <w:ins w:author="Ryo Shibata" w:id="93" w:date="2023-04-19T23:31:34Z">
        <w:r w:rsidDel="00000000" w:rsidR="00000000" w:rsidRPr="00000000">
          <w:rPr>
            <w:rtl w:val="0"/>
          </w:rPr>
          <w:t xml:space="preserve">s</w:t>
        </w:r>
      </w:ins>
      <w:r w:rsidDel="00000000" w:rsidR="00000000" w:rsidRPr="00000000">
        <w:rPr>
          <w:rtl w:val="0"/>
        </w:rPr>
        <w:t xml:space="preserve"> of High</w:t>
      </w:r>
      <w:ins w:author="Ryo Shibata" w:id="94" w:date="2023-04-19T23:31:35Z">
        <w:r w:rsidDel="00000000" w:rsidR="00000000" w:rsidRPr="00000000">
          <w:rPr>
            <w:rtl w:val="0"/>
          </w:rPr>
          <w:t xml:space="preserve">-</w:t>
        </w:r>
      </w:ins>
      <w:del w:author="Ryo Shibata" w:id="94" w:date="2023-04-19T23:31:35Z">
        <w:r w:rsidDel="00000000" w:rsidR="00000000" w:rsidRPr="00000000">
          <w:rPr>
            <w:rtl w:val="0"/>
          </w:rPr>
          <w:delText xml:space="preserve"> </w:delText>
        </w:r>
      </w:del>
      <w:ins w:author="Ryo Shibata" w:id="94" w:date="2023-04-19T23:31:35Z">
        <w:r w:rsidDel="00000000" w:rsidR="00000000" w:rsidRPr="00000000">
          <w:rPr>
            <w:rtl w:val="0"/>
          </w:rPr>
          <w:t xml:space="preserve">c</w:t>
        </w:r>
      </w:ins>
      <w:del w:author="Ryo Shibata" w:id="94" w:date="2023-04-19T23:31:35Z">
        <w:r w:rsidDel="00000000" w:rsidR="00000000" w:rsidRPr="00000000">
          <w:rPr>
            <w:rtl w:val="0"/>
          </w:rPr>
          <w:delText xml:space="preserve">C</w:delText>
        </w:r>
      </w:del>
      <w:r w:rsidDel="00000000" w:rsidR="00000000" w:rsidRPr="00000000">
        <w:rPr>
          <w:rtl w:val="0"/>
        </w:rPr>
        <w:t xml:space="preserve">omplexity Products and Food and Preparations in small percentage increments. A new SDV, represented by a new column in the charts, is recorded only when a certain level of shock changes the structure of the SDV. In effect</w:t>
      </w:r>
      <w:ins w:author="Ryo Shibata" w:id="95" w:date="2023-04-19T23:31:57Z">
        <w:r w:rsidDel="00000000" w:rsidR="00000000" w:rsidRPr="00000000">
          <w:rPr>
            <w:rtl w:val="0"/>
          </w:rPr>
          <w:t xml:space="preserve">,</w:t>
        </w:r>
      </w:ins>
      <w:r w:rsidDel="00000000" w:rsidR="00000000" w:rsidRPr="00000000">
        <w:rPr>
          <w:rtl w:val="0"/>
        </w:rPr>
        <w:t xml:space="preserve"> we are incrementing or decrementing export levels of two industries until the marginal opportunity gain of any industry changes in category (positive, negative, or neutral). </w:t>
      </w:r>
      <w:del w:author="Ryo Shibata" w:id="96" w:date="2023-04-19T23:32:06Z">
        <w:r w:rsidDel="00000000" w:rsidR="00000000" w:rsidRPr="00000000">
          <w:rPr>
            <w:rtl w:val="0"/>
          </w:rPr>
          <w:delText xml:space="preserve"> </w:delText>
        </w:r>
      </w:del>
      <w:r w:rsidDel="00000000" w:rsidR="00000000" w:rsidRPr="00000000">
        <w:rPr>
          <w:rtl w:val="0"/>
        </w:rPr>
        <w:t xml:space="preserve">Below is an example of a</w:t>
      </w:r>
      <w:ins w:author="Ryo Shibata" w:id="97" w:date="2023-04-19T23:32:09Z">
        <w:r w:rsidDel="00000000" w:rsidR="00000000" w:rsidRPr="00000000">
          <w:rPr>
            <w:rtl w:val="0"/>
          </w:rPr>
          <w:t xml:space="preserve">n</w:t>
        </w:r>
      </w:ins>
      <w:r w:rsidDel="00000000" w:rsidR="00000000" w:rsidRPr="00000000">
        <w:rPr>
          <w:rtl w:val="0"/>
        </w:rPr>
        <w:t xml:space="preserve"> SDV Sensitivity chart with Positive Shocking. Industries with positive marginal opportunity gain are colored blue, neutral is colored white</w:t>
      </w:r>
      <w:ins w:author="Ryo Shibata" w:id="98" w:date="2023-04-19T23:32:15Z">
        <w:r w:rsidDel="00000000" w:rsidR="00000000" w:rsidRPr="00000000">
          <w:rPr>
            <w:rtl w:val="0"/>
          </w:rPr>
          <w:t xml:space="preserve">,</w:t>
        </w:r>
      </w:ins>
      <w:r w:rsidDel="00000000" w:rsidR="00000000" w:rsidRPr="00000000">
        <w:rPr>
          <w:rtl w:val="0"/>
        </w:rPr>
        <w:t xml:space="preserve"> and negative is colored red. </w:t>
      </w:r>
    </w:p>
    <w:p w:rsidR="00000000" w:rsidDel="00000000" w:rsidP="00000000" w:rsidRDefault="00000000" w:rsidRPr="00000000" w14:paraId="0000013E">
      <w:pPr>
        <w:pageBreakBefore w:val="0"/>
        <w:spacing w:line="276" w:lineRule="auto"/>
        <w:rPr/>
      </w:pPr>
      <w:r w:rsidDel="00000000" w:rsidR="00000000" w:rsidRPr="00000000">
        <w:rPr>
          <w:rtl w:val="0"/>
        </w:rPr>
      </w:r>
    </w:p>
    <w:p w:rsidR="00000000" w:rsidDel="00000000" w:rsidP="00000000" w:rsidRDefault="00000000" w:rsidRPr="00000000" w14:paraId="0000013F">
      <w:pPr>
        <w:pageBreakBefore w:val="0"/>
        <w:jc w:val="both"/>
        <w:rPr/>
      </w:pPr>
      <w:r w:rsidDel="00000000" w:rsidR="00000000" w:rsidRPr="00000000">
        <w:rPr/>
        <w:drawing>
          <wp:inline distB="114300" distT="114300" distL="114300" distR="114300">
            <wp:extent cx="5734050" cy="1739900"/>
            <wp:effectExtent b="0" l="0" r="0" t="0"/>
            <wp:docPr id="7" name="image10.jpg"/>
            <a:graphic>
              <a:graphicData uri="http://schemas.openxmlformats.org/drawingml/2006/picture">
                <pic:pic>
                  <pic:nvPicPr>
                    <pic:cNvPr id="0" name="image10.jpg"/>
                    <pic:cNvPicPr preferRelativeResize="0"/>
                  </pic:nvPicPr>
                  <pic:blipFill>
                    <a:blip r:embed="rId24"/>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pageBreakBefore w:val="0"/>
        <w:ind w:left="720" w:firstLine="720"/>
        <w:jc w:val="both"/>
        <w:rPr>
          <w:sz w:val="22"/>
          <w:szCs w:val="22"/>
        </w:rPr>
      </w:pPr>
      <w:r w:rsidDel="00000000" w:rsidR="00000000" w:rsidRPr="00000000">
        <w:rPr>
          <w:sz w:val="22"/>
          <w:szCs w:val="22"/>
          <w:rtl w:val="0"/>
        </w:rPr>
        <w:t xml:space="preserve">Example High-complexity Products 2018 (Incremental SDV Sensitivity)</w:t>
      </w:r>
    </w:p>
    <w:p w:rsidR="00000000" w:rsidDel="00000000" w:rsidP="00000000" w:rsidRDefault="00000000" w:rsidRPr="00000000" w14:paraId="00000141">
      <w:pPr>
        <w:pageBreakBefore w:val="0"/>
        <w:spacing w:after="240" w:before="240" w:line="276" w:lineRule="auto"/>
        <w:rPr>
          <w:b w:val="1"/>
          <w:bCs w:val="1"/>
        </w:rPr>
      </w:pPr>
      <w:r w:rsidDel="00000000" w:rsidR="00000000" w:rsidRPr="00000000">
        <w:rPr>
          <w:rtl w:val="0"/>
        </w:rPr>
      </w:r>
    </w:p>
    <w:p w:rsidR="00000000" w:rsidDel="00000000" w:rsidP="00000000" w:rsidRDefault="00000000" w:rsidRPr="00000000" w14:paraId="00000142">
      <w:pPr>
        <w:pageBreakBefore w:val="0"/>
        <w:spacing w:after="240" w:before="240" w:line="276" w:lineRule="auto"/>
        <w:rPr/>
      </w:pPr>
      <w:r w:rsidDel="00000000" w:rsidR="00000000" w:rsidRPr="00000000">
        <w:rPr>
          <w:b w:val="1"/>
          <w:bCs w:val="1"/>
          <w:rtl w:val="0"/>
        </w:rPr>
        <w:t xml:space="preserve">Contingency Plan</w:t>
      </w:r>
      <w:r w:rsidDel="00000000" w:rsidR="00000000" w:rsidRPr="00000000">
        <w:rPr>
          <w:rtl w:val="0"/>
        </w:rPr>
      </w:r>
    </w:p>
    <w:p w:rsidR="00000000" w:rsidDel="00000000" w:rsidP="00000000" w:rsidRDefault="00000000" w:rsidRPr="00000000" w14:paraId="00000143">
      <w:pPr>
        <w:pageBreakBefore w:val="0"/>
        <w:spacing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w:t>
      </w:r>
      <w:del w:author="Ryo Shibata" w:id="99" w:date="2023-04-19T23:32:23Z">
        <w:r w:rsidDel="00000000" w:rsidR="00000000" w:rsidRPr="00000000">
          <w:rPr>
            <w:rtl w:val="0"/>
          </w:rPr>
          <w:delText xml:space="preserve"> </w:delText>
        </w:r>
      </w:del>
      <w:r w:rsidDel="00000000" w:rsidR="00000000" w:rsidRPr="00000000">
        <w:rPr>
          <w:rtl w:val="0"/>
        </w:rPr>
        <w:t xml:space="preserve">In some cases, the SDV remains unchanged even when a zero-opportunity-gain industry declines to its 20% in terms of export. We can then conclude the industry is not indispensable to the country. As a clarification, the three consecutive N/As mean</w:t>
      </w:r>
      <w:del w:author="Ryo Shibata" w:id="100" w:date="2023-04-19T23:32:34Z">
        <w:r w:rsidDel="00000000" w:rsidR="00000000" w:rsidRPr="00000000">
          <w:rPr>
            <w:rtl w:val="0"/>
          </w:rPr>
          <w:delText xml:space="preserve">s</w:delText>
        </w:r>
      </w:del>
      <w:r w:rsidDel="00000000" w:rsidR="00000000" w:rsidRPr="00000000">
        <w:rPr>
          <w:rtl w:val="0"/>
        </w:rPr>
        <w:t xml:space="preserve"> that the country doesn’t even need to respond to a collapse in the industry. Countries tend to have distinct solutions to the up</w:t>
      </w:r>
      <w:ins w:author="Ryo Shibata" w:id="101" w:date="2023-04-19T23:32:43Z">
        <w:r w:rsidDel="00000000" w:rsidR="00000000" w:rsidRPr="00000000">
          <w:rPr>
            <w:rtl w:val="0"/>
          </w:rPr>
          <w:t xml:space="preserve">s</w:t>
        </w:r>
      </w:ins>
      <w:r w:rsidDel="00000000" w:rsidR="00000000" w:rsidRPr="00000000">
        <w:rPr>
          <w:rtl w:val="0"/>
        </w:rPr>
        <w:t xml:space="preserve"> and down</w:t>
      </w:r>
      <w:ins w:author="Ryo Shibata" w:id="102" w:date="2023-04-19T23:32:44Z">
        <w:r w:rsidDel="00000000" w:rsidR="00000000" w:rsidRPr="00000000">
          <w:rPr>
            <w:rtl w:val="0"/>
          </w:rPr>
          <w:t xml:space="preserve">s</w:t>
        </w:r>
      </w:ins>
      <w:r w:rsidDel="00000000" w:rsidR="00000000" w:rsidRPr="00000000">
        <w:rPr>
          <w:rtl w:val="0"/>
        </w:rPr>
        <w:t xml:space="preserve"> of the same industry.  To create the contingency strategy table</w:t>
      </w:r>
      <w:ins w:author="Ryo Shibata" w:id="103" w:date="2023-04-19T23:32:49Z">
        <w:r w:rsidDel="00000000" w:rsidR="00000000" w:rsidRPr="00000000">
          <w:rPr>
            <w:rtl w:val="0"/>
          </w:rPr>
          <w:t xml:space="preserve">,</w:t>
        </w:r>
      </w:ins>
      <w:r w:rsidDel="00000000" w:rsidR="00000000" w:rsidRPr="00000000">
        <w:rPr>
          <w:rtl w:val="0"/>
        </w:rPr>
        <w:t xml:space="preserve"> we decrease  the export level for each industry in the country’s current production space by 60% respectively. The three highest</w:t>
      </w:r>
      <w:ins w:author="Ryo Shibata" w:id="104" w:date="2023-04-19T23:32:54Z">
        <w:r w:rsidDel="00000000" w:rsidR="00000000" w:rsidRPr="00000000">
          <w:rPr>
            <w:rtl w:val="0"/>
          </w:rPr>
          <w:t xml:space="preserve">-</w:t>
        </w:r>
      </w:ins>
      <w:del w:author="Ryo Shibata" w:id="104" w:date="2023-04-19T23:32:54Z">
        <w:r w:rsidDel="00000000" w:rsidR="00000000" w:rsidRPr="00000000">
          <w:rPr>
            <w:rtl w:val="0"/>
          </w:rPr>
          <w:delText xml:space="preserve"> </w:delText>
        </w:r>
      </w:del>
      <w:r w:rsidDel="00000000" w:rsidR="00000000" w:rsidRPr="00000000">
        <w:rPr>
          <w:rtl w:val="0"/>
        </w:rPr>
        <w:t xml:space="preserve">ranking industries in the new SDV are then returned. </w:t>
      </w:r>
    </w:p>
    <w:p w:rsidR="00000000" w:rsidDel="00000000" w:rsidP="00000000" w:rsidRDefault="00000000" w:rsidRPr="00000000" w14:paraId="00000144">
      <w:pPr>
        <w:pageBreakBefore w:val="0"/>
        <w:spacing w:line="276" w:lineRule="auto"/>
        <w:rPr/>
      </w:pPr>
      <w:r w:rsidDel="00000000" w:rsidR="00000000" w:rsidRPr="00000000">
        <w:rPr>
          <w:rtl w:val="0"/>
        </w:rPr>
      </w:r>
    </w:p>
    <w:p w:rsidR="00000000" w:rsidDel="00000000" w:rsidP="00000000" w:rsidRDefault="00000000" w:rsidRPr="00000000" w14:paraId="00000145">
      <w:pPr>
        <w:pageBreakBefore w:val="0"/>
        <w:jc w:val="center"/>
        <w:rPr>
          <w:sz w:val="22"/>
          <w:szCs w:val="22"/>
        </w:rPr>
      </w:pPr>
      <w:r w:rsidDel="00000000" w:rsidR="00000000" w:rsidRPr="00000000">
        <w:rPr>
          <w:sz w:val="22"/>
          <w:szCs w:val="22"/>
        </w:rPr>
        <w:drawing>
          <wp:inline distB="114300" distT="114300" distL="114300" distR="114300">
            <wp:extent cx="4600575" cy="2989911"/>
            <wp:effectExtent b="0" l="0" r="0" t="0"/>
            <wp:docPr id="4" name="image1.jpg"/>
            <a:graphic>
              <a:graphicData uri="http://schemas.openxmlformats.org/drawingml/2006/picture">
                <pic:pic>
                  <pic:nvPicPr>
                    <pic:cNvPr id="0" name="image1.jpg"/>
                    <pic:cNvPicPr preferRelativeResize="0"/>
                  </pic:nvPicPr>
                  <pic:blipFill>
                    <a:blip r:embed="rId25"/>
                    <a:srcRect b="0" l="0" r="0" t="0"/>
                    <a:stretch>
                      <a:fillRect/>
                    </a:stretch>
                  </pic:blipFill>
                  <pic:spPr>
                    <a:xfrm>
                      <a:off x="0" y="0"/>
                      <a:ext cx="4600575" cy="2989911"/>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pageBreakBefore w:val="0"/>
        <w:jc w:val="center"/>
        <w:rPr>
          <w:sz w:val="22"/>
          <w:szCs w:val="22"/>
        </w:rPr>
      </w:pPr>
      <w:r w:rsidDel="00000000" w:rsidR="00000000" w:rsidRPr="00000000">
        <w:rPr>
          <w:sz w:val="22"/>
          <w:szCs w:val="22"/>
          <w:rtl w:val="0"/>
        </w:rPr>
        <w:t xml:space="preserve">Example Contingency Strategy 2018</w:t>
      </w:r>
    </w:p>
    <w:p w:rsidR="00000000" w:rsidDel="00000000" w:rsidP="00000000" w:rsidRDefault="00000000" w:rsidRPr="00000000" w14:paraId="00000147">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8">
      <w:pPr>
        <w:pageBreakBefore w:val="0"/>
        <w:jc w:val="both"/>
        <w:rPr>
          <w:del w:author="Ryo Shibata" w:id="105" w:date="2023-04-19T23:24:52Z"/>
          <w:b w:val="1"/>
          <w:bCs w:val="1"/>
          <w:sz w:val="28"/>
          <w:szCs w:val="28"/>
        </w:rPr>
      </w:pPr>
      <w:del w:author="Ryo Shibata" w:id="105" w:date="2023-04-19T23:24:52Z">
        <w:r w:rsidDel="00000000" w:rsidR="00000000" w:rsidRPr="00000000">
          <w:rPr>
            <w:rtl w:val="0"/>
          </w:rPr>
        </w:r>
      </w:del>
    </w:p>
    <w:p w:rsidR="00000000" w:rsidDel="00000000" w:rsidP="00000000" w:rsidRDefault="00000000" w:rsidRPr="00000000" w14:paraId="00000149">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A">
      <w:pPr>
        <w:pageBreakBefore w:val="0"/>
        <w:jc w:val="both"/>
        <w:rPr>
          <w:b w:val="1"/>
          <w:bCs w:val="1"/>
          <w:sz w:val="28"/>
          <w:szCs w:val="28"/>
        </w:rPr>
      </w:pPr>
      <w:r w:rsidDel="00000000" w:rsidR="00000000" w:rsidRPr="00000000">
        <w:rPr>
          <w:b w:val="1"/>
          <w:bCs w:val="1"/>
          <w:sz w:val="28"/>
          <w:szCs w:val="28"/>
          <w:rtl w:val="0"/>
        </w:rPr>
        <w:t xml:space="preserve">4.3 Sensitivity Analysis Results and Interpretation</w:t>
      </w:r>
    </w:p>
    <w:p w:rsidR="00000000" w:rsidDel="00000000" w:rsidP="00000000" w:rsidRDefault="00000000" w:rsidRPr="00000000" w14:paraId="0000014B">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C">
      <w:pPr>
        <w:pageBreakBefore w:val="0"/>
        <w:jc w:val="both"/>
        <w:rPr/>
      </w:pPr>
      <w:r w:rsidDel="00000000" w:rsidR="00000000" w:rsidRPr="00000000">
        <w:rPr>
          <w:rtl w:val="0"/>
        </w:rPr>
        <w:t xml:space="preserve">Below </w:t>
      </w:r>
      <w:ins w:author="Ryo Shibata" w:id="106" w:date="2023-04-19T23:33:02Z">
        <w:r w:rsidDel="00000000" w:rsidR="00000000" w:rsidRPr="00000000">
          <w:rPr>
            <w:rtl w:val="0"/>
          </w:rPr>
          <w:t xml:space="preserve">are</w:t>
        </w:r>
      </w:ins>
      <w:del w:author="Ryo Shibata" w:id="106" w:date="2023-04-19T23:33:02Z">
        <w:r w:rsidDel="00000000" w:rsidR="00000000" w:rsidRPr="00000000">
          <w:rPr>
            <w:rtl w:val="0"/>
          </w:rPr>
          <w:delText xml:space="preserve">is</w:delText>
        </w:r>
      </w:del>
      <w:r w:rsidDel="00000000" w:rsidR="00000000" w:rsidRPr="00000000">
        <w:rPr>
          <w:rtl w:val="0"/>
        </w:rPr>
        <w:t xml:space="preserve"> Qatar’s 2018 ECI Sensitivity Charts. Firstly</w:t>
      </w:r>
      <w:ins w:author="Ryo Shibata" w:id="107" w:date="2023-04-19T23:33:07Z">
        <w:r w:rsidDel="00000000" w:rsidR="00000000" w:rsidRPr="00000000">
          <w:rPr>
            <w:rtl w:val="0"/>
          </w:rPr>
          <w:t xml:space="preserve">,</w:t>
        </w:r>
      </w:ins>
      <w:r w:rsidDel="00000000" w:rsidR="00000000" w:rsidRPr="00000000">
        <w:rPr>
          <w:rtl w:val="0"/>
        </w:rPr>
        <w:t xml:space="preserve"> in the positive chart, we notice immediately that increases in Services and Utilities lead</w:t>
      </w:r>
      <w:del w:author="Ryo Shibata" w:id="108" w:date="2023-04-19T23:33:13Z">
        <w:r w:rsidDel="00000000" w:rsidR="00000000" w:rsidRPr="00000000">
          <w:rPr>
            <w:rtl w:val="0"/>
          </w:rPr>
          <w:delText xml:space="preserve">s</w:delText>
        </w:r>
      </w:del>
      <w:r w:rsidDel="00000000" w:rsidR="00000000" w:rsidRPr="00000000">
        <w:rPr>
          <w:rtl w:val="0"/>
        </w:rPr>
        <w:t xml:space="preserve"> to a sudden drop</w:t>
      </w:r>
      <w:ins w:author="Ryo Shibata" w:id="109" w:date="2023-04-19T23:33:17Z">
        <w:r w:rsidDel="00000000" w:rsidR="00000000" w:rsidRPr="00000000">
          <w:rPr>
            <w:rtl w:val="0"/>
          </w:rPr>
          <w:t xml:space="preserve">-</w:t>
        </w:r>
      </w:ins>
      <w:del w:author="Ryo Shibata" w:id="109" w:date="2023-04-19T23:33:17Z">
        <w:r w:rsidDel="00000000" w:rsidR="00000000" w:rsidRPr="00000000">
          <w:rPr>
            <w:rtl w:val="0"/>
          </w:rPr>
          <w:delText xml:space="preserve"> </w:delText>
        </w:r>
      </w:del>
      <w:r w:rsidDel="00000000" w:rsidR="00000000" w:rsidRPr="00000000">
        <w:rPr>
          <w:rtl w:val="0"/>
        </w:rPr>
        <w:t xml:space="preserve">off in ECI that turns into a slight increase if a significant</w:t>
      </w:r>
      <w:ins w:author="Ryo Shibata" w:id="110" w:date="2023-04-19T23:33:21Z">
        <w:r w:rsidDel="00000000" w:rsidR="00000000" w:rsidRPr="00000000">
          <w:rPr>
            <w:rtl w:val="0"/>
          </w:rPr>
          <w:t xml:space="preserve"> </w:t>
        </w:r>
      </w:ins>
      <w:r w:rsidDel="00000000" w:rsidR="00000000" w:rsidRPr="00000000">
        <w:rPr>
          <w:rtl w:val="0"/>
        </w:rPr>
        <w:t xml:space="preserve">(1.5x-2x) increase is experienced in this industry. The ECI level of Qatar is </w:t>
      </w:r>
      <w:ins w:author="Ryo Shibata" w:id="111" w:date="2023-04-19T23:33:32Z">
        <w:r w:rsidDel="00000000" w:rsidR="00000000" w:rsidRPr="00000000">
          <w:rPr>
            <w:rtl w:val="0"/>
          </w:rPr>
          <w:t xml:space="preserve">already negative,</w:t>
        </w:r>
      </w:ins>
      <w:del w:author="Ryo Shibata" w:id="111" w:date="2023-04-19T23:33:32Z">
        <w:r w:rsidDel="00000000" w:rsidR="00000000" w:rsidRPr="00000000">
          <w:rPr>
            <w:rtl w:val="0"/>
          </w:rPr>
          <w:delText xml:space="preserve">negative already</w:delText>
        </w:r>
      </w:del>
      <w:r w:rsidDel="00000000" w:rsidR="00000000" w:rsidRPr="00000000">
        <w:rPr>
          <w:rtl w:val="0"/>
        </w:rPr>
        <w:t xml:space="preserve"> and as expected</w:t>
      </w:r>
      <w:ins w:author="Ryo Shibata" w:id="112" w:date="2023-04-19T23:33:43Z">
        <w:r w:rsidDel="00000000" w:rsidR="00000000" w:rsidRPr="00000000">
          <w:rPr>
            <w:rtl w:val="0"/>
          </w:rPr>
          <w:t xml:space="preserve">,</w:t>
        </w:r>
      </w:ins>
      <w:r w:rsidDel="00000000" w:rsidR="00000000" w:rsidRPr="00000000">
        <w:rPr>
          <w:rtl w:val="0"/>
        </w:rPr>
        <w:t xml:space="preserve"> it is very insensitive to changes in most other industries. </w:t>
      </w:r>
    </w:p>
    <w:p w:rsidR="00000000" w:rsidDel="00000000" w:rsidP="00000000" w:rsidRDefault="00000000" w:rsidRPr="00000000" w14:paraId="0000014D">
      <w:pPr>
        <w:pageBreakBefore w:val="0"/>
        <w:jc w:val="both"/>
        <w:rPr/>
      </w:pPr>
      <w:r w:rsidDel="00000000" w:rsidR="00000000" w:rsidRPr="00000000">
        <w:rPr>
          <w:rtl w:val="0"/>
        </w:rPr>
      </w:r>
    </w:p>
    <w:p w:rsidR="00000000" w:rsidDel="00000000" w:rsidP="00000000" w:rsidRDefault="00000000" w:rsidRPr="00000000" w14:paraId="0000014E">
      <w:pPr>
        <w:pageBreakBefore w:val="0"/>
        <w:rPr/>
      </w:pPr>
      <w:r w:rsidDel="00000000" w:rsidR="00000000" w:rsidRPr="00000000">
        <w:rPr>
          <w:rtl w:val="0"/>
        </w:rPr>
        <w:t xml:space="preserve">Next</w:t>
      </w:r>
      <w:ins w:author="Ryo Shibata" w:id="113" w:date="2023-04-19T23:34:18Z">
        <w:r w:rsidDel="00000000" w:rsidR="00000000" w:rsidRPr="00000000">
          <w:rPr>
            <w:rtl w:val="0"/>
          </w:rPr>
          <w:t xml:space="preserve">,</w:t>
        </w:r>
      </w:ins>
      <w:r w:rsidDel="00000000" w:rsidR="00000000" w:rsidRPr="00000000">
        <w:rPr>
          <w:rtl w:val="0"/>
        </w:rPr>
        <w:t xml:space="preserve"> we consider Qatar’s 2018 Negative Shock chart. We see that large decreases in Energy, Drilling, and Mining could have a massive positive impact on</w:t>
      </w:r>
      <w:ins w:author="Ryo Shibata" w:id="114" w:date="2023-04-19T23:34:22Z">
        <w:r w:rsidDel="00000000" w:rsidR="00000000" w:rsidRPr="00000000">
          <w:rPr>
            <w:rtl w:val="0"/>
          </w:rPr>
          <w:t xml:space="preserve"> the</w:t>
        </w:r>
      </w:ins>
      <w:r w:rsidDel="00000000" w:rsidR="00000000" w:rsidRPr="00000000">
        <w:rPr>
          <w:rtl w:val="0"/>
        </w:rPr>
        <w:t xml:space="preserve"> ECI score. In fact</w:t>
      </w:r>
      <w:ins w:author="Ryo Shibata" w:id="115" w:date="2023-04-19T23:34:25Z">
        <w:r w:rsidDel="00000000" w:rsidR="00000000" w:rsidRPr="00000000">
          <w:rPr>
            <w:rtl w:val="0"/>
          </w:rPr>
          <w:t xml:space="preserve">,</w:t>
        </w:r>
      </w:ins>
      <w:r w:rsidDel="00000000" w:rsidR="00000000" w:rsidRPr="00000000">
        <w:rPr>
          <w:rtl w:val="0"/>
        </w:rPr>
        <w:t xml:space="preserve"> decreasing this particular industry brings Qatar out of the negative ECI range and into the positive. Additionally</w:t>
      </w:r>
      <w:ins w:author="Ryo Shibata" w:id="116" w:date="2023-04-19T23:34:28Z">
        <w:r w:rsidDel="00000000" w:rsidR="00000000" w:rsidRPr="00000000">
          <w:rPr>
            <w:rtl w:val="0"/>
          </w:rPr>
          <w:t xml:space="preserve">,</w:t>
        </w:r>
      </w:ins>
      <w:r w:rsidDel="00000000" w:rsidR="00000000" w:rsidRPr="00000000">
        <w:rPr>
          <w:rtl w:val="0"/>
        </w:rPr>
        <w:t xml:space="preserve"> we see marginal increases in ECI that come along with decreases in Services and Utilities. Shocks to the rest of the industries seem to have little to no effect on the ECI score of Qatar. </w:t>
      </w:r>
    </w:p>
    <w:p w:rsidR="00000000" w:rsidDel="00000000" w:rsidP="00000000" w:rsidRDefault="00000000" w:rsidRPr="00000000" w14:paraId="0000014F">
      <w:pPr>
        <w:pageBreakBefore w:val="0"/>
        <w:rPr/>
      </w:pPr>
      <w:r w:rsidDel="00000000" w:rsidR="00000000" w:rsidRPr="00000000">
        <w:rPr>
          <w:rtl w:val="0"/>
        </w:rPr>
      </w:r>
    </w:p>
    <w:p w:rsidR="00000000" w:rsidDel="00000000" w:rsidP="00000000" w:rsidRDefault="00000000" w:rsidRPr="00000000" w14:paraId="00000150">
      <w:pPr>
        <w:pageBreakBefore w:val="0"/>
        <w:rPr/>
      </w:pPr>
      <w:r w:rsidDel="00000000" w:rsidR="00000000" w:rsidRPr="00000000">
        <w:rPr/>
        <w:drawing>
          <wp:inline distB="114300" distT="114300" distL="114300" distR="114300">
            <wp:extent cx="5731200" cy="2971800"/>
            <wp:effectExtent b="0" l="0" r="0" t="0"/>
            <wp:docPr id="19" name="image16.jpg"/>
            <a:graphic>
              <a:graphicData uri="http://schemas.openxmlformats.org/drawingml/2006/picture">
                <pic:pic>
                  <pic:nvPicPr>
                    <pic:cNvPr id="0" name="image16.jpg"/>
                    <pic:cNvPicPr preferRelativeResize="0"/>
                  </pic:nvPicPr>
                  <pic:blipFill>
                    <a:blip r:embed="rId26"/>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pageBreakBefore w:val="0"/>
        <w:jc w:val="both"/>
        <w:rPr>
          <w:b w:val="1"/>
          <w:bCs w:val="1"/>
        </w:rPr>
      </w:pPr>
      <w:r w:rsidDel="00000000" w:rsidR="00000000" w:rsidRPr="00000000">
        <w:rPr>
          <w:rtl w:val="0"/>
        </w:rPr>
      </w:r>
    </w:p>
    <w:p w:rsidR="00000000" w:rsidDel="00000000" w:rsidP="00000000" w:rsidRDefault="00000000" w:rsidRPr="00000000" w14:paraId="00000152">
      <w:pPr>
        <w:pageBreakBefore w:val="0"/>
        <w:jc w:val="center"/>
        <w:rPr>
          <w:b w:val="1"/>
          <w:bCs w:val="1"/>
        </w:rPr>
      </w:pPr>
      <w:r w:rsidDel="00000000" w:rsidR="00000000" w:rsidRPr="00000000">
        <w:rPr>
          <w:rtl w:val="0"/>
        </w:rPr>
        <w:t xml:space="preserve">Qatar 2018 (Incremental ECI Sensitivity)</w:t>
      </w:r>
      <w:r w:rsidDel="00000000" w:rsidR="00000000" w:rsidRPr="00000000">
        <w:rPr>
          <w:rtl w:val="0"/>
        </w:rPr>
      </w:r>
    </w:p>
    <w:p w:rsidR="00000000" w:rsidDel="00000000" w:rsidP="00000000" w:rsidRDefault="00000000" w:rsidRPr="00000000" w14:paraId="00000153">
      <w:pPr>
        <w:pageBreakBefore w:val="0"/>
        <w:jc w:val="both"/>
        <w:rPr>
          <w:b w:val="1"/>
          <w:bCs w:val="1"/>
        </w:rPr>
      </w:pPr>
      <w:r w:rsidDel="00000000" w:rsidR="00000000" w:rsidRPr="00000000">
        <w:rPr>
          <w:b w:val="1"/>
          <w:bCs w:val="1"/>
        </w:rPr>
        <w:drawing>
          <wp:inline distB="114300" distT="114300" distL="114300" distR="114300">
            <wp:extent cx="5731200" cy="2971800"/>
            <wp:effectExtent b="0" l="0" r="0" t="0"/>
            <wp:docPr id="25" name="image11.jpg"/>
            <a:graphic>
              <a:graphicData uri="http://schemas.openxmlformats.org/drawingml/2006/picture">
                <pic:pic>
                  <pic:nvPicPr>
                    <pic:cNvPr id="0" name="image11.jpg"/>
                    <pic:cNvPicPr preferRelativeResize="0"/>
                  </pic:nvPicPr>
                  <pic:blipFill>
                    <a:blip r:embed="rId27"/>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pageBreakBefore w:val="0"/>
        <w:ind w:left="1440" w:firstLine="720"/>
        <w:jc w:val="left"/>
        <w:rPr/>
      </w:pPr>
      <w:r w:rsidDel="00000000" w:rsidR="00000000" w:rsidRPr="00000000">
        <w:rPr>
          <w:rtl w:val="0"/>
        </w:rPr>
        <w:t xml:space="preserve">Qatar 2018 (Decremental</w:t>
      </w:r>
      <w:del w:author="Ryo Shibata" w:id="117" w:date="2023-04-19T23:25:11Z">
        <w:r w:rsidDel="00000000" w:rsidR="00000000" w:rsidRPr="00000000">
          <w:rPr>
            <w:rtl w:val="0"/>
          </w:rPr>
          <w:delText xml:space="preserve"> </w:delText>
        </w:r>
      </w:del>
      <w:r w:rsidDel="00000000" w:rsidR="00000000" w:rsidRPr="00000000">
        <w:rPr>
          <w:rtl w:val="0"/>
        </w:rPr>
        <w:t xml:space="preserve"> ECI Sensitivity)</w:t>
      </w:r>
    </w:p>
    <w:p w:rsidR="00000000" w:rsidDel="00000000" w:rsidP="00000000" w:rsidRDefault="00000000" w:rsidRPr="00000000" w14:paraId="00000155">
      <w:pPr>
        <w:pageBreakBefore w:val="0"/>
        <w:jc w:val="center"/>
        <w:rPr/>
      </w:pPr>
      <w:r w:rsidDel="00000000" w:rsidR="00000000" w:rsidRPr="00000000">
        <w:rPr>
          <w:rtl w:val="0"/>
        </w:rPr>
      </w:r>
    </w:p>
    <w:p w:rsidR="00000000" w:rsidDel="00000000" w:rsidP="00000000" w:rsidRDefault="00000000" w:rsidRPr="00000000" w14:paraId="00000156">
      <w:pPr>
        <w:pageBreakBefore w:val="0"/>
        <w:rPr/>
      </w:pPr>
      <w:r w:rsidDel="00000000" w:rsidR="00000000" w:rsidRPr="00000000">
        <w:rPr>
          <w:rtl w:val="0"/>
        </w:rPr>
        <w:t xml:space="preserve">Next</w:t>
      </w:r>
      <w:ins w:author="Ryo Shibata" w:id="118" w:date="2023-04-19T23:33:48Z">
        <w:r w:rsidDel="00000000" w:rsidR="00000000" w:rsidRPr="00000000">
          <w:rPr>
            <w:rtl w:val="0"/>
          </w:rPr>
          <w:t xml:space="preserve">,</w:t>
        </w:r>
      </w:ins>
      <w:r w:rsidDel="00000000" w:rsidR="00000000" w:rsidRPr="00000000">
        <w:rPr>
          <w:rtl w:val="0"/>
        </w:rPr>
        <w:t xml:space="preserve"> we consider the 2013 ECI Sensitivity graphs. We see that in 2013</w:t>
      </w:r>
      <w:ins w:author="Ryo Shibata" w:id="119" w:date="2023-04-19T23:34:35Z">
        <w:r w:rsidDel="00000000" w:rsidR="00000000" w:rsidRPr="00000000">
          <w:rPr>
            <w:rtl w:val="0"/>
          </w:rPr>
          <w:t xml:space="preserve">,</w:t>
        </w:r>
      </w:ins>
      <w:r w:rsidDel="00000000" w:rsidR="00000000" w:rsidRPr="00000000">
        <w:rPr>
          <w:rtl w:val="0"/>
        </w:rPr>
        <w:t xml:space="preserve"> Qatar is actually operating at a higher ECI than in 2018. Increases in Raw Manufacturing seem to offer the best increase to ECI for Qatar. </w:t>
      </w:r>
    </w:p>
    <w:p w:rsidR="00000000" w:rsidDel="00000000" w:rsidP="00000000" w:rsidRDefault="00000000" w:rsidRPr="00000000" w14:paraId="00000157">
      <w:pPr>
        <w:pageBreakBefore w:val="0"/>
        <w:rPr/>
      </w:pPr>
      <w:r w:rsidDel="00000000" w:rsidR="00000000" w:rsidRPr="00000000">
        <w:rPr>
          <w:rtl w:val="0"/>
        </w:rPr>
      </w:r>
    </w:p>
    <w:p w:rsidR="00000000" w:rsidDel="00000000" w:rsidP="00000000" w:rsidRDefault="00000000" w:rsidRPr="00000000" w14:paraId="00000158">
      <w:pPr>
        <w:pageBreakBefore w:val="0"/>
        <w:rPr/>
      </w:pPr>
      <w:r w:rsidDel="00000000" w:rsidR="00000000" w:rsidRPr="00000000">
        <w:rPr>
          <w:rtl w:val="0"/>
        </w:rPr>
        <w:t xml:space="preserve">In the 2013 negative shocking case, we see that again</w:t>
      </w:r>
      <w:ins w:author="Ryo Shibata" w:id="120" w:date="2023-04-19T23:34:40Z">
        <w:r w:rsidDel="00000000" w:rsidR="00000000" w:rsidRPr="00000000">
          <w:rPr>
            <w:rtl w:val="0"/>
          </w:rPr>
          <w:t xml:space="preserve">,</w:t>
        </w:r>
      </w:ins>
      <w:r w:rsidDel="00000000" w:rsidR="00000000" w:rsidRPr="00000000">
        <w:rPr>
          <w:rtl w:val="0"/>
        </w:rPr>
        <w:t xml:space="preserve"> decreases in Energy, Drilling, and Mining seem to increase the ECI score</w:t>
      </w:r>
      <w:ins w:author="Ryo Shibata" w:id="121" w:date="2023-04-19T23:34:43Z">
        <w:r w:rsidDel="00000000" w:rsidR="00000000" w:rsidRPr="00000000">
          <w:rPr>
            <w:rtl w:val="0"/>
          </w:rPr>
          <w:t xml:space="preserve">,</w:t>
        </w:r>
      </w:ins>
      <w:r w:rsidDel="00000000" w:rsidR="00000000" w:rsidRPr="00000000">
        <w:rPr>
          <w:rtl w:val="0"/>
        </w:rPr>
        <w:t xml:space="preserve"> however</w:t>
      </w:r>
      <w:ins w:author="Ryo Shibata" w:id="122" w:date="2023-04-19T23:34:45Z">
        <w:r w:rsidDel="00000000" w:rsidR="00000000" w:rsidRPr="00000000">
          <w:rPr>
            <w:rtl w:val="0"/>
          </w:rPr>
          <w:t xml:space="preserve">,</w:t>
        </w:r>
      </w:ins>
      <w:r w:rsidDel="00000000" w:rsidR="00000000" w:rsidRPr="00000000">
        <w:rPr>
          <w:rtl w:val="0"/>
        </w:rPr>
        <w:t xml:space="preserve"> not as drastically as we see in 2018. Additionally</w:t>
      </w:r>
      <w:ins w:author="Ryo Shibata" w:id="123" w:date="2023-04-19T23:34:50Z">
        <w:r w:rsidDel="00000000" w:rsidR="00000000" w:rsidRPr="00000000">
          <w:rPr>
            <w:rtl w:val="0"/>
          </w:rPr>
          <w:t xml:space="preserve">,</w:t>
        </w:r>
      </w:ins>
      <w:r w:rsidDel="00000000" w:rsidR="00000000" w:rsidRPr="00000000">
        <w:rPr>
          <w:rtl w:val="0"/>
        </w:rPr>
        <w:t xml:space="preserve"> large decreases in Services and Utilities could potentially lead to major declines in the ECI.</w:t>
      </w:r>
    </w:p>
    <w:p w:rsidR="00000000" w:rsidDel="00000000" w:rsidP="00000000" w:rsidRDefault="00000000" w:rsidRPr="00000000" w14:paraId="00000159">
      <w:pPr>
        <w:pageBreakBefore w:val="0"/>
        <w:rPr/>
      </w:pPr>
      <w:r w:rsidDel="00000000" w:rsidR="00000000" w:rsidRPr="00000000">
        <w:rPr/>
        <w:drawing>
          <wp:inline distB="114300" distT="114300" distL="114300" distR="114300">
            <wp:extent cx="5731200" cy="2971800"/>
            <wp:effectExtent b="0" l="0" r="0" t="0"/>
            <wp:docPr id="9" name="image20.jpg"/>
            <a:graphic>
              <a:graphicData uri="http://schemas.openxmlformats.org/drawingml/2006/picture">
                <pic:pic>
                  <pic:nvPicPr>
                    <pic:cNvPr id="0" name="image20.jpg"/>
                    <pic:cNvPicPr preferRelativeResize="0"/>
                  </pic:nvPicPr>
                  <pic:blipFill>
                    <a:blip r:embed="rId28"/>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pageBreakBefore w:val="0"/>
        <w:jc w:val="both"/>
        <w:rPr>
          <w:b w:val="1"/>
          <w:bCs w:val="1"/>
        </w:rPr>
      </w:pPr>
      <w:r w:rsidDel="00000000" w:rsidR="00000000" w:rsidRPr="00000000">
        <w:rPr>
          <w:rtl w:val="0"/>
        </w:rPr>
      </w:r>
    </w:p>
    <w:p w:rsidR="00000000" w:rsidDel="00000000" w:rsidP="00000000" w:rsidRDefault="00000000" w:rsidRPr="00000000" w14:paraId="0000015B">
      <w:pPr>
        <w:pageBreakBefore w:val="0"/>
        <w:jc w:val="center"/>
        <w:rPr/>
      </w:pPr>
      <w:r w:rsidDel="00000000" w:rsidR="00000000" w:rsidRPr="00000000">
        <w:rPr>
          <w:rtl w:val="0"/>
        </w:rPr>
        <w:t xml:space="preserve">Qatar 2013 (Incremental ECI Sensitivity)</w:t>
      </w:r>
    </w:p>
    <w:p w:rsidR="00000000" w:rsidDel="00000000" w:rsidP="00000000" w:rsidRDefault="00000000" w:rsidRPr="00000000" w14:paraId="0000015C">
      <w:pPr>
        <w:pageBreakBefore w:val="0"/>
        <w:jc w:val="both"/>
        <w:rPr>
          <w:b w:val="1"/>
          <w:bCs w:val="1"/>
        </w:rPr>
      </w:pPr>
      <w:r w:rsidDel="00000000" w:rsidR="00000000" w:rsidRPr="00000000">
        <w:rPr>
          <w:b w:val="1"/>
          <w:bCs w:val="1"/>
        </w:rPr>
        <w:drawing>
          <wp:inline distB="114300" distT="114300" distL="114300" distR="114300">
            <wp:extent cx="5731200" cy="3009900"/>
            <wp:effectExtent b="0" l="0" r="0" t="0"/>
            <wp:docPr id="18" name="image15.jpg"/>
            <a:graphic>
              <a:graphicData uri="http://schemas.openxmlformats.org/drawingml/2006/picture">
                <pic:pic>
                  <pic:nvPicPr>
                    <pic:cNvPr id="0" name="image15.jpg"/>
                    <pic:cNvPicPr preferRelativeResize="0"/>
                  </pic:nvPicPr>
                  <pic:blipFill>
                    <a:blip r:embed="rId29"/>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pageBreakBefore w:val="0"/>
        <w:jc w:val="both"/>
        <w:rPr>
          <w:b w:val="1"/>
          <w:bCs w:val="1"/>
        </w:rPr>
      </w:pPr>
      <w:r w:rsidDel="00000000" w:rsidR="00000000" w:rsidRPr="00000000">
        <w:rPr>
          <w:rtl w:val="0"/>
        </w:rPr>
      </w:r>
    </w:p>
    <w:p w:rsidR="00000000" w:rsidDel="00000000" w:rsidP="00000000" w:rsidRDefault="00000000" w:rsidRPr="00000000" w14:paraId="0000015E">
      <w:pPr>
        <w:pageBreakBefore w:val="0"/>
        <w:jc w:val="center"/>
        <w:rPr/>
      </w:pPr>
      <w:r w:rsidDel="00000000" w:rsidR="00000000" w:rsidRPr="00000000">
        <w:rPr>
          <w:rtl w:val="0"/>
        </w:rPr>
        <w:t xml:space="preserve">Qatar 2013 (Decremental </w:t>
      </w:r>
      <w:del w:author="Ryo Shibata" w:id="124" w:date="2023-04-19T23:25:19Z">
        <w:r w:rsidDel="00000000" w:rsidR="00000000" w:rsidRPr="00000000">
          <w:rPr>
            <w:rtl w:val="0"/>
          </w:rPr>
          <w:delText xml:space="preserve"> </w:delText>
        </w:r>
      </w:del>
      <w:r w:rsidDel="00000000" w:rsidR="00000000" w:rsidRPr="00000000">
        <w:rPr>
          <w:rtl w:val="0"/>
        </w:rPr>
        <w:t xml:space="preserve">ECI Sensitivity)</w:t>
      </w:r>
    </w:p>
    <w:p w:rsidR="00000000" w:rsidDel="00000000" w:rsidP="00000000" w:rsidRDefault="00000000" w:rsidRPr="00000000" w14:paraId="0000015F">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60">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61">
      <w:pPr>
        <w:pageBreakBefore w:val="0"/>
        <w:jc w:val="both"/>
        <w:rPr>
          <w:b w:val="1"/>
          <w:bCs w:val="1"/>
          <w:sz w:val="28"/>
          <w:szCs w:val="28"/>
        </w:rPr>
      </w:pPr>
      <w:r w:rsidDel="00000000" w:rsidR="00000000" w:rsidRPr="00000000">
        <w:rPr>
          <w:b w:val="1"/>
          <w:bCs w:val="1"/>
          <w:sz w:val="28"/>
          <w:szCs w:val="28"/>
          <w:rtl w:val="0"/>
        </w:rPr>
        <w:t xml:space="preserve">4.4 Contingency Strategy</w:t>
      </w:r>
    </w:p>
    <w:p w:rsidR="00000000" w:rsidDel="00000000" w:rsidP="00000000" w:rsidRDefault="00000000" w:rsidRPr="00000000" w14:paraId="00000162">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63">
      <w:pPr>
        <w:pageBreakBefore w:val="0"/>
        <w:jc w:val="both"/>
        <w:rPr>
          <w:b w:val="1"/>
          <w:bCs w:val="1"/>
          <w:sz w:val="28"/>
          <w:szCs w:val="28"/>
        </w:rPr>
      </w:pPr>
      <w:r w:rsidDel="00000000" w:rsidR="00000000" w:rsidRPr="00000000">
        <w:rPr>
          <w:rtl w:val="0"/>
        </w:rPr>
        <w:t xml:space="preserve">Decreasing export</w:t>
      </w:r>
      <w:ins w:author="Ryo Shibata" w:id="125" w:date="2023-04-19T23:39:19Z">
        <w:r w:rsidDel="00000000" w:rsidR="00000000" w:rsidRPr="00000000">
          <w:rPr>
            <w:rtl w:val="0"/>
          </w:rPr>
          <w:t xml:space="preserve">s</w:t>
        </w:r>
      </w:ins>
      <w:r w:rsidDel="00000000" w:rsidR="00000000" w:rsidRPr="00000000">
        <w:rPr>
          <w:rtl w:val="0"/>
        </w:rPr>
        <w:t xml:space="preserve"> of each industry in Qatar’s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164">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65">
      <w:pPr>
        <w:pageBreakBefore w:val="0"/>
        <w:jc w:val="center"/>
        <w:rPr>
          <w:b w:val="1"/>
          <w:bCs w:val="1"/>
          <w:sz w:val="28"/>
          <w:szCs w:val="28"/>
        </w:rPr>
      </w:pPr>
      <w:r w:rsidDel="00000000" w:rsidR="00000000" w:rsidRPr="00000000">
        <w:rPr>
          <w:b w:val="1"/>
          <w:bCs w:val="1"/>
          <w:sz w:val="28"/>
          <w:szCs w:val="28"/>
        </w:rPr>
        <w:drawing>
          <wp:inline distB="114300" distT="114300" distL="114300" distR="114300">
            <wp:extent cx="4674046" cy="2795588"/>
            <wp:effectExtent b="0" l="0" r="0" t="0"/>
            <wp:docPr id="14" name="image13.jpg"/>
            <a:graphic>
              <a:graphicData uri="http://schemas.openxmlformats.org/drawingml/2006/picture">
                <pic:pic>
                  <pic:nvPicPr>
                    <pic:cNvPr id="0" name="image13.jpg"/>
                    <pic:cNvPicPr preferRelativeResize="0"/>
                  </pic:nvPicPr>
                  <pic:blipFill>
                    <a:blip r:embed="rId30"/>
                    <a:srcRect b="0" l="0" r="0" t="0"/>
                    <a:stretch>
                      <a:fillRect/>
                    </a:stretch>
                  </pic:blipFill>
                  <pic:spPr>
                    <a:xfrm>
                      <a:off x="0" y="0"/>
                      <a:ext cx="4674046" cy="2795588"/>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167">
      <w:pPr>
        <w:pageBreakBefore w:val="0"/>
        <w:jc w:val="center"/>
        <w:rPr>
          <w:sz w:val="22"/>
          <w:szCs w:val="22"/>
        </w:rPr>
      </w:pPr>
      <w:r w:rsidDel="00000000" w:rsidR="00000000" w:rsidRPr="00000000">
        <w:rPr>
          <w:rtl w:val="0"/>
        </w:rPr>
        <w:t xml:space="preserve">Qatar</w:t>
      </w:r>
      <w:r w:rsidDel="00000000" w:rsidR="00000000" w:rsidRPr="00000000">
        <w:rPr>
          <w:sz w:val="22"/>
          <w:szCs w:val="22"/>
          <w:rtl w:val="0"/>
        </w:rPr>
        <w:t xml:space="preserve"> Contingency Strategy 2018</w:t>
      </w:r>
    </w:p>
    <w:p w:rsidR="00000000" w:rsidDel="00000000" w:rsidP="00000000" w:rsidRDefault="00000000" w:rsidRPr="00000000" w14:paraId="00000168">
      <w:pPr>
        <w:pageBreakBefore w:val="0"/>
        <w:jc w:val="center"/>
        <w:rPr>
          <w:sz w:val="22"/>
          <w:szCs w:val="22"/>
        </w:rPr>
      </w:pPr>
      <w:r w:rsidDel="00000000" w:rsidR="00000000" w:rsidRPr="00000000">
        <w:rPr>
          <w:rtl w:val="0"/>
        </w:rPr>
      </w:r>
    </w:p>
    <w:p w:rsidR="00000000" w:rsidDel="00000000" w:rsidP="00000000" w:rsidRDefault="00000000" w:rsidRPr="00000000" w14:paraId="00000169">
      <w:pPr>
        <w:pageBreakBefore w:val="0"/>
        <w:jc w:val="center"/>
        <w:rPr>
          <w:sz w:val="28"/>
          <w:szCs w:val="28"/>
        </w:rPr>
      </w:pPr>
      <w:r w:rsidDel="00000000" w:rsidR="00000000" w:rsidRPr="00000000">
        <w:rPr>
          <w:rtl w:val="0"/>
        </w:rPr>
      </w:r>
    </w:p>
    <w:p w:rsidR="00000000" w:rsidDel="00000000" w:rsidP="00000000" w:rsidRDefault="00000000" w:rsidRPr="00000000" w14:paraId="0000016A">
      <w:pPr>
        <w:pageBreakBefore w:val="0"/>
        <w:jc w:val="center"/>
        <w:rPr>
          <w:del w:author="Ryo Shibata" w:id="126" w:date="2023-04-19T23:35:15Z"/>
          <w:b w:val="1"/>
          <w:bCs w:val="1"/>
        </w:rPr>
      </w:pPr>
      <w:del w:author="Ryo Shibata" w:id="126" w:date="2023-04-19T23:35:15Z">
        <w:r w:rsidDel="00000000" w:rsidR="00000000" w:rsidRPr="00000000">
          <w:rPr>
            <w:rtl w:val="0"/>
          </w:rPr>
        </w:r>
      </w:del>
    </w:p>
    <w:p w:rsidR="00000000" w:rsidDel="00000000" w:rsidP="00000000" w:rsidRDefault="00000000" w:rsidRPr="00000000" w14:paraId="0000016B">
      <w:pPr>
        <w:pageBreakBefore w:val="0"/>
        <w:jc w:val="both"/>
        <w:rPr>
          <w:del w:author="Ryo Shibata" w:id="126" w:date="2023-04-19T23:35:15Z"/>
          <w:b w:val="1"/>
          <w:bCs w:val="1"/>
        </w:rPr>
      </w:pPr>
      <w:del w:author="Ryo Shibata" w:id="126" w:date="2023-04-19T23:35:15Z">
        <w:r w:rsidDel="00000000" w:rsidR="00000000" w:rsidRPr="00000000">
          <w:rPr>
            <w:rtl w:val="0"/>
          </w:rPr>
        </w:r>
      </w:del>
    </w:p>
    <w:p w:rsidR="00000000" w:rsidDel="00000000" w:rsidP="00000000" w:rsidRDefault="00000000" w:rsidRPr="00000000" w14:paraId="0000016C">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6D">
      <w:pPr>
        <w:pageBreakBefore w:val="0"/>
        <w:jc w:val="both"/>
        <w:rPr>
          <w:b w:val="1"/>
          <w:bCs w:val="1"/>
        </w:rPr>
      </w:pPr>
      <w:r w:rsidDel="00000000" w:rsidR="00000000" w:rsidRPr="00000000">
        <w:rPr>
          <w:rtl w:val="0"/>
        </w:rPr>
      </w:r>
    </w:p>
    <w:p w:rsidR="00000000" w:rsidDel="00000000" w:rsidP="00000000" w:rsidRDefault="00000000" w:rsidRPr="00000000" w14:paraId="0000016E">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6F">
      <w:pPr>
        <w:pageBreakBefore w:val="0"/>
        <w:jc w:val="both"/>
        <w:rPr/>
      </w:pPr>
      <w:r w:rsidDel="00000000" w:rsidR="00000000" w:rsidRPr="00000000">
        <w:rPr>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70">
      <w:pPr>
        <w:pageBreakBefore w:val="0"/>
        <w:jc w:val="both"/>
        <w:rPr/>
      </w:pPr>
      <w:r w:rsidDel="00000000" w:rsidR="00000000" w:rsidRPr="00000000">
        <w:rPr>
          <w:rtl w:val="0"/>
        </w:rPr>
      </w:r>
    </w:p>
    <w:p w:rsidR="00000000" w:rsidDel="00000000" w:rsidP="00000000" w:rsidRDefault="00000000" w:rsidRPr="00000000" w14:paraId="00000171">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6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72">
      <w:pPr>
        <w:pageBreakBefore w:val="0"/>
        <w:jc w:val="both"/>
        <w:rPr/>
      </w:pPr>
      <w:r w:rsidDel="00000000" w:rsidR="00000000" w:rsidRPr="00000000">
        <w:rPr>
          <w:rtl w:val="0"/>
        </w:rPr>
      </w:r>
    </w:p>
    <w:tbl>
      <w:tblPr>
        <w:tblStyle w:val="Table7"/>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3">
            <w:pPr>
              <w:pageBreakBefore w:val="0"/>
              <w:widowControl w:val="0"/>
              <w:jc w:val="center"/>
              <w:rPr/>
            </w:pPr>
            <w:r w:rsidDel="00000000" w:rsidR="00000000" w:rsidRPr="00000000">
              <w:rPr>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pageBreakBefore w:val="0"/>
              <w:widowControl w:val="0"/>
              <w:rPr/>
            </w:pPr>
            <w:r w:rsidDel="00000000" w:rsidR="00000000" w:rsidRPr="00000000">
              <w:rPr>
                <w:b w:val="1"/>
                <w:bCs w:val="1"/>
                <w:rtl w:val="0"/>
              </w:rPr>
              <w:t xml:space="preserve">Dep. Variable: </w:t>
            </w:r>
            <w:r w:rsidDel="00000000" w:rsidR="00000000" w:rsidRPr="00000000">
              <w:rPr>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pageBreakBefore w:val="0"/>
              <w:widowControl w:val="0"/>
              <w:rPr/>
            </w:pPr>
            <w:r w:rsidDel="00000000" w:rsidR="00000000" w:rsidRPr="00000000">
              <w:rPr>
                <w:b w:val="1"/>
                <w:bCs w:val="1"/>
                <w:rtl w:val="0"/>
              </w:rPr>
              <w:t xml:space="preserve">F-Statistic: </w:t>
            </w:r>
            <w:r w:rsidDel="00000000" w:rsidR="00000000" w:rsidRPr="00000000">
              <w:rPr>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pageBreakBefore w:val="0"/>
              <w:widowControl w:val="0"/>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pageBreakBefore w:val="0"/>
              <w:widowControl w:val="0"/>
              <w:rPr/>
            </w:pPr>
            <w:r w:rsidDel="00000000" w:rsidR="00000000" w:rsidRPr="00000000">
              <w:rPr>
                <w:b w:val="1"/>
                <w:bCs w:val="1"/>
                <w:rtl w:val="0"/>
              </w:rPr>
              <w:t xml:space="preserve">Prob (F-Stat):</w:t>
            </w:r>
            <w:r w:rsidDel="00000000" w:rsidR="00000000" w:rsidRPr="00000000">
              <w:rPr>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pageBreakBefore w:val="0"/>
              <w:widowControl w:val="0"/>
              <w:rPr/>
            </w:pPr>
            <w:r w:rsidDel="00000000" w:rsidR="00000000" w:rsidRPr="00000000">
              <w:rPr>
                <w:b w:val="1"/>
                <w:bCs w:val="1"/>
                <w:rtl w:val="0"/>
              </w:rPr>
              <w:t xml:space="preserve">Adj 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pageBreakBefore w:val="0"/>
              <w:widowControl w:val="0"/>
              <w:rPr/>
            </w:pPr>
            <w:r w:rsidDel="00000000" w:rsidR="00000000" w:rsidRPr="00000000">
              <w:rPr>
                <w:b w:val="1"/>
                <w:bCs w:val="1"/>
                <w:rtl w:val="0"/>
              </w:rPr>
              <w:t xml:space="preserve">No. Observations: </w:t>
            </w:r>
            <w:r w:rsidDel="00000000" w:rsidR="00000000" w:rsidRPr="00000000">
              <w:rPr>
                <w:rtl w:val="0"/>
              </w:rPr>
              <w:t xml:space="preserve">106</w:t>
            </w:r>
          </w:p>
        </w:tc>
      </w:tr>
    </w:tbl>
    <w:p w:rsidR="00000000" w:rsidDel="00000000" w:rsidP="00000000" w:rsidRDefault="00000000" w:rsidRPr="00000000" w14:paraId="0000017B">
      <w:pPr>
        <w:pageBreakBefore w:val="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22"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7C">
      <w:pPr>
        <w:pageBreakBefore w:val="0"/>
        <w:jc w:val="center"/>
        <w:rPr/>
      </w:pPr>
      <w:r w:rsidDel="00000000" w:rsidR="00000000" w:rsidRPr="00000000">
        <w:rPr>
          <w:rtl w:val="0"/>
        </w:rPr>
        <w:t xml:space="preserve">Figure 2: Regression of Five-year GDP Growth over SOI</w:t>
      </w:r>
      <w:r w:rsidDel="00000000" w:rsidR="00000000" w:rsidRPr="00000000">
        <w:rPr>
          <w:rtl w:val="0"/>
        </w:rPr>
      </w:r>
    </w:p>
    <w:p w:rsidR="00000000" w:rsidDel="00000000" w:rsidP="00000000" w:rsidRDefault="00000000" w:rsidRPr="00000000" w14:paraId="0000017D">
      <w:pPr>
        <w:pageBreakBefore w:val="0"/>
        <w:jc w:val="both"/>
        <w:rPr/>
      </w:pPr>
      <w:r w:rsidDel="00000000" w:rsidR="00000000" w:rsidRPr="00000000">
        <w:rPr>
          <w:rtl w:val="0"/>
        </w:rPr>
      </w:r>
    </w:p>
    <w:p w:rsidR="00000000" w:rsidDel="00000000" w:rsidP="00000000" w:rsidRDefault="00000000" w:rsidRPr="00000000" w14:paraId="0000017E">
      <w:pPr>
        <w:pageBreakBefore w:val="0"/>
        <w:jc w:val="both"/>
        <w:rPr>
          <w:b w:val="1"/>
          <w:bCs w:val="1"/>
        </w:rPr>
      </w:pPr>
      <w:r w:rsidDel="00000000" w:rsidR="00000000" w:rsidRPr="00000000">
        <w:rPr>
          <w:b w:val="1"/>
          <w:bCs w:val="1"/>
          <w:rtl w:val="0"/>
        </w:rPr>
        <w:t xml:space="preserve">5.2 SOI of Qatar and Its Implications</w:t>
      </w:r>
    </w:p>
    <w:p w:rsidR="00000000" w:rsidDel="00000000" w:rsidP="00000000" w:rsidRDefault="00000000" w:rsidRPr="00000000" w14:paraId="0000017F">
      <w:pPr>
        <w:pageBreakBefore w:val="0"/>
        <w:jc w:val="both"/>
        <w:rPr/>
      </w:pPr>
      <w:r w:rsidDel="00000000" w:rsidR="00000000" w:rsidRPr="00000000">
        <w:rPr>
          <w:rtl w:val="0"/>
        </w:rPr>
        <w:t xml:space="preserve">Qatar, for instance, has an average level of structural optimality as compared with its emerging peers. As the regression in Figure 7 suggests (the orange curve represents export increase and the blue curve stands for opportunity gain of the corresponding industry), Qatar demonstrates a low level of correlation with the suggested developmental path, having an adjusted R-square of around 1.46%. Qatar</w:t>
      </w:r>
      <w:del w:author="Ryo Shibata" w:id="127" w:date="2023-04-19T23:39:37Z">
        <w:r w:rsidDel="00000000" w:rsidR="00000000" w:rsidRPr="00000000">
          <w:rPr>
            <w:rtl w:val="0"/>
          </w:rPr>
          <w:delText xml:space="preserve">.</w:delText>
        </w:r>
      </w:del>
      <w:r w:rsidDel="00000000" w:rsidR="00000000" w:rsidRPr="00000000">
        <w:rPr>
          <w:rtl w:val="0"/>
        </w:rPr>
        <w:t xml:space="preserve"> ranks in the third quartile among all countries in terms of SOI and has made a lower rate of economic progress among its emerging peers from 2013 to 2018 with a 5-year GDP growth rate of 23.4%, which is consistent with the regression result in Figure 6. This is in direct contrast to other emerging economies such as Turkey, where there is</w:t>
      </w:r>
      <w:ins w:author="Ryo Shibata" w:id="128" w:date="2023-04-19T23:39:46Z">
        <w:r w:rsidDel="00000000" w:rsidR="00000000" w:rsidRPr="00000000">
          <w:rPr>
            <w:rtl w:val="0"/>
          </w:rPr>
          <w:t xml:space="preserve"> a</w:t>
        </w:r>
      </w:ins>
      <w:r w:rsidDel="00000000" w:rsidR="00000000" w:rsidRPr="00000000">
        <w:rPr>
          <w:rtl w:val="0"/>
        </w:rPr>
        <w:t xml:space="preserve"> high SOI of around 21.8% and a corresponding GDP growth of 36.7% from 2013 to 2018, making it one of the fastest developing economies during the period. In sum, Qatar’s slow economic progress from 2013 to 2018 can be at least partially explained by a development strategy that demonstrates an imperfect level of </w:t>
      </w:r>
      <w:ins w:author="Ryo Shibata" w:id="129" w:date="2023-04-19T23:39:52Z">
        <w:r w:rsidDel="00000000" w:rsidR="00000000" w:rsidRPr="00000000">
          <w:rPr>
            <w:rtl w:val="0"/>
          </w:rPr>
          <w:t xml:space="preserve">alignment</w:t>
        </w:r>
      </w:ins>
      <w:del w:author="Ryo Shibata" w:id="129" w:date="2023-04-19T23:39:52Z">
        <w:r w:rsidDel="00000000" w:rsidR="00000000" w:rsidRPr="00000000">
          <w:rPr>
            <w:rtl w:val="0"/>
          </w:rPr>
          <w:delText xml:space="preserve">matches</w:delText>
        </w:r>
      </w:del>
      <w:r w:rsidDel="00000000" w:rsidR="00000000" w:rsidRPr="00000000">
        <w:rPr>
          <w:rtl w:val="0"/>
        </w:rPr>
        <w:t xml:space="preserve"> with our suggested developmental path. </w:t>
      </w:r>
      <w:ins w:author="Ryo Shibata" w:id="130" w:date="2023-04-19T23:39:58Z">
        <w:r w:rsidDel="00000000" w:rsidR="00000000" w:rsidRPr="00000000">
          <w:rPr>
            <w:rtl w:val="0"/>
          </w:rPr>
          <w:t xml:space="preserve">Specifically</w:t>
        </w:r>
      </w:ins>
      <w:del w:author="Ryo Shibata" w:id="130" w:date="2023-04-19T23:39:58Z">
        <w:r w:rsidDel="00000000" w:rsidR="00000000" w:rsidRPr="00000000">
          <w:rPr>
            <w:rtl w:val="0"/>
          </w:rPr>
          <w:delText xml:space="preserve">In specific</w:delText>
        </w:r>
      </w:del>
      <w:r w:rsidDel="00000000" w:rsidR="00000000" w:rsidRPr="00000000">
        <w:rPr>
          <w:rtl w:val="0"/>
        </w:rPr>
        <w:t xml:space="preserve">, Qatar invested heavily in the Animals and By-Products, as well as Vegetables/Fruits/Plants industries, when it should have focused more on Services and Utilities, as well as the Daily Instruments industries.</w:t>
      </w:r>
    </w:p>
    <w:p w:rsidR="00000000" w:rsidDel="00000000" w:rsidP="00000000" w:rsidRDefault="00000000" w:rsidRPr="00000000" w14:paraId="00000180">
      <w:pPr>
        <w:pageBreakBefore w:val="0"/>
        <w:jc w:val="both"/>
        <w:rPr/>
      </w:pPr>
      <w:r w:rsidDel="00000000" w:rsidR="00000000" w:rsidRPr="00000000">
        <w:rPr>
          <w:rtl w:val="0"/>
        </w:rPr>
      </w:r>
    </w:p>
    <w:p w:rsidR="00000000" w:rsidDel="00000000" w:rsidP="00000000" w:rsidRDefault="00000000" w:rsidRPr="00000000" w14:paraId="00000181">
      <w:pPr>
        <w:pageBreakBefore w:val="0"/>
        <w:jc w:val="both"/>
        <w:rPr/>
      </w:pPr>
      <w:r w:rsidDel="00000000" w:rsidR="00000000" w:rsidRPr="00000000">
        <w:rPr/>
        <w:drawing>
          <wp:inline distB="114300" distT="114300" distL="114300" distR="114300">
            <wp:extent cx="6114358" cy="2295525"/>
            <wp:effectExtent b="0" l="0" r="0" t="0"/>
            <wp:docPr id="10" name="image14.png"/>
            <a:graphic>
              <a:graphicData uri="http://schemas.openxmlformats.org/drawingml/2006/picture">
                <pic:pic>
                  <pic:nvPicPr>
                    <pic:cNvPr id="0" name="image14.png"/>
                    <pic:cNvPicPr preferRelativeResize="0"/>
                  </pic:nvPicPr>
                  <pic:blipFill>
                    <a:blip r:embed="rId32"/>
                    <a:srcRect b="0" l="-638" r="0" t="0"/>
                    <a:stretch>
                      <a:fillRect/>
                    </a:stretch>
                  </pic:blipFill>
                  <pic:spPr>
                    <a:xfrm>
                      <a:off x="0" y="0"/>
                      <a:ext cx="6114358"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pageBreakBefore w:val="0"/>
        <w:jc w:val="center"/>
        <w:rPr>
          <w:b w:val="1"/>
          <w:bCs w:val="1"/>
        </w:rPr>
      </w:pPr>
      <w:r w:rsidDel="00000000" w:rsidR="00000000" w:rsidRPr="00000000">
        <w:rPr>
          <w:rtl w:val="0"/>
        </w:rPr>
        <w:t xml:space="preserve">Figure 7: SOI of Qatar (2009-2014)</w:t>
      </w:r>
      <w:r w:rsidDel="00000000" w:rsidR="00000000" w:rsidRPr="00000000">
        <w:rPr>
          <w:rtl w:val="0"/>
        </w:rPr>
      </w:r>
    </w:p>
    <w:p w:rsidR="00000000" w:rsidDel="00000000" w:rsidP="00000000" w:rsidRDefault="00000000" w:rsidRPr="00000000" w14:paraId="00000183">
      <w:pPr>
        <w:pageBreakBefore w:val="0"/>
        <w:jc w:val="both"/>
        <w:rPr>
          <w:b w:val="1"/>
          <w:bCs w:val="1"/>
        </w:rPr>
      </w:pPr>
      <w:r w:rsidDel="00000000" w:rsidR="00000000" w:rsidRPr="00000000">
        <w:rPr>
          <w:rtl w:val="0"/>
        </w:rPr>
      </w:r>
    </w:p>
    <w:p w:rsidR="00000000" w:rsidDel="00000000" w:rsidP="00000000" w:rsidRDefault="00000000" w:rsidRPr="00000000" w14:paraId="00000184">
      <w:pPr>
        <w:pageBreakBefore w:val="0"/>
        <w:jc w:val="both"/>
        <w:rPr>
          <w:b w:val="1"/>
          <w:bCs w:val="1"/>
        </w:rPr>
      </w:pPr>
      <w:r w:rsidDel="00000000" w:rsidR="00000000" w:rsidRPr="00000000">
        <w:rPr>
          <w:rtl w:val="0"/>
        </w:rPr>
      </w:r>
    </w:p>
    <w:p w:rsidR="00000000" w:rsidDel="00000000" w:rsidP="00000000" w:rsidRDefault="00000000" w:rsidRPr="00000000" w14:paraId="00000185">
      <w:pPr>
        <w:pageBreakBefore w:val="0"/>
        <w:jc w:val="both"/>
        <w:rPr>
          <w:rFonts w:ascii="Times" w:cs="Times" w:eastAsia="Times" w:hAnsi="Times"/>
          <w:b w:val="1"/>
          <w:bCs w:val="1"/>
          <w:sz w:val="28"/>
          <w:szCs w:val="28"/>
        </w:rPr>
      </w:pPr>
      <w:commentRangeStart w:id="2"/>
      <w:r w:rsidDel="00000000" w:rsidR="00000000" w:rsidRPr="00000000">
        <w:rPr>
          <w:rFonts w:ascii="Times" w:cs="Times" w:eastAsia="Times" w:hAnsi="Times"/>
          <w:b w:val="1"/>
          <w:bCs w:val="1"/>
          <w:sz w:val="28"/>
          <w:szCs w:val="28"/>
          <w:rtl w:val="0"/>
        </w:rPr>
        <w:t xml:space="preserve">6. Concluding Remarks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86">
      <w:pPr>
        <w:pageBreakBefore w:val="0"/>
        <w:jc w:val="both"/>
        <w:rPr/>
      </w:pPr>
      <w:r w:rsidDel="00000000" w:rsidR="00000000" w:rsidRPr="00000000">
        <w:rPr>
          <w:rtl w:val="0"/>
        </w:rPr>
      </w:r>
    </w:p>
    <w:p w:rsidR="00000000" w:rsidDel="00000000" w:rsidP="00000000" w:rsidRDefault="00000000" w:rsidRPr="00000000" w14:paraId="00000187">
      <w:pPr>
        <w:pageBreakBefore w:val="0"/>
        <w:jc w:val="both"/>
        <w:rPr/>
      </w:pPr>
      <w:r w:rsidDel="00000000" w:rsidR="00000000" w:rsidRPr="00000000">
        <w:rPr>
          <w:rtl w:val="0"/>
        </w:rPr>
        <w:t xml:space="preserve">In conclusion, Qatar has demonstrated a low level of economic growth in terms of annual GDP increase during the period from 2013 to 2018, concurrent with a decrease in economic complexity as compared with other emerging economies. </w:t>
      </w:r>
    </w:p>
    <w:p w:rsidR="00000000" w:rsidDel="00000000" w:rsidP="00000000" w:rsidRDefault="00000000" w:rsidRPr="00000000" w14:paraId="00000188">
      <w:pPr>
        <w:pageBreakBefore w:val="0"/>
        <w:jc w:val="both"/>
        <w:rPr/>
      </w:pPr>
      <w:r w:rsidDel="00000000" w:rsidR="00000000" w:rsidRPr="00000000">
        <w:rPr>
          <w:rtl w:val="0"/>
        </w:rPr>
      </w:r>
    </w:p>
    <w:p w:rsidR="00000000" w:rsidDel="00000000" w:rsidP="00000000" w:rsidRDefault="00000000" w:rsidRPr="00000000" w14:paraId="00000189">
      <w:pPr>
        <w:pageBreakBefore w:val="0"/>
        <w:jc w:val="both"/>
        <w:rPr/>
      </w:pPr>
      <w:r w:rsidDel="00000000" w:rsidR="00000000" w:rsidRPr="00000000">
        <w:rPr>
          <w:rtl w:val="0"/>
        </w:rPr>
        <w:t xml:space="preserve">The lack of progress during the period, we believe, can be partially explained through analysis of the economic and product complexity structure of Qatar on the industry group level. The product classification system we adopt allows us to measure the realized industry development for various industry groups and to observe that Qa</w:t>
      </w:r>
      <w:r w:rsidDel="00000000" w:rsidR="00000000" w:rsidRPr="00000000">
        <w:rPr>
          <w:rtl w:val="0"/>
        </w:rPr>
        <w:t xml:space="preserve">tar consistently relied on developing the High-Complexity Products, Transportation, and Machinery and Construction industries during the period, while its developed counterparts and emerging economies around the globe adopted much more complex and progressive paths. </w:t>
      </w:r>
      <w:r w:rsidDel="00000000" w:rsidR="00000000" w:rsidRPr="00000000">
        <w:rPr>
          <w:rtl w:val="0"/>
        </w:rPr>
      </w:r>
    </w:p>
    <w:p w:rsidR="00000000" w:rsidDel="00000000" w:rsidP="00000000" w:rsidRDefault="00000000" w:rsidRPr="00000000" w14:paraId="0000018A">
      <w:pPr>
        <w:pageBreakBefore w:val="0"/>
        <w:jc w:val="both"/>
        <w:rPr/>
      </w:pPr>
      <w:r w:rsidDel="00000000" w:rsidR="00000000" w:rsidRPr="00000000">
        <w:rPr>
          <w:rtl w:val="0"/>
        </w:rPr>
      </w:r>
    </w:p>
    <w:p w:rsidR="00000000" w:rsidDel="00000000" w:rsidP="00000000" w:rsidRDefault="00000000" w:rsidRPr="00000000" w14:paraId="0000018B">
      <w:pPr>
        <w:pageBreakBefore w:val="0"/>
        <w:jc w:val="both"/>
        <w:rPr/>
      </w:pPr>
      <w:r w:rsidDel="00000000" w:rsidR="00000000" w:rsidRPr="00000000">
        <w:rPr>
          <w:rtl w:val="0"/>
        </w:rPr>
        <w:t xml:space="preserve">Based on our analysis of the opportunity gain and a sensitivity analysis of major industry groups, Qatar can further its gains by prioritizing Raw Manufacturing and Services and Utilities. We further note that Qatar has a mismatched development strategy that indicates an average level (compared to other emerging countries) of structural optimality on the complexity level, having an adjusted R-square of around 1.46%. Since a significant positive correlation exists between five-year GDP growth and the structural optimality index of an economy as we define and calculate, Qatar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8C">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8D">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8E">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8F">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90">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1">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92">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3">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94">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5">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96">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7">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98">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9">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9A">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B">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9C">
      <w:pPr>
        <w:pageBreakBefore w:val="0"/>
        <w:jc w:val="both"/>
        <w:rPr>
          <w:color w:val="000000"/>
          <w:highlight w:val="white"/>
        </w:rPr>
      </w:pPr>
      <w:r w:rsidDel="00000000" w:rsidR="00000000" w:rsidRPr="00000000">
        <w:rPr>
          <w:rtl w:val="0"/>
        </w:rPr>
      </w:r>
    </w:p>
    <w:p w:rsidR="00000000" w:rsidDel="00000000" w:rsidP="00000000" w:rsidRDefault="00000000" w:rsidRPr="00000000" w14:paraId="0000019D">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9E">
      <w:pPr>
        <w:pageBreakBefore w:val="0"/>
        <w:jc w:val="both"/>
        <w:rPr/>
      </w:pPr>
      <w:r w:rsidDel="00000000" w:rsidR="00000000" w:rsidRPr="00000000">
        <w:rPr>
          <w:rtl w:val="0"/>
        </w:rPr>
      </w:r>
    </w:p>
    <w:sectPr>
      <w:headerReference r:id="rId33" w:type="default"/>
      <w:footerReference r:id="rId34" w:type="default"/>
      <w:footerReference r:id="rId35" w:type="first"/>
      <w:footerReference r:id="rId36" w:type="even"/>
      <w:pgSz w:h="16840" w:w="1190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yo Shibata" w:id="1" w:date="2023-04-19T23:21:52Z">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needed</w:t>
      </w:r>
    </w:p>
  </w:comment>
  <w:comment w:author="Ryo Shibata" w:id="2" w:date="2023-04-19T23:36:26Z">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page for the conclusion?</w:t>
      </w:r>
    </w:p>
  </w:comment>
  <w:comment w:author="Ryo Shibata" w:id="0" w:date="2023-04-19T23:01:37Z">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Country name error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Arial"/>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24.png"/><Relationship Id="rId21" Type="http://schemas.openxmlformats.org/officeDocument/2006/relationships/image" Target="media/image6.png"/><Relationship Id="rId24" Type="http://schemas.openxmlformats.org/officeDocument/2006/relationships/image" Target="media/image10.jpg"/><Relationship Id="rId23"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2.png"/><Relationship Id="rId26" Type="http://schemas.openxmlformats.org/officeDocument/2006/relationships/image" Target="media/image16.jpg"/><Relationship Id="rId25" Type="http://schemas.openxmlformats.org/officeDocument/2006/relationships/image" Target="media/image1.jpg"/><Relationship Id="rId28" Type="http://schemas.openxmlformats.org/officeDocument/2006/relationships/image" Target="media/image20.jpg"/><Relationship Id="rId27" Type="http://schemas.openxmlformats.org/officeDocument/2006/relationships/image" Target="media/image11.jp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5.jpg"/><Relationship Id="rId7" Type="http://schemas.openxmlformats.org/officeDocument/2006/relationships/image" Target="media/image18.png"/><Relationship Id="rId8" Type="http://schemas.openxmlformats.org/officeDocument/2006/relationships/image" Target="media/image21.png"/><Relationship Id="rId31" Type="http://schemas.openxmlformats.org/officeDocument/2006/relationships/image" Target="media/image7.png"/><Relationship Id="rId30" Type="http://schemas.openxmlformats.org/officeDocument/2006/relationships/image" Target="media/image13.jpg"/><Relationship Id="rId11" Type="http://schemas.openxmlformats.org/officeDocument/2006/relationships/image" Target="media/image23.png"/><Relationship Id="rId33" Type="http://schemas.openxmlformats.org/officeDocument/2006/relationships/header" Target="header1.xml"/><Relationship Id="rId10" Type="http://schemas.openxmlformats.org/officeDocument/2006/relationships/image" Target="media/image8.png"/><Relationship Id="rId32" Type="http://schemas.openxmlformats.org/officeDocument/2006/relationships/image" Target="media/image14.png"/><Relationship Id="rId13" Type="http://schemas.openxmlformats.org/officeDocument/2006/relationships/image" Target="media/image22.png"/><Relationship Id="rId35" Type="http://schemas.openxmlformats.org/officeDocument/2006/relationships/footer" Target="footer3.xml"/><Relationship Id="rId12" Type="http://schemas.openxmlformats.org/officeDocument/2006/relationships/image" Target="media/image19.jpg"/><Relationship Id="rId34" Type="http://schemas.openxmlformats.org/officeDocument/2006/relationships/footer" Target="footer2.xml"/><Relationship Id="rId15" Type="http://schemas.openxmlformats.org/officeDocument/2006/relationships/image" Target="media/image2.png"/><Relationship Id="rId14" Type="http://schemas.openxmlformats.org/officeDocument/2006/relationships/image" Target="media/image5.jpg"/><Relationship Id="rId36" Type="http://schemas.openxmlformats.org/officeDocument/2006/relationships/footer" Target="footer1.xml"/><Relationship Id="rId17" Type="http://schemas.openxmlformats.org/officeDocument/2006/relationships/image" Target="media/image26.png"/><Relationship Id="rId16" Type="http://schemas.openxmlformats.org/officeDocument/2006/relationships/image" Target="media/image3.png"/><Relationship Id="rId19" Type="http://schemas.openxmlformats.org/officeDocument/2006/relationships/image" Target="media/image17.png"/><Relationship Id="rId18"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