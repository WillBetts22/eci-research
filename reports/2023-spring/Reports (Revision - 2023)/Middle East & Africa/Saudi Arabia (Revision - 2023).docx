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12"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21" name="image27.png"/>
            <a:graphic>
              <a:graphicData uri="http://schemas.openxmlformats.org/drawingml/2006/picture">
                <pic:pic>
                  <pic:nvPicPr>
                    <pic:cNvPr id="0" name="image27.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Saudi Arabia</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36"/>
          <w:szCs w:val="36"/>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Saudi Arabia</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Saudi Arabia went through during the period from 2013 to 2018. Specifically, we dive into the topic through a macroeconomic overview of Saudi Arabia from the perspective of Gross Domestic Product (GDP) and Economic Complexity Index (ECI), which reflect countries’ production capability and production structure, respectively. We find that during the period of our interest, Saudi Arabia demonstrated a low level of economic growth with an annual GDP growth rate of 3.2%, concurrent with a decrease in economic complexity as compared with other major economies in Africa.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Saudi Arabia on the industry group level. The product classification system we adopt allows us to measure the realized industry development for various industry groups and to observe that Saudi Arabia invested heavily in developing Machinery and Construction, Textiles and Daily Instruments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Saudi Arabia can further its gains by prioritizing Services and Utilities, and Wood Products. We further note that Saudi Arabia has a slightly mismatched development strategy that indicates a moderate level of structural optimality on the complexity level, having an adjusted R-square of around -5.9%. Since a significant positive correlation exists between five-year GDP growth and the structural optimality index of an economy as we define and calculate, Saudi Arabia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3">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w:t>
      </w:r>
      <w:ins w:author="Ryo Shibata" w:id="0" w:date="2023-04-21T20:08:50Z">
        <w:r w:rsidDel="00000000" w:rsidR="00000000" w:rsidRPr="00000000">
          <w:rPr>
            <w:rFonts w:ascii="Times New Roman" w:cs="Times New Roman" w:eastAsia="Times New Roman" w:hAnsi="Times New Roman"/>
            <w:sz w:val="24"/>
            <w:szCs w:val="24"/>
            <w:rtl w:val="0"/>
          </w:rPr>
          <w:t xml:space="preserve">Saudi Arabia</w:t>
        </w:r>
      </w:ins>
      <w:del w:author="Ryo Shibata" w:id="0" w:date="2023-04-21T20:08:50Z">
        <w:r w:rsidDel="00000000" w:rsidR="00000000" w:rsidRPr="00000000">
          <w:rPr>
            <w:rFonts w:ascii="Times New Roman" w:cs="Times New Roman" w:eastAsia="Times New Roman" w:hAnsi="Times New Roman"/>
            <w:sz w:val="24"/>
            <w:szCs w:val="24"/>
            <w:rtl w:val="0"/>
          </w:rPr>
          <w:delText xml:space="preserve">Brazil</w:delText>
        </w:r>
      </w:del>
      <w:r w:rsidDel="00000000" w:rsidR="00000000" w:rsidRPr="00000000">
        <w:rPr>
          <w:rFonts w:ascii="Times New Roman" w:cs="Times New Roman" w:eastAsia="Times New Roman" w:hAnsi="Times New Roman"/>
          <w:sz w:val="24"/>
          <w:szCs w:val="24"/>
          <w:rtl w:val="0"/>
        </w:rPr>
        <w:t xml:space="preserve"> went through during the period from 2013 to 2018. Specifically, we dive into the topic through a macroeconomic overview of </w:t>
      </w:r>
      <w:ins w:author="Ryo Shibata" w:id="1" w:date="2023-04-21T20:09:00Z">
        <w:r w:rsidDel="00000000" w:rsidR="00000000" w:rsidRPr="00000000">
          <w:rPr>
            <w:rFonts w:ascii="Times New Roman" w:cs="Times New Roman" w:eastAsia="Times New Roman" w:hAnsi="Times New Roman"/>
            <w:sz w:val="24"/>
            <w:szCs w:val="24"/>
            <w:rtl w:val="0"/>
          </w:rPr>
          <w:t xml:space="preserve">Saudi Arabia</w:t>
        </w:r>
      </w:ins>
      <w:del w:author="Ryo Shibata" w:id="1" w:date="2023-04-21T20:09:00Z">
        <w:r w:rsidDel="00000000" w:rsidR="00000000" w:rsidRPr="00000000">
          <w:rPr>
            <w:rFonts w:ascii="Times New Roman" w:cs="Times New Roman" w:eastAsia="Times New Roman" w:hAnsi="Times New Roman"/>
            <w:sz w:val="24"/>
            <w:szCs w:val="24"/>
            <w:rtl w:val="0"/>
          </w:rPr>
          <w:delText xml:space="preserve">Brazil</w:delText>
        </w:r>
      </w:del>
      <w:r w:rsidDel="00000000" w:rsidR="00000000" w:rsidRPr="00000000">
        <w:rPr>
          <w:rFonts w:ascii="Times New Roman" w:cs="Times New Roman" w:eastAsia="Times New Roman" w:hAnsi="Times New Roman"/>
          <w:sz w:val="24"/>
          <w:szCs w:val="24"/>
          <w:rtl w:val="0"/>
        </w:rPr>
        <w:t xml:space="preserve"> from the perspective of Gross Domestic Product (GDP) and Economic Complexity Index (ECI), which reflect countries’ production capability and production structure, respectively. We then analyze the industrial framework and changes of </w:t>
      </w:r>
      <w:ins w:author="Ryo Shibata" w:id="2" w:date="2023-04-21T20:10:02Z">
        <w:r w:rsidDel="00000000" w:rsidR="00000000" w:rsidRPr="00000000">
          <w:rPr>
            <w:rFonts w:ascii="Times New Roman" w:cs="Times New Roman" w:eastAsia="Times New Roman" w:hAnsi="Times New Roman"/>
            <w:sz w:val="24"/>
            <w:szCs w:val="24"/>
            <w:rtl w:val="0"/>
          </w:rPr>
          <w:t xml:space="preserve">Saudi Arabia</w:t>
        </w:r>
      </w:ins>
      <w:del w:author="Ryo Shibata" w:id="2" w:date="2023-04-21T20:10:02Z">
        <w:r w:rsidDel="00000000" w:rsidR="00000000" w:rsidRPr="00000000">
          <w:rPr>
            <w:rFonts w:ascii="Times New Roman" w:cs="Times New Roman" w:eastAsia="Times New Roman" w:hAnsi="Times New Roman"/>
            <w:sz w:val="24"/>
            <w:szCs w:val="24"/>
            <w:rtl w:val="0"/>
          </w:rPr>
          <w:delText xml:space="preserve">Brazil</w:delText>
        </w:r>
      </w:del>
      <w:r w:rsidDel="00000000" w:rsidR="00000000" w:rsidRPr="00000000">
        <w:rPr>
          <w:rFonts w:ascii="Times New Roman" w:cs="Times New Roman" w:eastAsia="Times New Roman" w:hAnsi="Times New Roman"/>
          <w:sz w:val="24"/>
          <w:szCs w:val="24"/>
          <w:rtl w:val="0"/>
        </w:rPr>
        <w:t xml:space="preserve">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ins w:author="Ryo Shibata" w:id="3" w:date="2023-04-21T20:10:09Z">
        <w:r w:rsidDel="00000000" w:rsidR="00000000" w:rsidRPr="00000000">
          <w:rPr>
            <w:rFonts w:ascii="Times New Roman" w:cs="Times New Roman" w:eastAsia="Times New Roman" w:hAnsi="Times New Roman"/>
            <w:sz w:val="24"/>
            <w:szCs w:val="24"/>
            <w:rtl w:val="0"/>
          </w:rPr>
          <w:t xml:space="preserve">Saudi Arabia</w:t>
        </w:r>
      </w:ins>
      <w:del w:author="Ryo Shibata" w:id="3" w:date="2023-04-21T20:10:09Z">
        <w:r w:rsidDel="00000000" w:rsidR="00000000" w:rsidRPr="00000000">
          <w:rPr>
            <w:rFonts w:ascii="Times New Roman" w:cs="Times New Roman" w:eastAsia="Times New Roman" w:hAnsi="Times New Roman"/>
            <w:sz w:val="24"/>
            <w:szCs w:val="24"/>
            <w:rtl w:val="0"/>
          </w:rPr>
          <w:delText xml:space="preserve">Brazil</w:delText>
        </w:r>
      </w:del>
      <w:r w:rsidDel="00000000" w:rsidR="00000000" w:rsidRPr="00000000">
        <w:rPr>
          <w:rFonts w:ascii="Times New Roman" w:cs="Times New Roman" w:eastAsia="Times New Roman" w:hAnsi="Times New Roman"/>
          <w:sz w:val="24"/>
          <w:szCs w:val="24"/>
          <w:rtl w:val="0"/>
        </w:rPr>
        <w:t xml:space="preserve">,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9">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18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largest economy in the world by GDP, Saudi Arabia has a GDP of 746 billion USD in 2013 and 786 billion USD in 2018, exhibiting an extraordinary economic output. Figure 1 illustrates the time-series GDP results for major emerging economies from 1999-2018, and Saudi Arabia demonstrates a high level of consistency in terms of GDP and GDP growth. It has an average annual growth of 1.5% during the period from 2013 to 2018. This number is almost at the same level as the average annual growth rate of the other four leading emerging economies, which have </w:t>
      </w:r>
      <w:del w:author="Ryo Shibata" w:id="4" w:date="2023-04-21T20:10:18Z">
        <w:r w:rsidDel="00000000" w:rsidR="00000000" w:rsidRPr="00000000">
          <w:rPr>
            <w:rFonts w:ascii="Times New Roman" w:cs="Times New Roman" w:eastAsia="Times New Roman" w:hAnsi="Times New Roman"/>
            <w:sz w:val="24"/>
            <w:szCs w:val="24"/>
            <w:rtl w:val="0"/>
          </w:rPr>
          <w:delText xml:space="preserve">a</w:delText>
        </w:r>
      </w:del>
      <w:r w:rsidDel="00000000" w:rsidR="00000000" w:rsidRPr="00000000">
        <w:rPr>
          <w:rFonts w:ascii="Times New Roman" w:cs="Times New Roman" w:eastAsia="Times New Roman" w:hAnsi="Times New Roman"/>
          <w:sz w:val="24"/>
          <w:szCs w:val="24"/>
          <w:rtl w:val="0"/>
        </w:rPr>
        <w:t xml:space="preserve"> geometric average growth rates of 1.8% and an arithmetic average growth rate of 2.1%. The contrast is particularly significant with China, one of the leading emerging economies in the world, which has an average annual growth rate of 8.2% during the same period. The pace of economic growth in Saudi Arabia, we believe, can be reflected through changes in ECI and PCI, and can be further explained by a suboptimal set of production strategies adopted by Saudi Arabia from 2013 to 2018, which we will expand </w:t>
      </w:r>
      <w:ins w:author="Ryo Shibata" w:id="5" w:date="2023-04-21T20:10:32Z">
        <w:r w:rsidDel="00000000" w:rsidR="00000000" w:rsidRPr="00000000">
          <w:rPr>
            <w:rFonts w:ascii="Times New Roman" w:cs="Times New Roman" w:eastAsia="Times New Roman" w:hAnsi="Times New Roman"/>
            <w:sz w:val="24"/>
            <w:szCs w:val="24"/>
            <w:rtl w:val="0"/>
          </w:rPr>
          <w:t xml:space="preserve">on later in </w:t>
        </w:r>
      </w:ins>
      <w:del w:author="Ryo Shibata" w:id="5" w:date="2023-04-21T20:10:32Z">
        <w:r w:rsidDel="00000000" w:rsidR="00000000" w:rsidRPr="00000000">
          <w:rPr>
            <w:rFonts w:ascii="Times New Roman" w:cs="Times New Roman" w:eastAsia="Times New Roman" w:hAnsi="Times New Roman"/>
            <w:sz w:val="24"/>
            <w:szCs w:val="24"/>
            <w:rtl w:val="0"/>
          </w:rPr>
          <w:delText xml:space="preserve">at the later stage of</w:delText>
        </w:r>
      </w:del>
      <w:r w:rsidDel="00000000" w:rsidR="00000000" w:rsidRPr="00000000">
        <w:rPr>
          <w:rFonts w:ascii="Times New Roman" w:cs="Times New Roman" w:eastAsia="Times New Roman" w:hAnsi="Times New Roman"/>
          <w:sz w:val="24"/>
          <w:szCs w:val="24"/>
          <w:rtl w:val="0"/>
        </w:rPr>
        <w:t xml:space="preserve"> the report.</w:t>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81638" cy="3628071"/>
            <wp:effectExtent b="12700" l="12700" r="12700" t="1270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481638" cy="36280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Emerging Economies</w:t>
      </w:r>
    </w:p>
    <w:p w:rsidR="00000000" w:rsidDel="00000000" w:rsidP="00000000" w:rsidRDefault="00000000" w:rsidRPr="00000000" w14:paraId="0000001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Saudi Arabia. As illustrated in Figure 2 below, Saudi Arabia exhibits a steadily increasing level of production capability from 2013 to 2018, as measured by ECI. This is in direct contrast to countries such as Tunisia, which demonstrates a steady trend in terms of both the ECI and GDP indexes. </w:t>
      </w:r>
    </w:p>
    <w:p w:rsidR="00000000" w:rsidDel="00000000" w:rsidP="00000000" w:rsidRDefault="00000000" w:rsidRPr="00000000" w14:paraId="0000002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5622" cy="1824038"/>
            <wp:effectExtent b="12700" l="12700" r="12700" t="12700"/>
            <wp:docPr id="2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785622" cy="18240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12281" cy="1833563"/>
            <wp:effectExtent b="12700" l="12700" r="12700" t="12700"/>
            <wp:docPr id="2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012281" cy="1833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ECI Comparison                            Figure 3: GDP and ECI (Saudi Arabia)</w:t>
      </w:r>
    </w:p>
    <w:p w:rsidR="00000000" w:rsidDel="00000000" w:rsidP="00000000" w:rsidRDefault="00000000" w:rsidRPr="00000000" w14:paraId="00000027">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entire time span from 2013 to 2018 for Saudi Arabia. From the graph, it can be observed that the stagnancy of GDP during the period from 2013 to 2018 was accompanied by a rapidly increasing ECI, indicating little predictive power of ECI in terms of Saudi Arabia’s potential economic development. In order to get a better insight </w:t>
      </w:r>
      <w:ins w:author="Ryo Shibata" w:id="6" w:date="2023-04-21T20:12:33Z">
        <w:r w:rsidDel="00000000" w:rsidR="00000000" w:rsidRPr="00000000">
          <w:rPr>
            <w:rFonts w:ascii="Times New Roman" w:cs="Times New Roman" w:eastAsia="Times New Roman" w:hAnsi="Times New Roman"/>
            <w:sz w:val="24"/>
            <w:szCs w:val="24"/>
            <w:rtl w:val="0"/>
          </w:rPr>
          <w:t xml:space="preserve">into </w:t>
        </w:r>
      </w:ins>
      <w:del w:author="Ryo Shibata" w:id="6" w:date="2023-04-21T20:12:33Z">
        <w:r w:rsidDel="00000000" w:rsidR="00000000" w:rsidRPr="00000000">
          <w:rPr>
            <w:rFonts w:ascii="Times New Roman" w:cs="Times New Roman" w:eastAsia="Times New Roman" w:hAnsi="Times New Roman"/>
            <w:sz w:val="24"/>
            <w:szCs w:val="24"/>
            <w:rtl w:val="0"/>
          </w:rPr>
          <w:delText xml:space="preserve">of</w:delText>
        </w:r>
      </w:del>
      <w:r w:rsidDel="00000000" w:rsidR="00000000" w:rsidRPr="00000000">
        <w:rPr>
          <w:rFonts w:ascii="Times New Roman" w:cs="Times New Roman" w:eastAsia="Times New Roman" w:hAnsi="Times New Roman"/>
          <w:sz w:val="24"/>
          <w:szCs w:val="24"/>
          <w:rtl w:val="0"/>
        </w:rPr>
        <w:t xml:space="preserve"> the relationship between ECI and the country’s economy, we will dive into an analysis of Saudi Arabia’s production structure and its product space designs in the next few chapters. </w:t>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B">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7" w:date="2023-04-21T20:12:46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000 categories of products. In order to have a holistic vision of the product space of a country, however, a level of categorization is required. Products in our data source are label</w:t>
      </w:r>
      <w:del w:author="Ryo Shibata" w:id="8" w:date="2023-04-21T20:12:44Z">
        <w:r w:rsidDel="00000000" w:rsidR="00000000" w:rsidRPr="00000000">
          <w:rPr>
            <w:rFonts w:ascii="Times New Roman" w:cs="Times New Roman" w:eastAsia="Times New Roman" w:hAnsi="Times New Roman"/>
            <w:sz w:val="24"/>
            <w:szCs w:val="24"/>
            <w:rtl w:val="0"/>
          </w:rPr>
          <w:delText xml:space="preserve">l</w:delText>
        </w:r>
      </w:del>
      <w:r w:rsidDel="00000000" w:rsidR="00000000" w:rsidRPr="00000000">
        <w:rPr>
          <w:rFonts w:ascii="Times New Roman" w:cs="Times New Roman" w:eastAsia="Times New Roman" w:hAnsi="Times New Roman"/>
          <w:sz w:val="24"/>
          <w:szCs w:val="24"/>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41">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D">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w:t>
      </w:r>
      <w:ins w:author="Ryo Shibata" w:id="9" w:date="2023-04-21T20:13:16Z">
        <w:r w:rsidDel="00000000" w:rsidR="00000000" w:rsidRPr="00000000">
          <w:rPr>
            <w:rFonts w:ascii="Times New Roman" w:cs="Times New Roman" w:eastAsia="Times New Roman" w:hAnsi="Times New Roman"/>
            <w:sz w:val="24"/>
            <w:szCs w:val="24"/>
            <w:rtl w:val="0"/>
          </w:rPr>
          <w:t xml:space="preserve">e</w:t>
        </w:r>
      </w:ins>
      <w:del w:author="Ryo Shibata" w:id="9" w:date="2023-04-21T20:13:16Z">
        <w:r w:rsidDel="00000000" w:rsidR="00000000" w:rsidRPr="00000000">
          <w:rPr>
            <w:rFonts w:ascii="Times New Roman" w:cs="Times New Roman" w:eastAsia="Times New Roman" w:hAnsi="Times New Roman"/>
            <w:sz w:val="24"/>
            <w:szCs w:val="24"/>
            <w:rtl w:val="0"/>
          </w:rPr>
          <w:delText xml:space="preserve">c</w:delText>
        </w:r>
      </w:del>
      <w:r w:rsidDel="00000000" w:rsidR="00000000" w:rsidRPr="00000000">
        <w:rPr>
          <w:rFonts w:ascii="Times New Roman" w:cs="Times New Roman" w:eastAsia="Times New Roman" w:hAnsi="Times New Roman"/>
          <w:sz w:val="24"/>
          <w:szCs w:val="24"/>
          <w:rtl w:val="0"/>
        </w:rPr>
        <w:t xml:space="preserve">s, as measured by GDP, tend to be those that are capable of producing and exporting High-complexity Products as we define them. </w:t>
      </w:r>
      <w:del w:author="Ryo Shibata" w:id="10" w:date="2023-04-21T20:13:20Z">
        <w:r w:rsidDel="00000000" w:rsidR="00000000" w:rsidRPr="00000000">
          <w:rPr>
            <w:rFonts w:ascii="Times New Roman" w:cs="Times New Roman" w:eastAsia="Times New Roman" w:hAnsi="Times New Roman"/>
            <w:sz w:val="24"/>
            <w:szCs w:val="24"/>
            <w:rtl w:val="0"/>
          </w:rPr>
          <w:delText xml:space="preserve">The </w:delText>
        </w:r>
      </w:del>
      <w:r w:rsidDel="00000000" w:rsidR="00000000" w:rsidRPr="00000000">
        <w:rPr>
          <w:rFonts w:ascii="Times New Roman" w:cs="Times New Roman" w:eastAsia="Times New Roman" w:hAnsi="Times New Roman"/>
          <w:sz w:val="24"/>
          <w:szCs w:val="24"/>
          <w:rtl w:val="0"/>
        </w:rPr>
        <w:t xml:space="preserve">Figure</w:t>
      </w:r>
      <w:ins w:author="Ryo Shibata" w:id="11" w:date="2023-04-21T20:13:21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3 and 4 show the OLS results in a universe of 107 and 21 typical countries</w:t>
      </w:r>
      <w:ins w:author="Ryo Shibata" w:id="12" w:date="2023-04-21T20:13:2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respectively.</w:t>
      </w:r>
    </w:p>
    <w:p w:rsidR="00000000" w:rsidDel="00000000" w:rsidP="00000000" w:rsidRDefault="00000000" w:rsidRPr="00000000" w14:paraId="0000005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3">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w:t>
      </w:r>
      <w:ins w:author="Ryo Shibata" w:id="13" w:date="2023-04-21T20:20:05Z">
        <w:r w:rsidDel="00000000" w:rsidR="00000000" w:rsidRPr="00000000">
          <w:rPr>
            <w:rFonts w:ascii="Times New Roman" w:cs="Times New Roman" w:eastAsia="Times New Roman" w:hAnsi="Times New Roman"/>
            <w:sz w:val="24"/>
            <w:szCs w:val="24"/>
            <w:rtl w:val="0"/>
          </w:rPr>
          <w:t xml:space="preserve">mentioned earlier</w:t>
        </w:r>
      </w:ins>
      <w:del w:author="Ryo Shibata" w:id="13" w:date="2023-04-21T20:20:05Z">
        <w:r w:rsidDel="00000000" w:rsidR="00000000" w:rsidRPr="00000000">
          <w:rPr>
            <w:rFonts w:ascii="Times New Roman" w:cs="Times New Roman" w:eastAsia="Times New Roman" w:hAnsi="Times New Roman"/>
            <w:sz w:val="24"/>
            <w:szCs w:val="24"/>
            <w:rtl w:val="0"/>
          </w:rPr>
          <w:delText xml:space="preserve">aforementioned</w:delText>
        </w:r>
      </w:del>
      <w:r w:rsidDel="00000000" w:rsidR="00000000" w:rsidRPr="00000000">
        <w:rPr>
          <w:rFonts w:ascii="Times New Roman" w:cs="Times New Roman" w:eastAsia="Times New Roman" w:hAnsi="Times New Roman"/>
          <w:sz w:val="24"/>
          <w:szCs w:val="24"/>
          <w:rtl w:val="0"/>
        </w:rPr>
        <w:t xml:space="preserve">, we aim to capture Saudi Arabia’s realized industry production strategy between 2013 and 2018 on a complexity level. In Hausmann and Hidalgo (2009), distance is defined </w:t>
      </w:r>
      <w:ins w:author="Ryo Shibata" w:id="14" w:date="2023-04-21T20:20:23Z">
        <w:r w:rsidDel="00000000" w:rsidR="00000000" w:rsidRPr="00000000">
          <w:rPr>
            <w:rFonts w:ascii="Times New Roman" w:cs="Times New Roman" w:eastAsia="Times New Roman" w:hAnsi="Times New Roman"/>
            <w:sz w:val="24"/>
            <w:szCs w:val="24"/>
            <w:rtl w:val="0"/>
          </w:rPr>
          <w:t xml:space="preserve">as </w:t>
        </w:r>
      </w:ins>
      <w:del w:author="Ryo Shibata" w:id="14" w:date="2023-04-21T20:20:23Z">
        <w:r w:rsidDel="00000000" w:rsidR="00000000" w:rsidRPr="00000000">
          <w:rPr>
            <w:rFonts w:ascii="Times New Roman" w:cs="Times New Roman" w:eastAsia="Times New Roman" w:hAnsi="Times New Roman"/>
            <w:sz w:val="24"/>
            <w:szCs w:val="24"/>
            <w:rtl w:val="0"/>
          </w:rPr>
          <w:delText xml:space="preserve">to be</w:delText>
        </w:r>
      </w:del>
      <w:r w:rsidDel="00000000" w:rsidR="00000000" w:rsidRPr="00000000">
        <w:rPr>
          <w:rFonts w:ascii="Times New Roman" w:cs="Times New Roman" w:eastAsia="Times New Roman" w:hAnsi="Times New Roman"/>
          <w:sz w:val="24"/>
          <w:szCs w:val="24"/>
          <w:rtl w:val="0"/>
        </w:rPr>
        <w:t xml:space="preserv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Saudi Arabia and the 18 product groups in 2013 and 2018 through subtraction, where a positive RID indicates a shortening of the distance (i.e., advancement of the industry), and a negative RID indicates the reverse. As ranked in Table 2, during the period from 2013 to 2018, Saudi Arabia has focused on products with a moderate level of complexity and those requiring intermediate skills. </w:t>
      </w:r>
    </w:p>
    <w:p w:rsidR="00000000" w:rsidDel="00000000" w:rsidP="00000000" w:rsidRDefault="00000000" w:rsidRPr="00000000" w14:paraId="0000008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2524125"/>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2197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Saudi Arabia</w:t>
      </w:r>
    </w:p>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ins w:author="Ryo Shibata" w:id="15" w:date="2023-04-21T20:20:30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3 and 4 below summarize how the production strategy adopted by Saudi Arabia compares with leading economies and a selected group of emerging economies in the world, as measured in RID. It can be directly observed that Saudi Arabia focused on products with a lower complexity level, when compared against leading economies such as the United States and Germany, which gave a considerable level of attention to more advanced product groups such as </w:t>
      </w:r>
      <w:ins w:author="Ryo Shibata" w:id="16" w:date="2023-04-21T20:20:38Z">
        <w:r w:rsidDel="00000000" w:rsidR="00000000" w:rsidRPr="00000000">
          <w:rPr>
            <w:rFonts w:ascii="Times New Roman" w:cs="Times New Roman" w:eastAsia="Times New Roman" w:hAnsi="Times New Roman"/>
            <w:sz w:val="24"/>
            <w:szCs w:val="24"/>
            <w:rtl w:val="0"/>
          </w:rPr>
          <w:t xml:space="preserve">C</w:t>
        </w:r>
      </w:ins>
      <w:del w:author="Ryo Shibata" w:id="16" w:date="2023-04-21T20:20:38Z">
        <w:r w:rsidDel="00000000" w:rsidR="00000000" w:rsidRPr="00000000">
          <w:rPr>
            <w:rFonts w:ascii="Times New Roman" w:cs="Times New Roman" w:eastAsia="Times New Roman" w:hAnsi="Times New Roman"/>
            <w:sz w:val="24"/>
            <w:szCs w:val="24"/>
            <w:rtl w:val="0"/>
          </w:rPr>
          <w:delText xml:space="preserve">c</w:delText>
        </w:r>
      </w:del>
      <w:r w:rsidDel="00000000" w:rsidR="00000000" w:rsidRPr="00000000">
        <w:rPr>
          <w:rFonts w:ascii="Times New Roman" w:cs="Times New Roman" w:eastAsia="Times New Roman" w:hAnsi="Times New Roman"/>
          <w:sz w:val="24"/>
          <w:szCs w:val="24"/>
          <w:rtl w:val="0"/>
        </w:rPr>
        <w:t xml:space="preserve">lothing, </w:t>
      </w:r>
      <w:ins w:author="Ryo Shibata" w:id="17" w:date="2023-04-21T20:20:39Z">
        <w:r w:rsidDel="00000000" w:rsidR="00000000" w:rsidRPr="00000000">
          <w:rPr>
            <w:rFonts w:ascii="Times New Roman" w:cs="Times New Roman" w:eastAsia="Times New Roman" w:hAnsi="Times New Roman"/>
            <w:sz w:val="24"/>
            <w:szCs w:val="24"/>
            <w:rtl w:val="0"/>
          </w:rPr>
          <w:t xml:space="preserve">S</w:t>
        </w:r>
      </w:ins>
      <w:del w:author="Ryo Shibata" w:id="17" w:date="2023-04-21T20:20:39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ervices and </w:t>
      </w:r>
      <w:ins w:author="Ryo Shibata" w:id="18" w:date="2023-04-21T20:20:41Z">
        <w:r w:rsidDel="00000000" w:rsidR="00000000" w:rsidRPr="00000000">
          <w:rPr>
            <w:rFonts w:ascii="Times New Roman" w:cs="Times New Roman" w:eastAsia="Times New Roman" w:hAnsi="Times New Roman"/>
            <w:sz w:val="24"/>
            <w:szCs w:val="24"/>
            <w:rtl w:val="0"/>
          </w:rPr>
          <w:t xml:space="preserve">U</w:t>
        </w:r>
      </w:ins>
      <w:del w:author="Ryo Shibata" w:id="18" w:date="2023-04-21T20:20:41Z">
        <w:r w:rsidDel="00000000" w:rsidR="00000000" w:rsidRPr="00000000">
          <w:rPr>
            <w:rFonts w:ascii="Times New Roman" w:cs="Times New Roman" w:eastAsia="Times New Roman" w:hAnsi="Times New Roman"/>
            <w:sz w:val="24"/>
            <w:szCs w:val="24"/>
            <w:rtl w:val="0"/>
          </w:rPr>
          <w:delText xml:space="preserve">u</w:delText>
        </w:r>
      </w:del>
      <w:r w:rsidDel="00000000" w:rsidR="00000000" w:rsidRPr="00000000">
        <w:rPr>
          <w:rFonts w:ascii="Times New Roman" w:cs="Times New Roman" w:eastAsia="Times New Roman" w:hAnsi="Times New Roman"/>
          <w:sz w:val="24"/>
          <w:szCs w:val="24"/>
          <w:rtl w:val="0"/>
        </w:rPr>
        <w:t xml:space="preserve">tilities, and </w:t>
      </w:r>
      <w:ins w:author="Ryo Shibata" w:id="19" w:date="2023-04-21T20:20:43Z">
        <w:r w:rsidDel="00000000" w:rsidR="00000000" w:rsidRPr="00000000">
          <w:rPr>
            <w:rFonts w:ascii="Times New Roman" w:cs="Times New Roman" w:eastAsia="Times New Roman" w:hAnsi="Times New Roman"/>
            <w:sz w:val="24"/>
            <w:szCs w:val="24"/>
            <w:rtl w:val="0"/>
          </w:rPr>
          <w:t xml:space="preserve">C</w:t>
        </w:r>
      </w:ins>
      <w:del w:author="Ryo Shibata" w:id="19" w:date="2023-04-21T20:20:43Z">
        <w:r w:rsidDel="00000000" w:rsidR="00000000" w:rsidRPr="00000000">
          <w:rPr>
            <w:rFonts w:ascii="Times New Roman" w:cs="Times New Roman" w:eastAsia="Times New Roman" w:hAnsi="Times New Roman"/>
            <w:sz w:val="24"/>
            <w:szCs w:val="24"/>
            <w:rtl w:val="0"/>
          </w:rPr>
          <w:delText xml:space="preserve">c</w:delText>
        </w:r>
      </w:del>
      <w:r w:rsidDel="00000000" w:rsidR="00000000" w:rsidRPr="00000000">
        <w:rPr>
          <w:rFonts w:ascii="Times New Roman" w:cs="Times New Roman" w:eastAsia="Times New Roman" w:hAnsi="Times New Roman"/>
          <w:sz w:val="24"/>
          <w:szCs w:val="24"/>
          <w:rtl w:val="0"/>
        </w:rPr>
        <w:t xml:space="preserve">hemical </w:t>
      </w:r>
      <w:ins w:author="Ryo Shibata" w:id="20" w:date="2023-04-21T20:20:45Z">
        <w:r w:rsidDel="00000000" w:rsidR="00000000" w:rsidRPr="00000000">
          <w:rPr>
            <w:rFonts w:ascii="Times New Roman" w:cs="Times New Roman" w:eastAsia="Times New Roman" w:hAnsi="Times New Roman"/>
            <w:sz w:val="24"/>
            <w:szCs w:val="24"/>
            <w:rtl w:val="0"/>
          </w:rPr>
          <w:t xml:space="preserve">M</w:t>
        </w:r>
      </w:ins>
      <w:del w:author="Ryo Shibata" w:id="20" w:date="2023-04-21T20:20:45Z">
        <w:r w:rsidDel="00000000" w:rsidR="00000000" w:rsidRPr="00000000">
          <w:rPr>
            <w:rFonts w:ascii="Times New Roman" w:cs="Times New Roman" w:eastAsia="Times New Roman" w:hAnsi="Times New Roman"/>
            <w:sz w:val="24"/>
            <w:szCs w:val="24"/>
            <w:rtl w:val="0"/>
          </w:rPr>
          <w:delText xml:space="preserve">m</w:delText>
        </w:r>
      </w:del>
      <w:r w:rsidDel="00000000" w:rsidR="00000000" w:rsidRPr="00000000">
        <w:rPr>
          <w:rFonts w:ascii="Times New Roman" w:cs="Times New Roman" w:eastAsia="Times New Roman" w:hAnsi="Times New Roman"/>
          <w:sz w:val="24"/>
          <w:szCs w:val="24"/>
          <w:rtl w:val="0"/>
        </w:rPr>
        <w:t xml:space="preserve">anufacturing.</w:t>
      </w:r>
    </w:p>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A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C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Saudi Arabia’s development strategy against those of emerging economies on a global scale. </w:t>
      </w:r>
      <w:ins w:author="Ryo Shibata" w:id="21" w:date="2023-04-21T20:20:56Z">
        <w:r w:rsidDel="00000000" w:rsidR="00000000" w:rsidRPr="00000000">
          <w:rPr>
            <w:rFonts w:ascii="Times New Roman" w:cs="Times New Roman" w:eastAsia="Times New Roman" w:hAnsi="Times New Roman"/>
            <w:sz w:val="24"/>
            <w:szCs w:val="24"/>
            <w:rtl w:val="0"/>
          </w:rPr>
          <w:t xml:space="preserve">Logically</w:t>
        </w:r>
      </w:ins>
      <w:del w:author="Ryo Shibata" w:id="21" w:date="2023-04-21T20:20:56Z">
        <w:r w:rsidDel="00000000" w:rsidR="00000000" w:rsidRPr="00000000">
          <w:rPr>
            <w:rFonts w:ascii="Times New Roman" w:cs="Times New Roman" w:eastAsia="Times New Roman" w:hAnsi="Times New Roman"/>
            <w:sz w:val="24"/>
            <w:szCs w:val="24"/>
            <w:rtl w:val="0"/>
          </w:rPr>
          <w:delText xml:space="preserve">Reasonably</w:delText>
        </w:r>
      </w:del>
      <w:r w:rsidDel="00000000" w:rsidR="00000000" w:rsidRPr="00000000">
        <w:rPr>
          <w:rFonts w:ascii="Times New Roman" w:cs="Times New Roman" w:eastAsia="Times New Roman" w:hAnsi="Times New Roman"/>
          <w:sz w:val="24"/>
          <w:szCs w:val="24"/>
          <w:rtl w:val="0"/>
        </w:rPr>
        <w:t xml:space="preserve">, emerging economies such as China, South Korea, Singapore</w:t>
      </w:r>
      <w:ins w:author="Ryo Shibata" w:id="22" w:date="2023-04-21T20:21:01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India have devoted the majority of their efforts into intermediate industry groups</w:t>
      </w:r>
      <w:ins w:author="Ryo Shibata" w:id="23" w:date="2023-04-21T20:21:0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while developed economies such as Saudi Arabia should have relied more on advanced industry groups. This trend holds true in general, regardless of the continent or the time period, and serves as an indicator </w:t>
      </w:r>
      <w:ins w:author="Ryo Shibata" w:id="24" w:date="2023-04-21T20:21:12Z">
        <w:r w:rsidDel="00000000" w:rsidR="00000000" w:rsidRPr="00000000">
          <w:rPr>
            <w:rFonts w:ascii="Times New Roman" w:cs="Times New Roman" w:eastAsia="Times New Roman" w:hAnsi="Times New Roman"/>
            <w:sz w:val="24"/>
            <w:szCs w:val="24"/>
            <w:rtl w:val="0"/>
          </w:rPr>
          <w:t xml:space="preserve">of</w:t>
        </w:r>
      </w:ins>
      <w:del w:author="Ryo Shibata" w:id="24" w:date="2023-04-21T20:21:12Z">
        <w:r w:rsidDel="00000000" w:rsidR="00000000" w:rsidRPr="00000000">
          <w:rPr>
            <w:rFonts w:ascii="Times New Roman" w:cs="Times New Roman" w:eastAsia="Times New Roman" w:hAnsi="Times New Roman"/>
            <w:sz w:val="24"/>
            <w:szCs w:val="24"/>
            <w:rtl w:val="0"/>
          </w:rPr>
          <w:delText xml:space="preserve">for</w:delText>
        </w:r>
      </w:del>
      <w:r w:rsidDel="00000000" w:rsidR="00000000" w:rsidRPr="00000000">
        <w:rPr>
          <w:rFonts w:ascii="Times New Roman" w:cs="Times New Roman" w:eastAsia="Times New Roman" w:hAnsi="Times New Roman"/>
          <w:sz w:val="24"/>
          <w:szCs w:val="24"/>
          <w:rtl w:val="0"/>
        </w:rPr>
        <w:t xml:space="preserve"> which phase of development a country is currently in as evaluated from its production strategy. Based on this standard, Saudi Arabia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9">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ins w:author="Ryo Shibata" w:id="25" w:date="2023-04-21T20:21:20Z">
        <w:r w:rsidDel="00000000" w:rsidR="00000000" w:rsidRPr="00000000">
          <w:rPr>
            <w:rFonts w:ascii="Times New Roman" w:cs="Times New Roman" w:eastAsia="Times New Roman" w:hAnsi="Times New Roman"/>
            <w:sz w:val="24"/>
            <w:szCs w:val="24"/>
            <w:rtl w:val="0"/>
          </w:rPr>
          <w:t xml:space="preserve">mentioned earlier</w:t>
        </w:r>
      </w:ins>
      <w:del w:author="Ryo Shibata" w:id="25" w:date="2023-04-21T20:21:20Z">
        <w:r w:rsidDel="00000000" w:rsidR="00000000" w:rsidRPr="00000000">
          <w:rPr>
            <w:rFonts w:ascii="Times New Roman" w:cs="Times New Roman" w:eastAsia="Times New Roman" w:hAnsi="Times New Roman"/>
            <w:sz w:val="24"/>
            <w:szCs w:val="24"/>
            <w:rtl w:val="0"/>
          </w:rPr>
          <w:delText xml:space="preserve">aforementioned</w:delText>
        </w:r>
      </w:del>
      <w:r w:rsidDel="00000000" w:rsidR="00000000" w:rsidRPr="00000000">
        <w:rPr>
          <w:rFonts w:ascii="Times New Roman" w:cs="Times New Roman" w:eastAsia="Times New Roman" w:hAnsi="Times New Roman"/>
          <w:sz w:val="24"/>
          <w:szCs w:val="24"/>
          <w:rtl w:val="0"/>
        </w:rPr>
        <w:t xml:space="preserve">, distance gives us an idea of how far each new product is from a country’s current mix of exports. As defined in Hausmann and Hidalgo (2009), distance is “the weighted proportion of products connected to goods p that country c is not exporting, i.e., MCP</w:t>
      </w:r>
      <w:ins w:author="Ryo Shibata" w:id="26" w:date="2023-04-21T20:21:30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w:t>
      </w:r>
      <w:ins w:author="Ryo Shibata" w:id="27" w:date="2023-04-21T20:21:31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0.”  Based on this definition, the distance between a country and any product that the country is currently exporting (i.e., the country is a significant exporter in the product as compared to</w:t>
      </w:r>
      <w:ins w:author="Ryo Shibata" w:id="28" w:date="2023-04-21T20:21:47Z">
        <w:r w:rsidDel="00000000" w:rsidR="00000000" w:rsidRPr="00000000">
          <w:rPr>
            <w:rFonts w:ascii="Times New Roman" w:cs="Times New Roman" w:eastAsia="Times New Roman" w:hAnsi="Times New Roman"/>
            <w:sz w:val="24"/>
            <w:szCs w:val="24"/>
            <w:rtl w:val="0"/>
          </w:rPr>
          <w:t xml:space="preserve"> the</w:t>
        </w:r>
      </w:ins>
      <w:r w:rsidDel="00000000" w:rsidR="00000000" w:rsidRPr="00000000">
        <w:rPr>
          <w:rFonts w:ascii="Times New Roman" w:cs="Times New Roman" w:eastAsia="Times New Roman" w:hAnsi="Times New Roman"/>
          <w:sz w:val="24"/>
          <w:szCs w:val="24"/>
          <w:rtl w:val="0"/>
        </w:rPr>
        <w:t xml:space="preserve"> global average) is zero. Similarly, opportunity gain quantifies the contribution of a new product in terms of opening up the doors to more and more complex products. Intuitively, a product that a country is currently exporting (i.e., MCP</w:t>
      </w:r>
      <w:ins w:author="Ryo Shibata" w:id="29" w:date="2023-04-21T20:21:32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w:t>
      </w:r>
      <w:ins w:author="Ryo Shibata" w:id="30" w:date="2023-04-21T20:21:33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1) has an opportunity gain of zero. An</w:t>
      </w:r>
      <w:del w:author="Ryo Shibata" w:id="31" w:date="2023-04-21T20:21:57Z">
        <w:r w:rsidDel="00000000" w:rsidR="00000000" w:rsidRPr="00000000">
          <w:rPr>
            <w:rFonts w:ascii="Times New Roman" w:cs="Times New Roman" w:eastAsia="Times New Roman" w:hAnsi="Times New Roman"/>
            <w:sz w:val="24"/>
            <w:szCs w:val="24"/>
            <w:rtl w:val="0"/>
          </w:rPr>
          <w:delText xml:space="preserve">d</w:delText>
        </w:r>
      </w:del>
      <w:r w:rsidDel="00000000" w:rsidR="00000000" w:rsidRPr="00000000">
        <w:rPr>
          <w:rFonts w:ascii="Times New Roman" w:cs="Times New Roman" w:eastAsia="Times New Roman" w:hAnsi="Times New Roman"/>
          <w:sz w:val="24"/>
          <w:szCs w:val="24"/>
          <w:rtl w:val="0"/>
        </w:rPr>
        <w:t xml:space="preserve"> unreasonable investment </w:t>
      </w:r>
      <w:ins w:author="Ryo Shibata" w:id="32" w:date="2023-04-21T20:22:04Z">
        <w:r w:rsidDel="00000000" w:rsidR="00000000" w:rsidRPr="00000000">
          <w:rPr>
            <w:rFonts w:ascii="Times New Roman" w:cs="Times New Roman" w:eastAsia="Times New Roman" w:hAnsi="Times New Roman"/>
            <w:sz w:val="24"/>
            <w:szCs w:val="24"/>
            <w:rtl w:val="0"/>
          </w:rPr>
          <w:t xml:space="preserve">in a</w:t>
        </w:r>
      </w:ins>
      <w:del w:author="Ryo Shibata" w:id="32" w:date="2023-04-21T20:22:04Z">
        <w:r w:rsidDel="00000000" w:rsidR="00000000" w:rsidRPr="00000000">
          <w:rPr>
            <w:rFonts w:ascii="Times New Roman" w:cs="Times New Roman" w:eastAsia="Times New Roman" w:hAnsi="Times New Roman"/>
            <w:sz w:val="24"/>
            <w:szCs w:val="24"/>
            <w:rtl w:val="0"/>
          </w:rPr>
          <w:delText xml:space="preserve">on</w:delText>
        </w:r>
      </w:del>
      <w:r w:rsidDel="00000000" w:rsidR="00000000" w:rsidRPr="00000000">
        <w:rPr>
          <w:rFonts w:ascii="Times New Roman" w:cs="Times New Roman" w:eastAsia="Times New Roman" w:hAnsi="Times New Roman"/>
          <w:sz w:val="24"/>
          <w:szCs w:val="24"/>
          <w:rtl w:val="0"/>
        </w:rPr>
        <w:t xml:space="preserve"> certain product p would lead to a relative </w:t>
      </w:r>
      <w:ins w:author="Ryo Shibata" w:id="33" w:date="2023-04-21T20:22:11Z">
        <w:r w:rsidDel="00000000" w:rsidR="00000000" w:rsidRPr="00000000">
          <w:rPr>
            <w:rFonts w:ascii="Times New Roman" w:cs="Times New Roman" w:eastAsia="Times New Roman" w:hAnsi="Times New Roman"/>
            <w:sz w:val="24"/>
            <w:szCs w:val="24"/>
            <w:rtl w:val="0"/>
          </w:rPr>
          <w:t xml:space="preserve">decrease</w:t>
        </w:r>
      </w:ins>
      <w:del w:author="Ryo Shibata" w:id="33" w:date="2023-04-21T20:22:11Z">
        <w:r w:rsidDel="00000000" w:rsidR="00000000" w:rsidRPr="00000000">
          <w:rPr>
            <w:rFonts w:ascii="Times New Roman" w:cs="Times New Roman" w:eastAsia="Times New Roman" w:hAnsi="Times New Roman"/>
            <w:sz w:val="24"/>
            <w:szCs w:val="24"/>
            <w:rtl w:val="0"/>
          </w:rPr>
          <w:delText xml:space="preserve">decrement</w:delText>
        </w:r>
      </w:del>
      <w:r w:rsidDel="00000000" w:rsidR="00000000" w:rsidRPr="00000000">
        <w:rPr>
          <w:rFonts w:ascii="Times New Roman" w:cs="Times New Roman" w:eastAsia="Times New Roman" w:hAnsi="Times New Roman"/>
          <w:sz w:val="24"/>
          <w:szCs w:val="24"/>
          <w:rtl w:val="0"/>
        </w:rPr>
        <w:t xml:space="preserve"> in</w:t>
      </w:r>
      <w:ins w:author="Ryo Shibata" w:id="34" w:date="2023-04-21T20:22:14Z">
        <w:r w:rsidDel="00000000" w:rsidR="00000000" w:rsidRPr="00000000">
          <w:rPr>
            <w:rFonts w:ascii="Times New Roman" w:cs="Times New Roman" w:eastAsia="Times New Roman" w:hAnsi="Times New Roman"/>
            <w:sz w:val="24"/>
            <w:szCs w:val="24"/>
            <w:rtl w:val="0"/>
          </w:rPr>
          <w:t xml:space="preserve"> the</w:t>
        </w:r>
      </w:ins>
      <w:r w:rsidDel="00000000" w:rsidR="00000000" w:rsidRPr="00000000">
        <w:rPr>
          <w:rFonts w:ascii="Times New Roman" w:cs="Times New Roman" w:eastAsia="Times New Roman" w:hAnsi="Times New Roman"/>
          <w:sz w:val="24"/>
          <w:szCs w:val="24"/>
          <w:rtl w:val="0"/>
        </w:rPr>
        <w:t xml:space="preserve"> export of more profitable products, and therefore lead to a negative opportunity gain of product p. </w:t>
      </w:r>
      <w:del w:author="Ryo Shibata" w:id="35" w:date="2023-04-21T20:22:18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The opportunity gain is not the only estimator of a country’s level of economic development. However, among countries with comparable economic</w:t>
      </w:r>
      <w:del w:author="Ryo Shibata" w:id="36" w:date="2023-04-21T20:22:29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strength, those having higher ECI, or in other words, </w:t>
      </w:r>
      <w:ins w:author="Ryo Shibata" w:id="37" w:date="2023-04-21T20:22:32Z">
        <w:r w:rsidDel="00000000" w:rsidR="00000000" w:rsidRPr="00000000">
          <w:rPr>
            <w:rFonts w:ascii="Times New Roman" w:cs="Times New Roman" w:eastAsia="Times New Roman" w:hAnsi="Times New Roman"/>
            <w:sz w:val="24"/>
            <w:szCs w:val="24"/>
            <w:rtl w:val="0"/>
          </w:rPr>
          <w:t xml:space="preserve">a </w:t>
        </w:r>
      </w:ins>
      <w:r w:rsidDel="00000000" w:rsidR="00000000" w:rsidRPr="00000000">
        <w:rPr>
          <w:rFonts w:ascii="Times New Roman" w:cs="Times New Roman" w:eastAsia="Times New Roman" w:hAnsi="Times New Roman"/>
          <w:sz w:val="24"/>
          <w:szCs w:val="24"/>
          <w:rtl w:val="0"/>
        </w:rPr>
        <w:t xml:space="preserve">more reasonable economic</w:t>
      </w:r>
      <w:del w:author="Ryo Shibata" w:id="38" w:date="2023-04-21T20:22:35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structure</w:t>
      </w:r>
      <w:ins w:author="Ryo Shibata" w:id="39" w:date="2023-04-21T20:22:37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are often in better shape.</w:t>
      </w:r>
    </w:p>
    <w:p w:rsidR="00000000" w:rsidDel="00000000" w:rsidP="00000000" w:rsidRDefault="00000000" w:rsidRPr="00000000" w14:paraId="000000C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1650" cy="2847975"/>
            <wp:effectExtent b="0" l="0" r="0" t="0"/>
            <wp:docPr id="3" name="image21.jpg"/>
            <a:graphic>
              <a:graphicData uri="http://schemas.openxmlformats.org/drawingml/2006/picture">
                <pic:pic>
                  <pic:nvPicPr>
                    <pic:cNvPr id="0" name="image21.jpg"/>
                    <pic:cNvPicPr preferRelativeResize="0"/>
                  </pic:nvPicPr>
                  <pic:blipFill>
                    <a:blip r:embed="rId12"/>
                    <a:srcRect b="0" l="1347" r="0" t="0"/>
                    <a:stretch>
                      <a:fillRect/>
                    </a:stretch>
                  </pic:blipFill>
                  <pic:spPr>
                    <a:xfrm>
                      <a:off x="0" y="0"/>
                      <a:ext cx="55816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1188" cy="3124200"/>
            <wp:effectExtent b="0" l="0" r="0" t="0"/>
            <wp:docPr id="26" name="image26.jpg"/>
            <a:graphic>
              <a:graphicData uri="http://schemas.openxmlformats.org/drawingml/2006/picture">
                <pic:pic>
                  <pic:nvPicPr>
                    <pic:cNvPr id="0" name="image26.jpg"/>
                    <pic:cNvPicPr preferRelativeResize="0"/>
                  </pic:nvPicPr>
                  <pic:blipFill>
                    <a:blip r:embed="rId13"/>
                    <a:srcRect b="0" l="0" r="0" t="0"/>
                    <a:stretch>
                      <a:fillRect/>
                    </a:stretch>
                  </pic:blipFill>
                  <pic:spPr>
                    <a:xfrm>
                      <a:off x="0" y="0"/>
                      <a:ext cx="5691188"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Opportunity Gain Ranking on a Comparable Scale for 2013 (up) and 2018 (down)</w:t>
      </w:r>
    </w:p>
    <w:p w:rsidR="00000000" w:rsidDel="00000000" w:rsidP="00000000" w:rsidRDefault="00000000" w:rsidRPr="00000000" w14:paraId="000000D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w:t>
      </w:r>
      <w:del w:author="Ryo Shibata" w:id="40" w:date="2023-04-21T20:23:37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as the Suggested Development Vector (SDV) of c. Table</w:t>
      </w:r>
      <w:ins w:author="Ryo Shibata" w:id="41" w:date="2023-04-21T20:23:41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w:t>
      </w:r>
      <w:del w:author="Ryo Shibata" w:id="42" w:date="2023-04-21T20:23:46Z">
        <w:r w:rsidDel="00000000" w:rsidR="00000000" w:rsidRPr="00000000">
          <w:rPr>
            <w:rFonts w:ascii="Times New Roman" w:cs="Times New Roman" w:eastAsia="Times New Roman" w:hAnsi="Times New Roman"/>
            <w:sz w:val="24"/>
            <w:szCs w:val="24"/>
            <w:rtl w:val="0"/>
          </w:rPr>
          <w:delText xml:space="preserve">a</w:delText>
        </w:r>
      </w:del>
      <w:r w:rsidDel="00000000" w:rsidR="00000000" w:rsidRPr="00000000">
        <w:rPr>
          <w:rFonts w:ascii="Times New Roman" w:cs="Times New Roman" w:eastAsia="Times New Roman" w:hAnsi="Times New Roman"/>
          <w:sz w:val="24"/>
          <w:szCs w:val="24"/>
          <w:rtl w:val="0"/>
        </w:rPr>
        <w:t xml:space="preserve"> steady and balanced economic development. </w:t>
      </w:r>
      <w:del w:author="Ryo Shibata" w:id="43" w:date="2023-04-21T20:23:50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In contrast, developing countries have nearly half of industries with positive opportunity gain, and share common interests in industrial manufacturing and High-complexity Products industries. It can be concluded that Saudi Arabia shares the character</w:t>
      </w:r>
      <w:ins w:author="Ryo Shibata" w:id="44" w:date="2023-04-21T20:24:01Z">
        <w:r w:rsidDel="00000000" w:rsidR="00000000" w:rsidRPr="00000000">
          <w:rPr>
            <w:rFonts w:ascii="Times New Roman" w:cs="Times New Roman" w:eastAsia="Times New Roman" w:hAnsi="Times New Roman"/>
            <w:sz w:val="24"/>
            <w:szCs w:val="24"/>
            <w:rtl w:val="0"/>
          </w:rPr>
          <w:t xml:space="preserve">istic</w:t>
        </w:r>
      </w:ins>
      <w:r w:rsidDel="00000000" w:rsidR="00000000" w:rsidRPr="00000000">
        <w:rPr>
          <w:rFonts w:ascii="Times New Roman" w:cs="Times New Roman" w:eastAsia="Times New Roman" w:hAnsi="Times New Roman"/>
          <w:sz w:val="24"/>
          <w:szCs w:val="24"/>
          <w:rtl w:val="0"/>
        </w:rPr>
        <w:t xml:space="preserve">s of developing countries, with a balanced economic</w:t>
      </w:r>
      <w:del w:author="Ryo Shibata" w:id="45" w:date="2023-04-21T20:24:11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structure that leans towards intermediate-level industries. </w:t>
      </w:r>
    </w:p>
    <w:p w:rsidR="00000000" w:rsidDel="00000000" w:rsidP="00000000" w:rsidRDefault="00000000" w:rsidRPr="00000000" w14:paraId="000000D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57400"/>
            <wp:effectExtent b="0" l="0" r="0" t="0"/>
            <wp:docPr id="13"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Opportunity Gain Ranking on a Global Scale</w:t>
      </w:r>
    </w:p>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w:t>
      </w:r>
      <w:ins w:author="Ryo Shibata" w:id="46" w:date="2023-04-21T20:24:22Z">
        <w:r w:rsidDel="00000000" w:rsidR="00000000" w:rsidRPr="00000000">
          <w:rPr>
            <w:rFonts w:ascii="Times New Roman" w:cs="Times New Roman" w:eastAsia="Times New Roman" w:hAnsi="Times New Roman"/>
            <w:sz w:val="24"/>
            <w:szCs w:val="24"/>
            <w:rtl w:val="0"/>
          </w:rPr>
          <w:t xml:space="preserve">follows</w:t>
        </w:r>
      </w:ins>
      <w:del w:author="Ryo Shibata" w:id="46" w:date="2023-04-21T20:24:22Z">
        <w:r w:rsidDel="00000000" w:rsidR="00000000" w:rsidRPr="00000000">
          <w:rPr>
            <w:rFonts w:ascii="Times New Roman" w:cs="Times New Roman" w:eastAsia="Times New Roman" w:hAnsi="Times New Roman"/>
            <w:sz w:val="24"/>
            <w:szCs w:val="24"/>
            <w:rtl w:val="0"/>
          </w:rPr>
          <w:delText xml:space="preserve">the following</w:delText>
        </w:r>
      </w:del>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w:t>
      </w:r>
      <w:ins w:author="Ryo Shibata" w:id="47" w:date="2023-04-21T20:24:29Z">
        <w:r w:rsidDel="00000000" w:rsidR="00000000" w:rsidRPr="00000000">
          <w:rPr>
            <w:rFonts w:ascii="Times New Roman" w:cs="Times New Roman" w:eastAsia="Times New Roman" w:hAnsi="Times New Roman"/>
            <w:sz w:val="24"/>
            <w:szCs w:val="24"/>
            <w:rtl w:val="0"/>
          </w:rPr>
          <w:t xml:space="preserve">and </w:t>
        </w:r>
      </w:ins>
      <w:r w:rsidDel="00000000" w:rsidR="00000000" w:rsidRPr="00000000">
        <w:rPr>
          <w:rFonts w:ascii="Times New Roman" w:cs="Times New Roman" w:eastAsia="Times New Roman" w:hAnsi="Times New Roman"/>
          <w:sz w:val="24"/>
          <w:szCs w:val="24"/>
          <w:rtl w:val="0"/>
        </w:rPr>
        <w:t xml:space="preserve">B is the heuristic budget. </w:t>
      </w:r>
    </w:p>
    <w:p w:rsidR="00000000" w:rsidDel="00000000" w:rsidP="00000000" w:rsidRDefault="00000000" w:rsidRPr="00000000" w14:paraId="000000D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w:t>
      </w:r>
      <w:ins w:author="Ryo Shibata" w:id="48" w:date="2023-04-21T20:24:39Z">
        <w:r w:rsidDel="00000000" w:rsidR="00000000" w:rsidRPr="00000000">
          <w:rPr>
            <w:rFonts w:ascii="Times New Roman" w:cs="Times New Roman" w:eastAsia="Times New Roman" w:hAnsi="Times New Roman"/>
            <w:sz w:val="24"/>
            <w:szCs w:val="24"/>
            <w:rtl w:val="0"/>
          </w:rPr>
          <w:t xml:space="preserve">to</w:t>
        </w:r>
      </w:ins>
      <w:del w:author="Ryo Shibata" w:id="48" w:date="2023-04-21T20:24:39Z">
        <w:r w:rsidDel="00000000" w:rsidR="00000000" w:rsidRPr="00000000">
          <w:rPr>
            <w:rFonts w:ascii="Times New Roman" w:cs="Times New Roman" w:eastAsia="Times New Roman" w:hAnsi="Times New Roman"/>
            <w:sz w:val="24"/>
            <w:szCs w:val="24"/>
            <w:rtl w:val="0"/>
          </w:rPr>
          <w:delText xml:space="preserve">on</w:delText>
        </w:r>
      </w:del>
      <w:r w:rsidDel="00000000" w:rsidR="00000000" w:rsidRPr="00000000">
        <w:rPr>
          <w:rFonts w:ascii="Times New Roman" w:cs="Times New Roman" w:eastAsia="Times New Roman" w:hAnsi="Times New Roman"/>
          <w:sz w:val="24"/>
          <w:szCs w:val="24"/>
          <w:rtl w:val="0"/>
        </w:rPr>
        <w:t xml:space="preserve"> this problem. In order to solve this problem, our idea is to use </w:t>
      </w:r>
      <w:ins w:author="Ryo Shibata" w:id="49" w:date="2023-04-21T20:24:45Z">
        <w:r w:rsidDel="00000000" w:rsidR="00000000" w:rsidRPr="00000000">
          <w:rPr>
            <w:rFonts w:ascii="Times New Roman" w:cs="Times New Roman" w:eastAsia="Times New Roman" w:hAnsi="Times New Roman"/>
            <w:sz w:val="24"/>
            <w:szCs w:val="24"/>
            <w:rtl w:val="0"/>
          </w:rPr>
          <w:t xml:space="preserve">a </w:t>
        </w:r>
      </w:ins>
      <w:r w:rsidDel="00000000" w:rsidR="00000000" w:rsidRPr="00000000">
        <w:rPr>
          <w:rFonts w:ascii="Times New Roman" w:cs="Times New Roman" w:eastAsia="Times New Roman" w:hAnsi="Times New Roman"/>
          <w:sz w:val="24"/>
          <w:szCs w:val="24"/>
          <w:rtl w:val="0"/>
        </w:rPr>
        <w:t xml:space="preserve">greedy algorithm. The way that we apply</w:t>
      </w:r>
      <w:ins w:author="Ryo Shibata" w:id="50" w:date="2023-04-21T20:24:49Z">
        <w:r w:rsidDel="00000000" w:rsidR="00000000" w:rsidRPr="00000000">
          <w:rPr>
            <w:rFonts w:ascii="Times New Roman" w:cs="Times New Roman" w:eastAsia="Times New Roman" w:hAnsi="Times New Roman"/>
            <w:sz w:val="24"/>
            <w:szCs w:val="24"/>
            <w:rtl w:val="0"/>
          </w:rPr>
          <w:t xml:space="preserve"> the</w:t>
        </w:r>
      </w:ins>
      <w:r w:rsidDel="00000000" w:rsidR="00000000" w:rsidRPr="00000000">
        <w:rPr>
          <w:rFonts w:ascii="Times New Roman" w:cs="Times New Roman" w:eastAsia="Times New Roman" w:hAnsi="Times New Roman"/>
          <w:sz w:val="24"/>
          <w:szCs w:val="24"/>
          <w:rtl w:val="0"/>
        </w:rPr>
        <w:t xml:space="preserve"> greedy algorithm is </w:t>
      </w:r>
      <w:ins w:author="Ryo Shibata" w:id="51" w:date="2023-04-21T20:25:02Z">
        <w:r w:rsidDel="00000000" w:rsidR="00000000" w:rsidRPr="00000000">
          <w:rPr>
            <w:rFonts w:ascii="Times New Roman" w:cs="Times New Roman" w:eastAsia="Times New Roman" w:hAnsi="Times New Roman"/>
            <w:sz w:val="24"/>
            <w:szCs w:val="24"/>
            <w:rtl w:val="0"/>
          </w:rPr>
          <w:t xml:space="preserve">by first seperating</w:t>
        </w:r>
      </w:ins>
      <w:del w:author="Ryo Shibata" w:id="51" w:date="2023-04-21T20:25:02Z">
        <w:r w:rsidDel="00000000" w:rsidR="00000000" w:rsidRPr="00000000">
          <w:rPr>
            <w:rFonts w:ascii="Times New Roman" w:cs="Times New Roman" w:eastAsia="Times New Roman" w:hAnsi="Times New Roman"/>
            <w:sz w:val="24"/>
            <w:szCs w:val="24"/>
            <w:rtl w:val="0"/>
          </w:rPr>
          <w:delText xml:space="preserve">that firstly we separate</w:delText>
        </w:r>
      </w:del>
      <w:r w:rsidDel="00000000" w:rsidR="00000000" w:rsidRPr="00000000">
        <w:rPr>
          <w:rFonts w:ascii="Times New Roman" w:cs="Times New Roman" w:eastAsia="Times New Roman" w:hAnsi="Times New Roman"/>
          <w:sz w:val="24"/>
          <w:szCs w:val="24"/>
          <w:rtl w:val="0"/>
        </w:rPr>
        <w:t xml:space="preserve"> the total budget into k equal parts, and then for the first equal part</w:t>
      </w:r>
      <w:ins w:author="Ryo Shibata" w:id="52" w:date="2023-04-21T20:25:20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w:t>
      </w:r>
      <w:ins w:author="Ryo Shibata" w:id="53" w:date="2023-04-21T20:25:32Z">
        <w:r w:rsidDel="00000000" w:rsidR="00000000" w:rsidRPr="00000000">
          <w:rPr>
            <w:rFonts w:ascii="Times New Roman" w:cs="Times New Roman" w:eastAsia="Times New Roman" w:hAnsi="Times New Roman"/>
            <w:sz w:val="24"/>
            <w:szCs w:val="24"/>
            <w:rtl w:val="0"/>
          </w:rPr>
          <w:t xml:space="preserve"> the</w:t>
        </w:r>
      </w:ins>
      <w:r w:rsidDel="00000000" w:rsidR="00000000" w:rsidRPr="00000000">
        <w:rPr>
          <w:rFonts w:ascii="Times New Roman" w:cs="Times New Roman" w:eastAsia="Times New Roman" w:hAnsi="Times New Roman"/>
          <w:sz w:val="24"/>
          <w:szCs w:val="24"/>
          <w:rtl w:val="0"/>
        </w:rPr>
        <w:t xml:space="preserve"> ECI does not change after iterating all the products, then we can add up one more equal part to invest. Until we find there is an ECI increment, we add the amount now to that product. The rest </w:t>
      </w:r>
      <w:ins w:author="Ryo Shibata" w:id="54" w:date="2023-04-21T20:25:38Z">
        <w:r w:rsidDel="00000000" w:rsidR="00000000" w:rsidRPr="00000000">
          <w:rPr>
            <w:rFonts w:ascii="Times New Roman" w:cs="Times New Roman" w:eastAsia="Times New Roman" w:hAnsi="Times New Roman"/>
            <w:sz w:val="24"/>
            <w:szCs w:val="24"/>
            <w:rtl w:val="0"/>
          </w:rPr>
          <w:t xml:space="preserve">of the </w:t>
        </w:r>
      </w:ins>
      <w:r w:rsidDel="00000000" w:rsidR="00000000" w:rsidRPr="00000000">
        <w:rPr>
          <w:rFonts w:ascii="Times New Roman" w:cs="Times New Roman" w:eastAsia="Times New Roman" w:hAnsi="Times New Roman"/>
          <w:sz w:val="24"/>
          <w:szCs w:val="24"/>
          <w:rtl w:val="0"/>
        </w:rPr>
        <w:t xml:space="preserve">equal parts can be done in the same way. </w:t>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w:t>
      </w:r>
      <w:ins w:author="Ryo Shibata" w:id="55" w:date="2023-04-21T20:26:13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greedy algorithm is a kind of local search algorithm, which is </w:t>
      </w:r>
      <w:ins w:author="Ryo Shibata" w:id="56" w:date="2023-04-21T20:26:18Z">
        <w:r w:rsidDel="00000000" w:rsidR="00000000" w:rsidRPr="00000000">
          <w:rPr>
            <w:rFonts w:ascii="Times New Roman" w:cs="Times New Roman" w:eastAsia="Times New Roman" w:hAnsi="Times New Roman"/>
            <w:sz w:val="24"/>
            <w:szCs w:val="24"/>
            <w:rtl w:val="0"/>
          </w:rPr>
          <w:t xml:space="preserve">quite</w:t>
        </w:r>
      </w:ins>
      <w:del w:author="Ryo Shibata" w:id="56" w:date="2023-04-21T20:26:18Z">
        <w:r w:rsidDel="00000000" w:rsidR="00000000" w:rsidRPr="00000000">
          <w:rPr>
            <w:rFonts w:ascii="Times New Roman" w:cs="Times New Roman" w:eastAsia="Times New Roman" w:hAnsi="Times New Roman"/>
            <w:sz w:val="24"/>
            <w:szCs w:val="24"/>
            <w:rtl w:val="0"/>
          </w:rPr>
          <w:delText xml:space="preserve">pretty</w:delText>
        </w:r>
      </w:del>
      <w:r w:rsidDel="00000000" w:rsidR="00000000" w:rsidRPr="00000000">
        <w:rPr>
          <w:rFonts w:ascii="Times New Roman" w:cs="Times New Roman" w:eastAsia="Times New Roman" w:hAnsi="Times New Roman"/>
          <w:sz w:val="24"/>
          <w:szCs w:val="24"/>
          <w:rtl w:val="0"/>
        </w:rPr>
        <w:t xml:space="preserve"> possible to run into a local minimum. Therefore, for local search algorithms, one typical way </w:t>
      </w:r>
      <w:del w:author="Ryo Shibata" w:id="57" w:date="2023-04-21T20:26:32Z">
        <w:r w:rsidDel="00000000" w:rsidR="00000000" w:rsidRPr="00000000">
          <w:rPr>
            <w:rFonts w:ascii="Times New Roman" w:cs="Times New Roman" w:eastAsia="Times New Roman" w:hAnsi="Times New Roman"/>
            <w:sz w:val="24"/>
            <w:szCs w:val="24"/>
            <w:rtl w:val="0"/>
          </w:rPr>
          <w:delText xml:space="preserve">is </w:delText>
        </w:r>
      </w:del>
      <w:r w:rsidDel="00000000" w:rsidR="00000000" w:rsidRPr="00000000">
        <w:rPr>
          <w:rFonts w:ascii="Times New Roman" w:cs="Times New Roman" w:eastAsia="Times New Roman" w:hAnsi="Times New Roman"/>
          <w:sz w:val="24"/>
          <w:szCs w:val="24"/>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58" w:date="2023-04-21T20:26:36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pick the largest one. The ratio is defined as </w:t>
      </w:r>
      <w:ins w:author="Ryo Shibata" w:id="59" w:date="2023-04-21T20:26:39Z">
        <w:r w:rsidDel="00000000" w:rsidR="00000000" w:rsidRPr="00000000">
          <w:rPr>
            <w:rFonts w:ascii="Times New Roman" w:cs="Times New Roman" w:eastAsia="Times New Roman" w:hAnsi="Times New Roman"/>
            <w:sz w:val="24"/>
            <w:szCs w:val="24"/>
            <w:rtl w:val="0"/>
          </w:rPr>
          <w:t xml:space="preserve">follows</w:t>
        </w:r>
      </w:ins>
      <w:del w:author="Ryo Shibata" w:id="59" w:date="2023-04-21T20:26:39Z">
        <w:r w:rsidDel="00000000" w:rsidR="00000000" w:rsidRPr="00000000">
          <w:rPr>
            <w:rFonts w:ascii="Times New Roman" w:cs="Times New Roman" w:eastAsia="Times New Roman" w:hAnsi="Times New Roman"/>
            <w:sz w:val="24"/>
            <w:szCs w:val="24"/>
            <w:rtl w:val="0"/>
          </w:rPr>
          <w:delText xml:space="preserve">the following</w:delText>
        </w:r>
      </w:del>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w:t>
      </w:r>
      <w:ins w:author="Ryo Shibata" w:id="60" w:date="2023-04-21T20:26:50Z">
        <w:r w:rsidDel="00000000" w:rsidR="00000000" w:rsidRPr="00000000">
          <w:rPr>
            <w:rFonts w:ascii="Times New Roman" w:cs="Times New Roman" w:eastAsia="Times New Roman" w:hAnsi="Times New Roman"/>
            <w:sz w:val="24"/>
            <w:szCs w:val="24"/>
            <w:rtl w:val="0"/>
          </w:rPr>
          <w:t xml:space="preserve">To</w:t>
        </w:r>
      </w:ins>
      <w:del w:author="Ryo Shibata" w:id="60" w:date="2023-04-21T20:26:50Z">
        <w:r w:rsidDel="00000000" w:rsidR="00000000" w:rsidRPr="00000000">
          <w:rPr>
            <w:rFonts w:ascii="Times New Roman" w:cs="Times New Roman" w:eastAsia="Times New Roman" w:hAnsi="Times New Roman"/>
            <w:sz w:val="24"/>
            <w:szCs w:val="24"/>
            <w:rtl w:val="0"/>
          </w:rPr>
          <w:delText xml:space="preserve">In order to</w:delText>
        </w:r>
      </w:del>
      <w:r w:rsidDel="00000000" w:rsidR="00000000" w:rsidRPr="00000000">
        <w:rPr>
          <w:rFonts w:ascii="Times New Roman" w:cs="Times New Roman" w:eastAsia="Times New Roman" w:hAnsi="Times New Roman"/>
          <w:sz w:val="24"/>
          <w:szCs w:val="24"/>
          <w:rtl w:val="0"/>
        </w:rPr>
        <w:t xml:space="preserve"> solve this problem, we added a stabilizer on top of the enhanced greedy algorithm, by running the algorithm for different number</w:t>
      </w:r>
      <w:ins w:author="Ryo Shibata" w:id="61" w:date="2023-04-21T20:27:03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of parts and selecting the portfolio with the largest ECI increment and most complex economic structure. </w:t>
      </w:r>
    </w:p>
    <w:p w:rsidR="00000000" w:rsidDel="00000000" w:rsidP="00000000" w:rsidRDefault="00000000" w:rsidRPr="00000000" w14:paraId="000000E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w:t>
      </w:r>
      <w:del w:author="Ryo Shibata" w:id="62" w:date="2023-04-21T20:27:13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(i.e., the smallest amount of required export increase).</w:t>
      </w:r>
    </w:p>
    <w:p w:rsidR="00000000" w:rsidDel="00000000" w:rsidP="00000000" w:rsidRDefault="00000000" w:rsidRPr="00000000" w14:paraId="000000E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E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w:t>
      </w:r>
      <w:ins w:author="Ryo Shibata" w:id="63" w:date="2023-04-21T20:33:04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w:t>
      </w:r>
      <w:ins w:author="Ryo Shibata" w:id="64" w:date="2023-04-21T20:33:13Z">
        <w:r w:rsidDel="00000000" w:rsidR="00000000" w:rsidRPr="00000000">
          <w:rPr>
            <w:rFonts w:ascii="Times New Roman" w:cs="Times New Roman" w:eastAsia="Times New Roman" w:hAnsi="Times New Roman"/>
            <w:sz w:val="24"/>
            <w:szCs w:val="24"/>
            <w:rtl w:val="0"/>
          </w:rPr>
          <w:t xml:space="preserve">ical for</w:t>
        </w:r>
      </w:ins>
      <w:del w:author="Ryo Shibata" w:id="64" w:date="2023-04-21T20:33:13Z">
        <w:r w:rsidDel="00000000" w:rsidR="00000000" w:rsidRPr="00000000">
          <w:rPr>
            <w:rFonts w:ascii="Times New Roman" w:cs="Times New Roman" w:eastAsia="Times New Roman" w:hAnsi="Times New Roman"/>
            <w:sz w:val="24"/>
            <w:szCs w:val="24"/>
            <w:rtl w:val="0"/>
          </w:rPr>
          <w:delText xml:space="preserve">e</w:delText>
        </w:r>
      </w:del>
      <w:r w:rsidDel="00000000" w:rsidR="00000000" w:rsidRPr="00000000">
        <w:rPr>
          <w:rFonts w:ascii="Times New Roman" w:cs="Times New Roman" w:eastAsia="Times New Roman" w:hAnsi="Times New Roman"/>
          <w:sz w:val="24"/>
          <w:szCs w:val="24"/>
          <w:rtl w:val="0"/>
        </w:rPr>
        <w:t xml:space="preserve"> </w:t>
      </w:r>
      <w:del w:author="Ryo Shibata" w:id="65" w:date="2023-04-21T20:33:26Z">
        <w:r w:rsidDel="00000000" w:rsidR="00000000" w:rsidRPr="00000000">
          <w:rPr>
            <w:rFonts w:ascii="Times New Roman" w:cs="Times New Roman" w:eastAsia="Times New Roman" w:hAnsi="Times New Roman"/>
            <w:sz w:val="24"/>
            <w:szCs w:val="24"/>
            <w:rtl w:val="0"/>
          </w:rPr>
          <w:delText xml:space="preserve">to </w:delText>
        </w:r>
      </w:del>
      <w:r w:rsidDel="00000000" w:rsidR="00000000" w:rsidRPr="00000000">
        <w:rPr>
          <w:rFonts w:ascii="Times New Roman" w:cs="Times New Roman" w:eastAsia="Times New Roman" w:hAnsi="Times New Roman"/>
          <w:sz w:val="24"/>
          <w:szCs w:val="24"/>
          <w:rtl w:val="0"/>
        </w:rPr>
        <w:t xml:space="preserve">developed countries, </w:t>
      </w:r>
      <w:del w:author="Ryo Shibata" w:id="66" w:date="2023-04-21T20:33:39Z">
        <w:r w:rsidDel="00000000" w:rsidR="00000000" w:rsidRPr="00000000">
          <w:rPr>
            <w:rFonts w:ascii="Times New Roman" w:cs="Times New Roman" w:eastAsia="Times New Roman" w:hAnsi="Times New Roman"/>
            <w:sz w:val="24"/>
            <w:szCs w:val="24"/>
            <w:rtl w:val="0"/>
          </w:rPr>
          <w:delText xml:space="preserve">yet </w:delText>
        </w:r>
      </w:del>
      <w:r w:rsidDel="00000000" w:rsidR="00000000" w:rsidRPr="00000000">
        <w:rPr>
          <w:rFonts w:ascii="Times New Roman" w:cs="Times New Roman" w:eastAsia="Times New Roman" w:hAnsi="Times New Roman"/>
          <w:sz w:val="24"/>
          <w:szCs w:val="24"/>
          <w:rtl w:val="0"/>
        </w:rPr>
        <w:t xml:space="preserve">it can also give a sense of how a country should develop in the long term. Eventually, the graph </w:t>
      </w:r>
      <w:ins w:author="Ryo Shibata" w:id="67" w:date="2023-04-21T20:33:43Z">
        <w:r w:rsidDel="00000000" w:rsidR="00000000" w:rsidRPr="00000000">
          <w:rPr>
            <w:rFonts w:ascii="Times New Roman" w:cs="Times New Roman" w:eastAsia="Times New Roman" w:hAnsi="Times New Roman"/>
            <w:sz w:val="24"/>
            <w:szCs w:val="24"/>
            <w:rtl w:val="0"/>
          </w:rPr>
          <w:t xml:space="preserve">at</w:t>
        </w:r>
      </w:ins>
      <w:del w:author="Ryo Shibata" w:id="67" w:date="2023-04-21T20:33:43Z">
        <w:r w:rsidDel="00000000" w:rsidR="00000000" w:rsidRPr="00000000">
          <w:rPr>
            <w:rFonts w:ascii="Times New Roman" w:cs="Times New Roman" w:eastAsia="Times New Roman" w:hAnsi="Times New Roman"/>
            <w:sz w:val="24"/>
            <w:szCs w:val="24"/>
            <w:rtl w:val="0"/>
          </w:rPr>
          <w:delText xml:space="preserve">in</w:delText>
        </w:r>
      </w:del>
      <w:r w:rsidDel="00000000" w:rsidR="00000000" w:rsidRPr="00000000">
        <w:rPr>
          <w:rFonts w:ascii="Times New Roman" w:cs="Times New Roman" w:eastAsia="Times New Roman" w:hAnsi="Times New Roman"/>
          <w:sz w:val="24"/>
          <w:szCs w:val="24"/>
          <w:rtl w:val="0"/>
        </w:rPr>
        <w:t xml:space="preserve"> the end is just for numerical explanation for the pie charts.</w:t>
      </w:r>
    </w:p>
    <w:p w:rsidR="00000000" w:rsidDel="00000000" w:rsidP="00000000" w:rsidRDefault="00000000" w:rsidRPr="00000000" w14:paraId="000000E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1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2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7"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Saudi Arabia in 2013. We can see that for different percentages of heuristic total export growth, the ECI of Saudi Arabia has different performance. From all </w:t>
      </w:r>
      <w:del w:author="Ryo Shibata" w:id="68" w:date="2023-04-21T20:33:51Z">
        <w:r w:rsidDel="00000000" w:rsidR="00000000" w:rsidRPr="00000000">
          <w:rPr>
            <w:rFonts w:ascii="Times New Roman" w:cs="Times New Roman" w:eastAsia="Times New Roman" w:hAnsi="Times New Roman"/>
            <w:sz w:val="24"/>
            <w:szCs w:val="24"/>
            <w:rtl w:val="0"/>
          </w:rPr>
          <w:delText xml:space="preserve">the </w:delText>
        </w:r>
      </w:del>
      <w:r w:rsidDel="00000000" w:rsidR="00000000" w:rsidRPr="00000000">
        <w:rPr>
          <w:rFonts w:ascii="Times New Roman" w:cs="Times New Roman" w:eastAsia="Times New Roman" w:hAnsi="Times New Roman"/>
          <w:sz w:val="24"/>
          <w:szCs w:val="24"/>
          <w:rtl w:val="0"/>
        </w:rPr>
        <w:t xml:space="preserve">four line graphs, we see that Saudi Arabia already </w:t>
      </w:r>
      <w:ins w:author="Ryo Shibata" w:id="69" w:date="2023-04-21T20:33:57Z">
        <w:r w:rsidDel="00000000" w:rsidR="00000000" w:rsidRPr="00000000">
          <w:rPr>
            <w:rFonts w:ascii="Times New Roman" w:cs="Times New Roman" w:eastAsia="Times New Roman" w:hAnsi="Times New Roman"/>
            <w:sz w:val="24"/>
            <w:szCs w:val="24"/>
            <w:rtl w:val="0"/>
          </w:rPr>
          <w:t xml:space="preserve">achieves</w:t>
        </w:r>
      </w:ins>
      <w:del w:author="Ryo Shibata" w:id="69" w:date="2023-04-21T20:33:57Z">
        <w:r w:rsidDel="00000000" w:rsidR="00000000" w:rsidRPr="00000000">
          <w:rPr>
            <w:rFonts w:ascii="Times New Roman" w:cs="Times New Roman" w:eastAsia="Times New Roman" w:hAnsi="Times New Roman"/>
            <w:sz w:val="24"/>
            <w:szCs w:val="24"/>
            <w:rtl w:val="0"/>
          </w:rPr>
          <w:delText xml:space="preserve">obtains</w:delText>
        </w:r>
      </w:del>
      <w:r w:rsidDel="00000000" w:rsidR="00000000" w:rsidRPr="00000000">
        <w:rPr>
          <w:rFonts w:ascii="Times New Roman" w:cs="Times New Roman" w:eastAsia="Times New Roman" w:hAnsi="Times New Roman"/>
          <w:sz w:val="24"/>
          <w:szCs w:val="24"/>
          <w:rtl w:val="0"/>
        </w:rPr>
        <w:t xml:space="preserve"> some </w:t>
      </w:r>
      <w:ins w:author="Ryo Shibata" w:id="70" w:date="2023-04-21T20:34:08Z">
        <w:r w:rsidDel="00000000" w:rsidR="00000000" w:rsidRPr="00000000">
          <w:rPr>
            <w:rFonts w:ascii="Times New Roman" w:cs="Times New Roman" w:eastAsia="Times New Roman" w:hAnsi="Times New Roman"/>
            <w:sz w:val="24"/>
            <w:szCs w:val="24"/>
            <w:rtl w:val="0"/>
          </w:rPr>
          <w:t xml:space="preserve">significant</w:t>
        </w:r>
      </w:ins>
      <w:del w:author="Ryo Shibata" w:id="70" w:date="2023-04-21T20:34:08Z">
        <w:r w:rsidDel="00000000" w:rsidR="00000000" w:rsidRPr="00000000">
          <w:rPr>
            <w:rFonts w:ascii="Times New Roman" w:cs="Times New Roman" w:eastAsia="Times New Roman" w:hAnsi="Times New Roman"/>
            <w:sz w:val="24"/>
            <w:szCs w:val="24"/>
            <w:rtl w:val="0"/>
          </w:rPr>
          <w:delText xml:space="preserve">great</w:delText>
        </w:r>
      </w:del>
      <w:r w:rsidDel="00000000" w:rsidR="00000000" w:rsidRPr="00000000">
        <w:rPr>
          <w:rFonts w:ascii="Times New Roman" w:cs="Times New Roman" w:eastAsia="Times New Roman" w:hAnsi="Times New Roman"/>
          <w:sz w:val="24"/>
          <w:szCs w:val="24"/>
          <w:rtl w:val="0"/>
        </w:rPr>
        <w:t xml:space="preserve"> increment</w:t>
      </w:r>
      <w:ins w:author="Ryo Shibata" w:id="71" w:date="2023-04-21T20:34:06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in terms of ECI. Most importantly, the higher the budget is, the greater the ECI will be. This means that in both short term and long term, Saudi Arabia still has great room to improve. For the case of 5 and 10 percent growth, the ECI increment is attributed to</w:t>
      </w:r>
      <w:ins w:author="Ryo Shibata" w:id="72" w:date="2023-04-21T20:34:14Z">
        <w:r w:rsidDel="00000000" w:rsidR="00000000" w:rsidRPr="00000000">
          <w:rPr>
            <w:rFonts w:ascii="Times New Roman" w:cs="Times New Roman" w:eastAsia="Times New Roman" w:hAnsi="Times New Roman"/>
            <w:sz w:val="24"/>
            <w:szCs w:val="24"/>
            <w:rtl w:val="0"/>
          </w:rPr>
          <w:t xml:space="preserve"> the</w:t>
        </w:r>
      </w:ins>
      <w:r w:rsidDel="00000000" w:rsidR="00000000" w:rsidRPr="00000000">
        <w:rPr>
          <w:rFonts w:ascii="Times New Roman" w:cs="Times New Roman" w:eastAsia="Times New Roman" w:hAnsi="Times New Roman"/>
          <w:sz w:val="24"/>
          <w:szCs w:val="24"/>
          <w:rtl w:val="0"/>
        </w:rPr>
        <w:t xml:space="preserve"> development of the services industry and  raw manufacturing. For the case of 15 and 20 percent growth, we see that the portfolio is dominated by the </w:t>
      </w:r>
      <w:ins w:author="Ryo Shibata" w:id="73" w:date="2023-04-21T20:34:22Z">
        <w:r w:rsidDel="00000000" w:rsidR="00000000" w:rsidRPr="00000000">
          <w:rPr>
            <w:rFonts w:ascii="Times New Roman" w:cs="Times New Roman" w:eastAsia="Times New Roman" w:hAnsi="Times New Roman"/>
            <w:sz w:val="24"/>
            <w:szCs w:val="24"/>
            <w:rtl w:val="0"/>
          </w:rPr>
          <w:t xml:space="preserve">D</w:t>
        </w:r>
      </w:ins>
      <w:del w:author="Ryo Shibata" w:id="73" w:date="2023-04-21T20:34:22Z">
        <w:r w:rsidDel="00000000" w:rsidR="00000000" w:rsidRPr="00000000">
          <w:rPr>
            <w:rFonts w:ascii="Times New Roman" w:cs="Times New Roman" w:eastAsia="Times New Roman" w:hAnsi="Times New Roman"/>
            <w:sz w:val="24"/>
            <w:szCs w:val="24"/>
            <w:rtl w:val="0"/>
          </w:rPr>
          <w:delText xml:space="preserve">d</w:delText>
        </w:r>
      </w:del>
      <w:r w:rsidDel="00000000" w:rsidR="00000000" w:rsidRPr="00000000">
        <w:rPr>
          <w:rFonts w:ascii="Times New Roman" w:cs="Times New Roman" w:eastAsia="Times New Roman" w:hAnsi="Times New Roman"/>
          <w:sz w:val="24"/>
          <w:szCs w:val="24"/>
          <w:rtl w:val="0"/>
        </w:rPr>
        <w:t xml:space="preserve">aily </w:t>
      </w:r>
      <w:ins w:author="Ryo Shibata" w:id="74" w:date="2023-04-21T20:34:38Z">
        <w:r w:rsidDel="00000000" w:rsidR="00000000" w:rsidRPr="00000000">
          <w:rPr>
            <w:rFonts w:ascii="Times New Roman" w:cs="Times New Roman" w:eastAsia="Times New Roman" w:hAnsi="Times New Roman"/>
            <w:sz w:val="24"/>
            <w:szCs w:val="24"/>
            <w:rtl w:val="0"/>
          </w:rPr>
          <w:t xml:space="preserve">I</w:t>
        </w:r>
      </w:ins>
      <w:del w:author="Ryo Shibata" w:id="74" w:date="2023-04-21T20:34:38Z">
        <w:r w:rsidDel="00000000" w:rsidR="00000000" w:rsidRPr="00000000">
          <w:rPr>
            <w:rFonts w:ascii="Times New Roman" w:cs="Times New Roman" w:eastAsia="Times New Roman" w:hAnsi="Times New Roman"/>
            <w:sz w:val="24"/>
            <w:szCs w:val="24"/>
            <w:rtl w:val="0"/>
          </w:rPr>
          <w:delText xml:space="preserve">i</w:delText>
        </w:r>
      </w:del>
      <w:r w:rsidDel="00000000" w:rsidR="00000000" w:rsidRPr="00000000">
        <w:rPr>
          <w:rFonts w:ascii="Times New Roman" w:cs="Times New Roman" w:eastAsia="Times New Roman" w:hAnsi="Times New Roman"/>
          <w:sz w:val="24"/>
          <w:szCs w:val="24"/>
          <w:rtl w:val="0"/>
        </w:rPr>
        <w:t xml:space="preserve">nstrument</w:t>
      </w:r>
      <w:ins w:author="Ryo Shibata" w:id="75" w:date="2023-04-21T20:34:37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w:t>
      </w:r>
      <w:ins w:author="Ryo Shibata" w:id="76" w:date="2023-04-21T20:34:41Z">
        <w:r w:rsidDel="00000000" w:rsidR="00000000" w:rsidRPr="00000000">
          <w:rPr>
            <w:rFonts w:ascii="Times New Roman" w:cs="Times New Roman" w:eastAsia="Times New Roman" w:hAnsi="Times New Roman"/>
            <w:sz w:val="24"/>
            <w:szCs w:val="24"/>
            <w:rtl w:val="0"/>
          </w:rPr>
          <w:t xml:space="preserve">C</w:t>
        </w:r>
      </w:ins>
      <w:del w:author="Ryo Shibata" w:id="76" w:date="2023-04-21T20:34:41Z">
        <w:r w:rsidDel="00000000" w:rsidR="00000000" w:rsidRPr="00000000">
          <w:rPr>
            <w:rFonts w:ascii="Times New Roman" w:cs="Times New Roman" w:eastAsia="Times New Roman" w:hAnsi="Times New Roman"/>
            <w:sz w:val="24"/>
            <w:szCs w:val="24"/>
            <w:rtl w:val="0"/>
          </w:rPr>
          <w:delText xml:space="preserve">c</w:delText>
        </w:r>
      </w:del>
      <w:r w:rsidDel="00000000" w:rsidR="00000000" w:rsidRPr="00000000">
        <w:rPr>
          <w:rFonts w:ascii="Times New Roman" w:cs="Times New Roman" w:eastAsia="Times New Roman" w:hAnsi="Times New Roman"/>
          <w:sz w:val="24"/>
          <w:szCs w:val="24"/>
          <w:rtl w:val="0"/>
        </w:rPr>
        <w:t xml:space="preserve">hemical </w:t>
      </w:r>
      <w:ins w:author="Ryo Shibata" w:id="77" w:date="2023-04-21T20:34:43Z">
        <w:r w:rsidDel="00000000" w:rsidR="00000000" w:rsidRPr="00000000">
          <w:rPr>
            <w:rFonts w:ascii="Times New Roman" w:cs="Times New Roman" w:eastAsia="Times New Roman" w:hAnsi="Times New Roman"/>
            <w:sz w:val="24"/>
            <w:szCs w:val="24"/>
            <w:rtl w:val="0"/>
          </w:rPr>
          <w:t xml:space="preserve">M</w:t>
        </w:r>
      </w:ins>
      <w:del w:author="Ryo Shibata" w:id="77" w:date="2023-04-21T20:34:43Z">
        <w:r w:rsidDel="00000000" w:rsidR="00000000" w:rsidRPr="00000000">
          <w:rPr>
            <w:rFonts w:ascii="Times New Roman" w:cs="Times New Roman" w:eastAsia="Times New Roman" w:hAnsi="Times New Roman"/>
            <w:sz w:val="24"/>
            <w:szCs w:val="24"/>
            <w:rtl w:val="0"/>
          </w:rPr>
          <w:delText xml:space="preserve">m</w:delText>
        </w:r>
      </w:del>
      <w:r w:rsidDel="00000000" w:rsidR="00000000" w:rsidRPr="00000000">
        <w:rPr>
          <w:rFonts w:ascii="Times New Roman" w:cs="Times New Roman" w:eastAsia="Times New Roman" w:hAnsi="Times New Roman"/>
          <w:sz w:val="24"/>
          <w:szCs w:val="24"/>
          <w:rtl w:val="0"/>
        </w:rPr>
        <w:t xml:space="preserve">anufacturing</w:t>
      </w:r>
      <w:ins w:author="Ryo Shibata" w:id="78" w:date="2023-04-21T20:34:4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w:t>
      </w:r>
      <w:ins w:author="Ryo Shibata" w:id="79" w:date="2023-04-21T20:34:46Z">
        <w:r w:rsidDel="00000000" w:rsidR="00000000" w:rsidRPr="00000000">
          <w:rPr>
            <w:rFonts w:ascii="Times New Roman" w:cs="Times New Roman" w:eastAsia="Times New Roman" w:hAnsi="Times New Roman"/>
            <w:sz w:val="24"/>
            <w:szCs w:val="24"/>
            <w:rtl w:val="0"/>
          </w:rPr>
          <w:t xml:space="preserve">S</w:t>
        </w:r>
      </w:ins>
      <w:del w:author="Ryo Shibata" w:id="79" w:date="2023-04-21T20:34:46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ervices </w:t>
      </w:r>
      <w:ins w:author="Ryo Shibata" w:id="80" w:date="2023-04-21T20:34:47Z">
        <w:r w:rsidDel="00000000" w:rsidR="00000000" w:rsidRPr="00000000">
          <w:rPr>
            <w:rFonts w:ascii="Times New Roman" w:cs="Times New Roman" w:eastAsia="Times New Roman" w:hAnsi="Times New Roman"/>
            <w:sz w:val="24"/>
            <w:szCs w:val="24"/>
            <w:rtl w:val="0"/>
          </w:rPr>
          <w:t xml:space="preserve">I</w:t>
        </w:r>
      </w:ins>
      <w:del w:author="Ryo Shibata" w:id="80" w:date="2023-04-21T20:34:47Z">
        <w:r w:rsidDel="00000000" w:rsidR="00000000" w:rsidRPr="00000000">
          <w:rPr>
            <w:rFonts w:ascii="Times New Roman" w:cs="Times New Roman" w:eastAsia="Times New Roman" w:hAnsi="Times New Roman"/>
            <w:sz w:val="24"/>
            <w:szCs w:val="24"/>
            <w:rtl w:val="0"/>
          </w:rPr>
          <w:delText xml:space="preserve">i</w:delText>
        </w:r>
      </w:del>
      <w:r w:rsidDel="00000000" w:rsidR="00000000" w:rsidRPr="00000000">
        <w:rPr>
          <w:rFonts w:ascii="Times New Roman" w:cs="Times New Roman" w:eastAsia="Times New Roman" w:hAnsi="Times New Roman"/>
          <w:sz w:val="24"/>
          <w:szCs w:val="24"/>
          <w:rtl w:val="0"/>
        </w:rPr>
        <w:t xml:space="preserve">ndustry. </w:t>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95500"/>
            <wp:effectExtent b="0" l="0" r="0" t="0"/>
            <wp:docPr id="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95500"/>
            <wp:effectExtent b="0" l="0" r="0" t="0"/>
            <wp:docPr id="1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0955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19763" cy="2276475"/>
            <wp:effectExtent b="0" l="0" r="0" t="0"/>
            <wp:docPr id="20" name="image23.jpg"/>
            <a:graphic>
              <a:graphicData uri="http://schemas.openxmlformats.org/drawingml/2006/picture">
                <pic:pic>
                  <pic:nvPicPr>
                    <pic:cNvPr id="0" name="image23.jpg"/>
                    <pic:cNvPicPr preferRelativeResize="0"/>
                  </pic:nvPicPr>
                  <pic:blipFill>
                    <a:blip r:embed="rId22"/>
                    <a:srcRect b="0" l="0" r="0" t="0"/>
                    <a:stretch>
                      <a:fillRect/>
                    </a:stretch>
                  </pic:blipFill>
                  <pic:spPr>
                    <a:xfrm>
                      <a:off x="0" y="0"/>
                      <a:ext cx="571976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Saudi Arabia’s development in the future</w:t>
      </w:r>
      <w:ins w:author="Ryo Shibata" w:id="81" w:date="2023-04-21T20:34:53Z">
        <w:r w:rsidDel="00000000" w:rsidR="00000000" w:rsidRPr="00000000">
          <w:rPr>
            <w:rFonts w:ascii="Times New Roman" w:cs="Times New Roman" w:eastAsia="Times New Roman" w:hAnsi="Times New Roman"/>
            <w:sz w:val="24"/>
            <w:szCs w:val="24"/>
            <w:rtl w:val="0"/>
          </w:rPr>
          <w:t xml:space="preserve">,</w:t>
        </w:r>
      </w:ins>
      <w:del w:author="Ryo Shibata" w:id="81" w:date="2023-04-21T20:34:53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w:t>
      </w:r>
      <w:ins w:author="Ryo Shibata" w:id="82" w:date="2023-04-21T20:34:54Z">
        <w:r w:rsidDel="00000000" w:rsidR="00000000" w:rsidRPr="00000000">
          <w:rPr>
            <w:rFonts w:ascii="Times New Roman" w:cs="Times New Roman" w:eastAsia="Times New Roman" w:hAnsi="Times New Roman"/>
            <w:sz w:val="24"/>
            <w:szCs w:val="24"/>
            <w:rtl w:val="0"/>
          </w:rPr>
          <w:t xml:space="preserve">w</w:t>
        </w:r>
      </w:ins>
      <w:del w:author="Ryo Shibata" w:id="82" w:date="2023-04-21T20:34:54Z">
        <w:r w:rsidDel="00000000" w:rsidR="00000000" w:rsidRPr="00000000">
          <w:rPr>
            <w:rFonts w:ascii="Times New Roman" w:cs="Times New Roman" w:eastAsia="Times New Roman" w:hAnsi="Times New Roman"/>
            <w:sz w:val="24"/>
            <w:szCs w:val="24"/>
            <w:rtl w:val="0"/>
          </w:rPr>
          <w:delText xml:space="preserve">W</w:delText>
        </w:r>
      </w:del>
      <w:r w:rsidDel="00000000" w:rsidR="00000000" w:rsidRPr="00000000">
        <w:rPr>
          <w:rFonts w:ascii="Times New Roman" w:cs="Times New Roman" w:eastAsia="Times New Roman" w:hAnsi="Times New Roman"/>
          <w:sz w:val="24"/>
          <w:szCs w:val="24"/>
          <w:rtl w:val="0"/>
        </w:rPr>
        <w:t xml:space="preserve">e also offer the optimization result of Saudi Arabia based on export data in 2018. Below is the economic panel for Saudi Arabia in 2018. We can see that for different percentages of heuristic total export growth, the ECI growth pattern of Saudi Arabia is similar to the one in 2013. From all </w:t>
      </w:r>
      <w:del w:author="Ryo Shibata" w:id="83" w:date="2023-04-21T20:35:09Z">
        <w:r w:rsidDel="00000000" w:rsidR="00000000" w:rsidRPr="00000000">
          <w:rPr>
            <w:rFonts w:ascii="Times New Roman" w:cs="Times New Roman" w:eastAsia="Times New Roman" w:hAnsi="Times New Roman"/>
            <w:sz w:val="24"/>
            <w:szCs w:val="24"/>
            <w:rtl w:val="0"/>
          </w:rPr>
          <w:delText xml:space="preserve">the </w:delText>
        </w:r>
      </w:del>
      <w:r w:rsidDel="00000000" w:rsidR="00000000" w:rsidRPr="00000000">
        <w:rPr>
          <w:rFonts w:ascii="Times New Roman" w:cs="Times New Roman" w:eastAsia="Times New Roman" w:hAnsi="Times New Roman"/>
          <w:sz w:val="24"/>
          <w:szCs w:val="24"/>
          <w:rtl w:val="0"/>
        </w:rPr>
        <w:t xml:space="preserve">four line graphs, we see that Saudi Arabia already </w:t>
      </w:r>
      <w:ins w:author="Ryo Shibata" w:id="84" w:date="2023-04-21T20:35:14Z">
        <w:r w:rsidDel="00000000" w:rsidR="00000000" w:rsidRPr="00000000">
          <w:rPr>
            <w:rFonts w:ascii="Times New Roman" w:cs="Times New Roman" w:eastAsia="Times New Roman" w:hAnsi="Times New Roman"/>
            <w:sz w:val="24"/>
            <w:szCs w:val="24"/>
            <w:rtl w:val="0"/>
          </w:rPr>
          <w:t xml:space="preserve">achieves</w:t>
        </w:r>
      </w:ins>
      <w:del w:author="Ryo Shibata" w:id="84" w:date="2023-04-21T20:35:14Z">
        <w:r w:rsidDel="00000000" w:rsidR="00000000" w:rsidRPr="00000000">
          <w:rPr>
            <w:rFonts w:ascii="Times New Roman" w:cs="Times New Roman" w:eastAsia="Times New Roman" w:hAnsi="Times New Roman"/>
            <w:sz w:val="24"/>
            <w:szCs w:val="24"/>
            <w:rtl w:val="0"/>
          </w:rPr>
          <w:delText xml:space="preserve">obtains</w:delText>
        </w:r>
      </w:del>
      <w:r w:rsidDel="00000000" w:rsidR="00000000" w:rsidRPr="00000000">
        <w:rPr>
          <w:rFonts w:ascii="Times New Roman" w:cs="Times New Roman" w:eastAsia="Times New Roman" w:hAnsi="Times New Roman"/>
          <w:sz w:val="24"/>
          <w:szCs w:val="24"/>
          <w:rtl w:val="0"/>
        </w:rPr>
        <w:t xml:space="preserve"> some </w:t>
      </w:r>
      <w:ins w:author="Ryo Shibata" w:id="85" w:date="2023-04-21T20:35:19Z">
        <w:r w:rsidDel="00000000" w:rsidR="00000000" w:rsidRPr="00000000">
          <w:rPr>
            <w:rFonts w:ascii="Times New Roman" w:cs="Times New Roman" w:eastAsia="Times New Roman" w:hAnsi="Times New Roman"/>
            <w:sz w:val="24"/>
            <w:szCs w:val="24"/>
            <w:rtl w:val="0"/>
          </w:rPr>
          <w:t xml:space="preserve">significant</w:t>
        </w:r>
      </w:ins>
      <w:del w:author="Ryo Shibata" w:id="85" w:date="2023-04-21T20:35:19Z">
        <w:r w:rsidDel="00000000" w:rsidR="00000000" w:rsidRPr="00000000">
          <w:rPr>
            <w:rFonts w:ascii="Times New Roman" w:cs="Times New Roman" w:eastAsia="Times New Roman" w:hAnsi="Times New Roman"/>
            <w:sz w:val="24"/>
            <w:szCs w:val="24"/>
            <w:rtl w:val="0"/>
          </w:rPr>
          <w:delText xml:space="preserve">great</w:delText>
        </w:r>
      </w:del>
      <w:r w:rsidDel="00000000" w:rsidR="00000000" w:rsidRPr="00000000">
        <w:rPr>
          <w:rFonts w:ascii="Times New Roman" w:cs="Times New Roman" w:eastAsia="Times New Roman" w:hAnsi="Times New Roman"/>
          <w:sz w:val="24"/>
          <w:szCs w:val="24"/>
          <w:rtl w:val="0"/>
        </w:rPr>
        <w:t xml:space="preserve"> increment</w:t>
      </w:r>
      <w:ins w:author="Ryo Shibata" w:id="86" w:date="2023-04-21T20:35:22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in terms of ECI. Most importantly, the higher the budget is, the greater the ECI will be. This means that in both short term and long term, Saudi Arabia still has great room to improve. For the cases of 5, 10</w:t>
      </w:r>
      <w:ins w:author="Ryo Shibata" w:id="87" w:date="2023-04-21T20:35:29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15 percent </w:t>
      </w:r>
      <w:del w:author="Ryo Shibata" w:id="88" w:date="2023-04-21T20:35:35Z">
        <w:r w:rsidDel="00000000" w:rsidR="00000000" w:rsidRPr="00000000">
          <w:rPr>
            <w:rFonts w:ascii="Times New Roman" w:cs="Times New Roman" w:eastAsia="Times New Roman" w:hAnsi="Times New Roman"/>
            <w:sz w:val="24"/>
            <w:szCs w:val="24"/>
            <w:rtl w:val="0"/>
          </w:rPr>
          <w:delText xml:space="preserve">of </w:delText>
        </w:r>
      </w:del>
      <w:r w:rsidDel="00000000" w:rsidR="00000000" w:rsidRPr="00000000">
        <w:rPr>
          <w:rFonts w:ascii="Times New Roman" w:cs="Times New Roman" w:eastAsia="Times New Roman" w:hAnsi="Times New Roman"/>
          <w:sz w:val="24"/>
          <w:szCs w:val="24"/>
          <w:rtl w:val="0"/>
        </w:rPr>
        <w:t xml:space="preserve">growth, ECI increment is similar, which is attributed to fundamental products, for example, </w:t>
      </w:r>
      <w:ins w:author="Ryo Shibata" w:id="89" w:date="2023-04-21T20:35:42Z">
        <w:r w:rsidDel="00000000" w:rsidR="00000000" w:rsidRPr="00000000">
          <w:rPr>
            <w:rFonts w:ascii="Times New Roman" w:cs="Times New Roman" w:eastAsia="Times New Roman" w:hAnsi="Times New Roman"/>
            <w:sz w:val="24"/>
            <w:szCs w:val="24"/>
            <w:rtl w:val="0"/>
          </w:rPr>
          <w:t xml:space="preserve">A</w:t>
        </w:r>
      </w:ins>
      <w:del w:author="Ryo Shibata" w:id="89" w:date="2023-04-21T20:35:42Z">
        <w:r w:rsidDel="00000000" w:rsidR="00000000" w:rsidRPr="00000000">
          <w:rPr>
            <w:rFonts w:ascii="Times New Roman" w:cs="Times New Roman" w:eastAsia="Times New Roman" w:hAnsi="Times New Roman"/>
            <w:sz w:val="24"/>
            <w:szCs w:val="24"/>
            <w:rtl w:val="0"/>
          </w:rPr>
          <w:delText xml:space="preserve">a</w:delText>
        </w:r>
      </w:del>
      <w:r w:rsidDel="00000000" w:rsidR="00000000" w:rsidRPr="00000000">
        <w:rPr>
          <w:rFonts w:ascii="Times New Roman" w:cs="Times New Roman" w:eastAsia="Times New Roman" w:hAnsi="Times New Roman"/>
          <w:sz w:val="24"/>
          <w:szCs w:val="24"/>
          <w:rtl w:val="0"/>
        </w:rPr>
        <w:t xml:space="preserve">nimals and </w:t>
      </w:r>
      <w:ins w:author="Ryo Shibata" w:id="90" w:date="2023-04-21T20:35:44Z">
        <w:r w:rsidDel="00000000" w:rsidR="00000000" w:rsidRPr="00000000">
          <w:rPr>
            <w:rFonts w:ascii="Times New Roman" w:cs="Times New Roman" w:eastAsia="Times New Roman" w:hAnsi="Times New Roman"/>
            <w:sz w:val="24"/>
            <w:szCs w:val="24"/>
            <w:rtl w:val="0"/>
          </w:rPr>
          <w:t xml:space="preserve">B</w:t>
        </w:r>
      </w:ins>
      <w:del w:author="Ryo Shibata" w:id="90" w:date="2023-04-21T20:35:44Z">
        <w:r w:rsidDel="00000000" w:rsidR="00000000" w:rsidRPr="00000000">
          <w:rPr>
            <w:rFonts w:ascii="Times New Roman" w:cs="Times New Roman" w:eastAsia="Times New Roman" w:hAnsi="Times New Roman"/>
            <w:sz w:val="24"/>
            <w:szCs w:val="24"/>
            <w:rtl w:val="0"/>
          </w:rPr>
          <w:delText xml:space="preserve">b</w:delText>
        </w:r>
      </w:del>
      <w:r w:rsidDel="00000000" w:rsidR="00000000" w:rsidRPr="00000000">
        <w:rPr>
          <w:rFonts w:ascii="Times New Roman" w:cs="Times New Roman" w:eastAsia="Times New Roman" w:hAnsi="Times New Roman"/>
          <w:sz w:val="24"/>
          <w:szCs w:val="24"/>
          <w:rtl w:val="0"/>
        </w:rPr>
        <w:t xml:space="preserve">y-products. Most importantly, for 20% of export growth, </w:t>
      </w:r>
      <w:ins w:author="Ryo Shibata" w:id="91" w:date="2023-04-21T20:35:54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development of </w:t>
      </w:r>
      <w:ins w:author="Ryo Shibata" w:id="92" w:date="2023-04-21T20:35:49Z">
        <w:r w:rsidDel="00000000" w:rsidR="00000000" w:rsidRPr="00000000">
          <w:rPr>
            <w:rFonts w:ascii="Times New Roman" w:cs="Times New Roman" w:eastAsia="Times New Roman" w:hAnsi="Times New Roman"/>
            <w:sz w:val="24"/>
            <w:szCs w:val="24"/>
            <w:rtl w:val="0"/>
          </w:rPr>
          <w:t xml:space="preserve">M</w:t>
        </w:r>
      </w:ins>
      <w:del w:author="Ryo Shibata" w:id="92" w:date="2023-04-21T20:35:49Z">
        <w:r w:rsidDel="00000000" w:rsidR="00000000" w:rsidRPr="00000000">
          <w:rPr>
            <w:rFonts w:ascii="Times New Roman" w:cs="Times New Roman" w:eastAsia="Times New Roman" w:hAnsi="Times New Roman"/>
            <w:sz w:val="24"/>
            <w:szCs w:val="24"/>
            <w:rtl w:val="0"/>
          </w:rPr>
          <w:delText xml:space="preserve">m</w:delText>
        </w:r>
      </w:del>
      <w:r w:rsidDel="00000000" w:rsidR="00000000" w:rsidRPr="00000000">
        <w:rPr>
          <w:rFonts w:ascii="Times New Roman" w:cs="Times New Roman" w:eastAsia="Times New Roman" w:hAnsi="Times New Roman"/>
          <w:sz w:val="24"/>
          <w:szCs w:val="24"/>
          <w:rtl w:val="0"/>
        </w:rPr>
        <w:t xml:space="preserve">achinery makes a </w:t>
      </w:r>
      <w:ins w:author="Ryo Shibata" w:id="93" w:date="2023-04-21T20:36:08Z">
        <w:r w:rsidDel="00000000" w:rsidR="00000000" w:rsidRPr="00000000">
          <w:rPr>
            <w:rFonts w:ascii="Times New Roman" w:cs="Times New Roman" w:eastAsia="Times New Roman" w:hAnsi="Times New Roman"/>
            <w:sz w:val="24"/>
            <w:szCs w:val="24"/>
            <w:rtl w:val="0"/>
          </w:rPr>
          <w:t xml:space="preserve">significant</w:t>
        </w:r>
      </w:ins>
      <w:del w:author="Ryo Shibata" w:id="93" w:date="2023-04-21T20:36:08Z">
        <w:r w:rsidDel="00000000" w:rsidR="00000000" w:rsidRPr="00000000">
          <w:rPr>
            <w:rFonts w:ascii="Times New Roman" w:cs="Times New Roman" w:eastAsia="Times New Roman" w:hAnsi="Times New Roman"/>
            <w:sz w:val="24"/>
            <w:szCs w:val="24"/>
            <w:rtl w:val="0"/>
          </w:rPr>
          <w:delText xml:space="preserve">great</w:delText>
        </w:r>
      </w:del>
      <w:r w:rsidDel="00000000" w:rsidR="00000000" w:rsidRPr="00000000">
        <w:rPr>
          <w:rFonts w:ascii="Times New Roman" w:cs="Times New Roman" w:eastAsia="Times New Roman" w:hAnsi="Times New Roman"/>
          <w:sz w:val="24"/>
          <w:szCs w:val="24"/>
          <w:rtl w:val="0"/>
        </w:rPr>
        <w:t xml:space="preserve"> increase in ECI. Therefore, for future strategy, Saudi Arabia should prioritize </w:t>
      </w:r>
      <w:ins w:author="Ryo Shibata" w:id="94" w:date="2023-04-21T20:36:21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development of </w:t>
      </w:r>
      <w:ins w:author="Ryo Shibata" w:id="95" w:date="2023-04-21T20:36:24Z">
        <w:r w:rsidDel="00000000" w:rsidR="00000000" w:rsidRPr="00000000">
          <w:rPr>
            <w:rFonts w:ascii="Times New Roman" w:cs="Times New Roman" w:eastAsia="Times New Roman" w:hAnsi="Times New Roman"/>
            <w:sz w:val="24"/>
            <w:szCs w:val="24"/>
            <w:rtl w:val="0"/>
          </w:rPr>
          <w:t xml:space="preserve">D</w:t>
        </w:r>
      </w:ins>
      <w:del w:author="Ryo Shibata" w:id="95" w:date="2023-04-21T20:36:24Z">
        <w:r w:rsidDel="00000000" w:rsidR="00000000" w:rsidRPr="00000000">
          <w:rPr>
            <w:rFonts w:ascii="Times New Roman" w:cs="Times New Roman" w:eastAsia="Times New Roman" w:hAnsi="Times New Roman"/>
            <w:sz w:val="24"/>
            <w:szCs w:val="24"/>
            <w:rtl w:val="0"/>
          </w:rPr>
          <w:delText xml:space="preserve">d</w:delText>
        </w:r>
      </w:del>
      <w:r w:rsidDel="00000000" w:rsidR="00000000" w:rsidRPr="00000000">
        <w:rPr>
          <w:rFonts w:ascii="Times New Roman" w:cs="Times New Roman" w:eastAsia="Times New Roman" w:hAnsi="Times New Roman"/>
          <w:sz w:val="24"/>
          <w:szCs w:val="24"/>
          <w:rtl w:val="0"/>
        </w:rPr>
        <w:t xml:space="preserve">aily </w:t>
      </w:r>
      <w:ins w:author="Ryo Shibata" w:id="96" w:date="2023-04-21T20:36:26Z">
        <w:r w:rsidDel="00000000" w:rsidR="00000000" w:rsidRPr="00000000">
          <w:rPr>
            <w:rFonts w:ascii="Times New Roman" w:cs="Times New Roman" w:eastAsia="Times New Roman" w:hAnsi="Times New Roman"/>
            <w:sz w:val="24"/>
            <w:szCs w:val="24"/>
            <w:rtl w:val="0"/>
          </w:rPr>
          <w:t xml:space="preserve">I</w:t>
        </w:r>
      </w:ins>
      <w:del w:author="Ryo Shibata" w:id="96" w:date="2023-04-21T20:36:26Z">
        <w:r w:rsidDel="00000000" w:rsidR="00000000" w:rsidRPr="00000000">
          <w:rPr>
            <w:rFonts w:ascii="Times New Roman" w:cs="Times New Roman" w:eastAsia="Times New Roman" w:hAnsi="Times New Roman"/>
            <w:sz w:val="24"/>
            <w:szCs w:val="24"/>
            <w:rtl w:val="0"/>
          </w:rPr>
          <w:delText xml:space="preserve">i</w:delText>
        </w:r>
      </w:del>
      <w:r w:rsidDel="00000000" w:rsidR="00000000" w:rsidRPr="00000000">
        <w:rPr>
          <w:rFonts w:ascii="Times New Roman" w:cs="Times New Roman" w:eastAsia="Times New Roman" w:hAnsi="Times New Roman"/>
          <w:sz w:val="24"/>
          <w:szCs w:val="24"/>
          <w:rtl w:val="0"/>
        </w:rPr>
        <w:t xml:space="preserve">nstrument</w:t>
      </w:r>
      <w:ins w:author="Ryo Shibata" w:id="97" w:date="2023-04-21T20:36:28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first, and then </w:t>
      </w:r>
      <w:ins w:author="Ryo Shibata" w:id="98" w:date="2023-04-21T20:36:29Z">
        <w:r w:rsidDel="00000000" w:rsidR="00000000" w:rsidRPr="00000000">
          <w:rPr>
            <w:rFonts w:ascii="Times New Roman" w:cs="Times New Roman" w:eastAsia="Times New Roman" w:hAnsi="Times New Roman"/>
            <w:sz w:val="24"/>
            <w:szCs w:val="24"/>
            <w:rtl w:val="0"/>
          </w:rPr>
          <w:t xml:space="preserve">M</w:t>
        </w:r>
      </w:ins>
      <w:del w:author="Ryo Shibata" w:id="98" w:date="2023-04-21T20:36:29Z">
        <w:r w:rsidDel="00000000" w:rsidR="00000000" w:rsidRPr="00000000">
          <w:rPr>
            <w:rFonts w:ascii="Times New Roman" w:cs="Times New Roman" w:eastAsia="Times New Roman" w:hAnsi="Times New Roman"/>
            <w:sz w:val="24"/>
            <w:szCs w:val="24"/>
            <w:rtl w:val="0"/>
          </w:rPr>
          <w:delText xml:space="preserve">m</w:delText>
        </w:r>
      </w:del>
      <w:r w:rsidDel="00000000" w:rsidR="00000000" w:rsidRPr="00000000">
        <w:rPr>
          <w:rFonts w:ascii="Times New Roman" w:cs="Times New Roman" w:eastAsia="Times New Roman" w:hAnsi="Times New Roman"/>
          <w:sz w:val="24"/>
          <w:szCs w:val="24"/>
          <w:rtl w:val="0"/>
        </w:rPr>
        <w:t xml:space="preserve">achinery and </w:t>
      </w:r>
      <w:ins w:author="Ryo Shibata" w:id="99" w:date="2023-04-21T20:36:32Z">
        <w:r w:rsidDel="00000000" w:rsidR="00000000" w:rsidRPr="00000000">
          <w:rPr>
            <w:rFonts w:ascii="Times New Roman" w:cs="Times New Roman" w:eastAsia="Times New Roman" w:hAnsi="Times New Roman"/>
            <w:sz w:val="24"/>
            <w:szCs w:val="24"/>
            <w:rtl w:val="0"/>
          </w:rPr>
          <w:t xml:space="preserve">C</w:t>
        </w:r>
      </w:ins>
      <w:del w:author="Ryo Shibata" w:id="99" w:date="2023-04-21T20:36:32Z">
        <w:r w:rsidDel="00000000" w:rsidR="00000000" w:rsidRPr="00000000">
          <w:rPr>
            <w:rFonts w:ascii="Times New Roman" w:cs="Times New Roman" w:eastAsia="Times New Roman" w:hAnsi="Times New Roman"/>
            <w:sz w:val="24"/>
            <w:szCs w:val="24"/>
            <w:rtl w:val="0"/>
          </w:rPr>
          <w:delText xml:space="preserve">c</w:delText>
        </w:r>
      </w:del>
      <w:r w:rsidDel="00000000" w:rsidR="00000000" w:rsidRPr="00000000">
        <w:rPr>
          <w:rFonts w:ascii="Times New Roman" w:cs="Times New Roman" w:eastAsia="Times New Roman" w:hAnsi="Times New Roman"/>
          <w:sz w:val="24"/>
          <w:szCs w:val="24"/>
          <w:rtl w:val="0"/>
        </w:rPr>
        <w:t xml:space="preserve">onstruction, in order to optimize ECI.</w:t>
      </w:r>
    </w:p>
    <w:p w:rsidR="00000000" w:rsidDel="00000000" w:rsidP="00000000" w:rsidRDefault="00000000" w:rsidRPr="00000000" w14:paraId="000000F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82800"/>
            <wp:effectExtent b="0" l="0" r="0" t="0"/>
            <wp:docPr id="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146300"/>
            <wp:effectExtent b="0" l="0" r="0" t="0"/>
            <wp:docPr id="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600200"/>
            <wp:effectExtent b="0" l="0" r="0" t="0"/>
            <wp:docPr id="11"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w:t>
      </w:r>
    </w:p>
    <w:p w:rsidR="00000000" w:rsidDel="00000000" w:rsidP="00000000" w:rsidRDefault="00000000" w:rsidRPr="00000000" w14:paraId="0000010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w:t>
      </w:r>
      <w:ins w:author="Ryo Shibata" w:id="100" w:date="2023-04-21T20:36:40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our broad aim is to understand how sensitive Saudi Arabia is to changes in export</w:t>
      </w:r>
      <w:ins w:author="Ryo Shibata" w:id="101" w:date="2023-04-21T20:36:43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102" w:date="2023-04-21T20:36:49Z">
        <w:r w:rsidDel="00000000" w:rsidR="00000000" w:rsidRPr="00000000">
          <w:rPr>
            <w:rFonts w:ascii="Times New Roman" w:cs="Times New Roman" w:eastAsia="Times New Roman" w:hAnsi="Times New Roman"/>
            <w:sz w:val="24"/>
            <w:szCs w:val="24"/>
            <w:rtl w:val="0"/>
          </w:rPr>
          <w:t xml:space="preserve">-</w:t>
        </w:r>
      </w:ins>
      <w:del w:author="Ryo Shibata" w:id="102" w:date="2023-04-21T20:36:49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specific sensitivity. To this end, we have developed two categories of sensitivity analysis.</w:t>
      </w:r>
    </w:p>
    <w:p w:rsidR="00000000" w:rsidDel="00000000" w:rsidP="00000000" w:rsidRDefault="00000000" w:rsidRPr="00000000" w14:paraId="00000106">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0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w:t>
      </w:r>
      <w:ins w:author="Ryo Shibata" w:id="103" w:date="2023-04-21T20:36:53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shocking methodology to increment or decrement an industry’s export level by a certain percentage and recalculate the ECI</w:t>
      </w:r>
      <w:ins w:author="Ryo Shibata" w:id="104" w:date="2023-04-21T20:36:56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08">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w:t>
      </w:r>
      <w:ins w:author="Ryo Shibata" w:id="105" w:date="2023-04-21T20:37:07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in which export numbers are shocked upwards per industry. The X-axis is in terms of percentage shock per current dollar value of export. The Y-axis is the recalculated ECI level post-shocking. The second chart follows the same format</w:t>
      </w:r>
      <w:ins w:author="Ryo Shibata" w:id="106" w:date="2023-04-21T20:37:1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except the X-axis represents negative shocking. In other words, exports for each industry are decremented</w:t>
      </w:r>
      <w:ins w:author="Ryo Shibata" w:id="107" w:date="2023-04-21T20:37:17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the ECI is accordingly recomputed. The final two sensitivity graphs show the same results using 2013 data. Below is an example of an ECI sensitivity graph.</w:t>
      </w:r>
    </w:p>
    <w:p w:rsidR="00000000" w:rsidDel="00000000" w:rsidP="00000000" w:rsidRDefault="00000000" w:rsidRPr="00000000" w14:paraId="0000010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2" name="image3.jpg"/>
            <a:graphic>
              <a:graphicData uri="http://schemas.openxmlformats.org/drawingml/2006/picture">
                <pic:pic>
                  <pic:nvPicPr>
                    <pic:cNvPr id="0" name="image3.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Example 2018 (Incremental ECI Sensitivity)</w:t>
      </w:r>
      <w:r w:rsidDel="00000000" w:rsidR="00000000" w:rsidRPr="00000000">
        <w:rPr>
          <w:rtl w:val="0"/>
        </w:rPr>
      </w:r>
    </w:p>
    <w:p w:rsidR="00000000" w:rsidDel="00000000" w:rsidP="00000000" w:rsidRDefault="00000000" w:rsidRPr="00000000" w14:paraId="0000010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0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t>
      </w:r>
      <w:ins w:author="Ryo Shibata" w:id="108" w:date="2023-04-21T20:37:22Z">
        <w:r w:rsidDel="00000000" w:rsidR="00000000" w:rsidRPr="00000000">
          <w:rPr>
            <w:rFonts w:ascii="Times New Roman" w:cs="Times New Roman" w:eastAsia="Times New Roman" w:hAnsi="Times New Roman"/>
            <w:sz w:val="24"/>
            <w:szCs w:val="24"/>
            <w:rtl w:val="0"/>
          </w:rPr>
          <w:t xml:space="preserve">are</w:t>
        </w:r>
      </w:ins>
      <w:del w:author="Ryo Shibata" w:id="108" w:date="2023-04-21T20:37:22Z">
        <w:r w:rsidDel="00000000" w:rsidR="00000000" w:rsidRPr="00000000">
          <w:rPr>
            <w:rFonts w:ascii="Times New Roman" w:cs="Times New Roman" w:eastAsia="Times New Roman" w:hAnsi="Times New Roman"/>
            <w:sz w:val="24"/>
            <w:szCs w:val="24"/>
            <w:rtl w:val="0"/>
          </w:rPr>
          <w:delText xml:space="preserve">is</w:delText>
        </w:r>
      </w:del>
      <w:r w:rsidDel="00000000" w:rsidR="00000000" w:rsidRPr="00000000">
        <w:rPr>
          <w:rFonts w:ascii="Times New Roman" w:cs="Times New Roman" w:eastAsia="Times New Roman" w:hAnsi="Times New Roman"/>
          <w:sz w:val="24"/>
          <w:szCs w:val="24"/>
          <w:rtl w:val="0"/>
        </w:rPr>
        <w:t xml:space="preserve"> Saudi Arabia’s 2018 ECI Sensitivity Charts. Firstly</w:t>
      </w:r>
      <w:ins w:author="Ryo Shibata" w:id="109" w:date="2023-04-21T20:37:2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in the positive chart, we notice that </w:t>
      </w:r>
      <w:ins w:author="Ryo Shibata" w:id="110" w:date="2023-04-21T20:37:33Z">
        <w:r w:rsidDel="00000000" w:rsidR="00000000" w:rsidRPr="00000000">
          <w:rPr>
            <w:rFonts w:ascii="Times New Roman" w:cs="Times New Roman" w:eastAsia="Times New Roman" w:hAnsi="Times New Roman"/>
            <w:sz w:val="24"/>
            <w:szCs w:val="24"/>
            <w:rtl w:val="0"/>
          </w:rPr>
          <w:t xml:space="preserve">an </w:t>
        </w:r>
      </w:ins>
      <w:r w:rsidDel="00000000" w:rsidR="00000000" w:rsidRPr="00000000">
        <w:rPr>
          <w:rFonts w:ascii="Times New Roman" w:cs="Times New Roman" w:eastAsia="Times New Roman" w:hAnsi="Times New Roman"/>
          <w:sz w:val="24"/>
          <w:szCs w:val="24"/>
          <w:rtl w:val="0"/>
        </w:rPr>
        <w:t xml:space="preserve">increase in exports of any industry does not result in ECI gains. We do see that increasing export of Services and Utilities leads to a quite drastic decrease in ECI. Thus</w:t>
      </w:r>
      <w:ins w:author="Ryo Shibata" w:id="111" w:date="2023-04-21T20:37:37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this industry is one that Saudi Arabia</w:t>
      </w:r>
      <w:ins w:author="Ryo Shibata" w:id="112" w:date="2023-04-21T20:37:40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in the optimal case</w:t>
      </w:r>
      <w:ins w:author="Ryo Shibata" w:id="113" w:date="2023-04-21T20:37:4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would not seek to expand. </w:t>
      </w:r>
    </w:p>
    <w:p w:rsidR="00000000" w:rsidDel="00000000" w:rsidP="00000000" w:rsidRDefault="00000000" w:rsidRPr="00000000" w14:paraId="000001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w:t>
      </w:r>
      <w:ins w:author="Ryo Shibata" w:id="114" w:date="2023-04-21T20:37:51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we consider Saudi Arabia’s 2018 Negative Shock chart. We can see</w:t>
      </w:r>
      <w:ins w:author="Ryo Shibata" w:id="115" w:date="2023-04-21T20:37:5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similar to the positive shocking chart</w:t>
      </w:r>
      <w:ins w:author="Ryo Shibata" w:id="116" w:date="2023-04-21T20:37:58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decreasing exports in Services and Utilities seem to result in large ECI gains. Saudi Arabia is fairly insensitive to the majority of the other industries. </w:t>
      </w:r>
    </w:p>
    <w:p w:rsidR="00000000" w:rsidDel="00000000" w:rsidP="00000000" w:rsidRDefault="00000000" w:rsidRPr="00000000" w14:paraId="0000011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76844" cy="2652713"/>
            <wp:effectExtent b="0" l="0" r="0" t="0"/>
            <wp:docPr id="4" name="image14.jpg"/>
            <a:graphic>
              <a:graphicData uri="http://schemas.openxmlformats.org/drawingml/2006/picture">
                <pic:pic>
                  <pic:nvPicPr>
                    <pic:cNvPr id="0" name="image14.jpg"/>
                    <pic:cNvPicPr preferRelativeResize="0"/>
                  </pic:nvPicPr>
                  <pic:blipFill>
                    <a:blip r:embed="rId27"/>
                    <a:srcRect b="1917" l="0" r="0" t="0"/>
                    <a:stretch>
                      <a:fillRect/>
                    </a:stretch>
                  </pic:blipFill>
                  <pic:spPr>
                    <a:xfrm>
                      <a:off x="0" y="0"/>
                      <a:ext cx="5376844"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Saudi Arabia 2018 (Incremental ECI Sensitivity)</w:t>
      </w:r>
      <w:r w:rsidDel="00000000" w:rsidR="00000000" w:rsidRPr="00000000">
        <w:rPr>
          <w:rtl w:val="0"/>
        </w:rPr>
      </w:r>
    </w:p>
    <w:p w:rsidR="00000000" w:rsidDel="00000000" w:rsidP="00000000" w:rsidRDefault="00000000" w:rsidRPr="00000000" w14:paraId="00000115">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40490" cy="2709863"/>
            <wp:effectExtent b="0" l="0" r="0" t="0"/>
            <wp:docPr id="6"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5440490"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Saudi Arabia 2018 (Decremental </w:t>
      </w:r>
      <w:del w:author="Ryo Shibata" w:id="117" w:date="2023-04-21T20:28:42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ECI Sensitivity)</w:t>
      </w:r>
      <w:r w:rsidDel="00000000" w:rsidR="00000000" w:rsidRPr="00000000">
        <w:rPr>
          <w:rtl w:val="0"/>
        </w:rPr>
      </w:r>
    </w:p>
    <w:p w:rsidR="00000000" w:rsidDel="00000000" w:rsidP="00000000" w:rsidRDefault="00000000" w:rsidRPr="00000000" w14:paraId="0000011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w:t>
      </w:r>
      <w:ins w:author="Ryo Shibata" w:id="118" w:date="2023-04-21T20:38:0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we consider the 2013 ECI Sensitivity graphs. We see that in the positive shocking case</w:t>
      </w:r>
      <w:ins w:author="Ryo Shibata" w:id="119" w:date="2023-04-21T20:38:12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again, an increase in exports of any industry does not result in ECI gains. However</w:t>
      </w:r>
      <w:ins w:author="Ryo Shibata" w:id="120" w:date="2023-04-21T20:38:1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unlike the 2018 case</w:t>
      </w:r>
      <w:ins w:author="Ryo Shibata" w:id="121" w:date="2023-04-21T20:38:18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Saudi Arabia is highly sensitive to the Energy and Drilling Industry as compared to Services and Utilities. </w:t>
      </w:r>
    </w:p>
    <w:p w:rsidR="00000000" w:rsidDel="00000000" w:rsidP="00000000" w:rsidRDefault="00000000" w:rsidRPr="00000000" w14:paraId="0000011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In the 2013 negative shocking case, we see that again Saudi Arabia is less sensitive to Services and Utilities and is rather highly sensitive to drawdowns in Raw Manufacturing and Chemicals. Drawdowns in Raw Manufacturing as small as 10% can set off a plummeting ECI</w:t>
      </w:r>
      <w:ins w:author="Ryo Shibata" w:id="122" w:date="2023-04-21T20:38:23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t>
      </w:r>
      <w:del w:author="Ryo Shibata" w:id="123" w:date="2023-04-21T20:38:24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while drawdowns of around 50% are needed to see the same effect in Chemicals. </w:t>
      </w:r>
      <w:r w:rsidDel="00000000" w:rsidR="00000000" w:rsidRPr="00000000">
        <w:rPr>
          <w:rtl w:val="0"/>
        </w:rPr>
      </w:r>
    </w:p>
    <w:p w:rsidR="00000000" w:rsidDel="00000000" w:rsidP="00000000" w:rsidRDefault="00000000" w:rsidRPr="00000000" w14:paraId="0000011D">
      <w:pPr>
        <w:pageBreakBefore w:val="0"/>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76825" cy="2578423"/>
            <wp:effectExtent b="0" l="0" r="0" t="0"/>
            <wp:docPr id="18" name="image11.jpg"/>
            <a:graphic>
              <a:graphicData uri="http://schemas.openxmlformats.org/drawingml/2006/picture">
                <pic:pic>
                  <pic:nvPicPr>
                    <pic:cNvPr id="0" name="image11.jpg"/>
                    <pic:cNvPicPr preferRelativeResize="0"/>
                  </pic:nvPicPr>
                  <pic:blipFill>
                    <a:blip r:embed="rId29"/>
                    <a:srcRect b="0" l="0" r="0" t="0"/>
                    <a:stretch>
                      <a:fillRect/>
                    </a:stretch>
                  </pic:blipFill>
                  <pic:spPr>
                    <a:xfrm>
                      <a:off x="0" y="0"/>
                      <a:ext cx="5076825" cy="257842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Saudi Arabia 2013 (Incremental ECI Sensitivity)</w:t>
      </w:r>
    </w:p>
    <w:p w:rsidR="00000000" w:rsidDel="00000000" w:rsidP="00000000" w:rsidRDefault="00000000" w:rsidRPr="00000000" w14:paraId="00000120">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86388" cy="2757978"/>
            <wp:effectExtent b="0" l="0" r="0" t="0"/>
            <wp:docPr id="15" name="image13.jpg"/>
            <a:graphic>
              <a:graphicData uri="http://schemas.openxmlformats.org/drawingml/2006/picture">
                <pic:pic>
                  <pic:nvPicPr>
                    <pic:cNvPr id="0" name="image13.jpg"/>
                    <pic:cNvPicPr preferRelativeResize="0"/>
                  </pic:nvPicPr>
                  <pic:blipFill>
                    <a:blip r:embed="rId30"/>
                    <a:srcRect b="0" l="0" r="0" t="0"/>
                    <a:stretch>
                      <a:fillRect/>
                    </a:stretch>
                  </pic:blipFill>
                  <pic:spPr>
                    <a:xfrm>
                      <a:off x="0" y="0"/>
                      <a:ext cx="5386388" cy="275797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Saudi Arabia 2013 (Decremental </w:t>
      </w:r>
      <w:del w:author="Ryo Shibata" w:id="124" w:date="2023-04-21T20:29:25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ECI Sensitivity)</w:t>
      </w:r>
    </w:p>
    <w:p w:rsidR="00000000" w:rsidDel="00000000" w:rsidP="00000000" w:rsidRDefault="00000000" w:rsidRPr="00000000" w14:paraId="0000012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2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2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w:t>
      </w:r>
      <w:ins w:author="Ryo Shibata" w:id="125" w:date="2023-04-21T20:42:26Z">
        <w:r w:rsidDel="00000000" w:rsidR="00000000" w:rsidRPr="00000000">
          <w:rPr>
            <w:rFonts w:ascii="Times New Roman" w:cs="Times New Roman" w:eastAsia="Times New Roman" w:hAnsi="Times New Roman"/>
            <w:sz w:val="24"/>
            <w:szCs w:val="24"/>
            <w:rtl w:val="0"/>
          </w:rPr>
          <w:t xml:space="preserve">the</w:t>
        </w:r>
      </w:ins>
      <w:del w:author="Ryo Shibata" w:id="125" w:date="2023-04-21T20:42:26Z">
        <w:r w:rsidDel="00000000" w:rsidR="00000000" w:rsidRPr="00000000">
          <w:rPr>
            <w:rFonts w:ascii="Times New Roman" w:cs="Times New Roman" w:eastAsia="Times New Roman" w:hAnsi="Times New Roman"/>
            <w:sz w:val="24"/>
            <w:szCs w:val="24"/>
            <w:rtl w:val="0"/>
          </w:rPr>
          <w:delText xml:space="preserve">such</w:delText>
        </w:r>
      </w:del>
      <w:r w:rsidDel="00000000" w:rsidR="00000000" w:rsidRPr="00000000">
        <w:rPr>
          <w:rFonts w:ascii="Times New Roman" w:cs="Times New Roman" w:eastAsia="Times New Roman" w:hAnsi="Times New Roman"/>
          <w:sz w:val="24"/>
          <w:szCs w:val="24"/>
          <w:rtl w:val="0"/>
        </w:rPr>
        <w:t xml:space="preserve">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2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2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3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19"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3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13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Saudi Arabia and Its Implications</w:t>
      </w:r>
    </w:p>
    <w:p w:rsidR="00000000" w:rsidDel="00000000" w:rsidP="00000000" w:rsidRDefault="00000000" w:rsidRPr="00000000" w14:paraId="0000013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Saudi Arabia, for instance, has a particularly low level of structural optimality as compared with its emerging peers. As the regression in Figure 7 suggests (the orange curve represents export increase and the blue curve stands for opportunity gain of the corresponding industry), Saudi Arabia demonstrates a low level of correlation with the suggested developmental path, having an adjusted R-square of merely -5.9%. Saudi Arabia ranks </w:t>
      </w:r>
      <w:del w:author="Ryo Shibata" w:id="126" w:date="2023-04-21T20:42:45Z">
        <w:r w:rsidDel="00000000" w:rsidR="00000000" w:rsidRPr="00000000">
          <w:rPr>
            <w:rFonts w:ascii="Times New Roman" w:cs="Times New Roman" w:eastAsia="Times New Roman" w:hAnsi="Times New Roman"/>
            <w:sz w:val="24"/>
            <w:szCs w:val="24"/>
            <w:rtl w:val="0"/>
          </w:rPr>
          <w:delText xml:space="preserve">the</w:delText>
        </w:r>
      </w:del>
      <w:r w:rsidDel="00000000" w:rsidR="00000000" w:rsidRPr="00000000">
        <w:rPr>
          <w:rFonts w:ascii="Times New Roman" w:cs="Times New Roman" w:eastAsia="Times New Roman" w:hAnsi="Times New Roman"/>
          <w:sz w:val="24"/>
          <w:szCs w:val="24"/>
          <w:rtl w:val="0"/>
        </w:rPr>
        <w:t xml:space="preserve"> 102</w:t>
      </w:r>
      <w:ins w:author="Ryo Shibata" w:id="127" w:date="2023-04-21T20:42:47Z">
        <w:r w:rsidDel="00000000" w:rsidR="00000000" w:rsidRPr="00000000">
          <w:rPr>
            <w:rFonts w:ascii="Times New Roman" w:cs="Times New Roman" w:eastAsia="Times New Roman" w:hAnsi="Times New Roman"/>
            <w:sz w:val="24"/>
            <w:szCs w:val="24"/>
            <w:vertAlign w:val="superscript"/>
            <w:rtl w:val="0"/>
            <w:rPrChange w:author="Ryo Shibata" w:id="128" w:date="2023-04-21T20:42:47Z">
              <w:rPr>
                <w:rFonts w:ascii="Times New Roman" w:cs="Times New Roman" w:eastAsia="Times New Roman" w:hAnsi="Times New Roman"/>
                <w:sz w:val="24"/>
                <w:szCs w:val="24"/>
              </w:rPr>
            </w:rPrChange>
          </w:rPr>
          <w:t xml:space="preserve">nd</w:t>
        </w:r>
      </w:ins>
      <w:del w:author="Ryo Shibata" w:id="127" w:date="2023-04-21T20:42:47Z">
        <w:r w:rsidDel="00000000" w:rsidR="00000000" w:rsidRPr="00000000">
          <w:rPr>
            <w:rFonts w:ascii="Times New Roman" w:cs="Times New Roman" w:eastAsia="Times New Roman" w:hAnsi="Times New Roman"/>
            <w:sz w:val="24"/>
            <w:szCs w:val="24"/>
            <w:vertAlign w:val="superscript"/>
            <w:rtl w:val="0"/>
          </w:rPr>
          <w:delText xml:space="preserve">th</w:delText>
        </w:r>
      </w:del>
      <w:r w:rsidDel="00000000" w:rsidR="00000000" w:rsidRPr="00000000">
        <w:rPr>
          <w:rFonts w:ascii="Times New Roman" w:cs="Times New Roman" w:eastAsia="Times New Roman" w:hAnsi="Times New Roman"/>
          <w:sz w:val="24"/>
          <w:szCs w:val="24"/>
          <w:rtl w:val="0"/>
        </w:rPr>
        <w:t xml:space="preserve"> place among all countries in terms of SOI and has a 5-year GDP growth rate of 20.7% from 2013 to 2018, which is faster than the prediction by regression result in Figure 6 and thus may not be sustainable in the long run. These data points are very similar to those of the UAE. This is in direct contrast to emerging economies such as Turkey, where there is high SOI of around 21.8% and a corresponding GDP growth of 36.7% from 2013 to 2018, making it one of the fastest developing economies during the period. In sum, Saudi Arabia’s mismatched development strategy may pose a concern for its development in the long run. Specifically, Saudi Arabia invested little in most industries, except Services and Utilities. </w:t>
      </w:r>
    </w:p>
    <w:p w:rsidR="00000000" w:rsidDel="00000000" w:rsidP="00000000" w:rsidRDefault="00000000" w:rsidRPr="00000000" w14:paraId="0000013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2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Saudi Arabia (2013-2018)</w:t>
      </w:r>
      <w:r w:rsidDel="00000000" w:rsidR="00000000" w:rsidRPr="00000000">
        <w:rPr>
          <w:rtl w:val="0"/>
        </w:rPr>
      </w:r>
    </w:p>
    <w:p w:rsidR="00000000" w:rsidDel="00000000" w:rsidP="00000000" w:rsidRDefault="00000000" w:rsidRPr="00000000" w14:paraId="0000013C">
      <w:pPr>
        <w:pageBreakBefore w:val="0"/>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3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Saudi Arabia has demonstrated a low level of economic growth in terms of GDP during the period from 2013 to 2018, concurrent with a stagnation in economic complexity as compared with other major </w:t>
      </w:r>
      <w:ins w:author="Ryo Shibata" w:id="129" w:date="2023-04-21T20:43:00Z">
        <w:r w:rsidDel="00000000" w:rsidR="00000000" w:rsidRPr="00000000">
          <w:rPr>
            <w:rFonts w:ascii="Times New Roman" w:cs="Times New Roman" w:eastAsia="Times New Roman" w:hAnsi="Times New Roman"/>
            <w:sz w:val="24"/>
            <w:szCs w:val="24"/>
            <w:rtl w:val="0"/>
          </w:rPr>
          <w:t xml:space="preserve">Middle Eastern</w:t>
        </w:r>
      </w:ins>
      <w:del w:author="Ryo Shibata" w:id="129" w:date="2023-04-21T20:43:00Z">
        <w:r w:rsidDel="00000000" w:rsidR="00000000" w:rsidRPr="00000000">
          <w:rPr>
            <w:rFonts w:ascii="Times New Roman" w:cs="Times New Roman" w:eastAsia="Times New Roman" w:hAnsi="Times New Roman"/>
            <w:sz w:val="24"/>
            <w:szCs w:val="24"/>
            <w:rtl w:val="0"/>
          </w:rPr>
          <w:delText xml:space="preserve">African</w:delText>
        </w:r>
      </w:del>
      <w:r w:rsidDel="00000000" w:rsidR="00000000" w:rsidRPr="00000000">
        <w:rPr>
          <w:rFonts w:ascii="Times New Roman" w:cs="Times New Roman" w:eastAsia="Times New Roman" w:hAnsi="Times New Roman"/>
          <w:sz w:val="24"/>
          <w:szCs w:val="24"/>
          <w:rtl w:val="0"/>
        </w:rPr>
        <w:t xml:space="preserve"> economies. </w:t>
      </w:r>
    </w:p>
    <w:p w:rsidR="00000000" w:rsidDel="00000000" w:rsidP="00000000" w:rsidRDefault="00000000" w:rsidRPr="00000000" w14:paraId="0000014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Saudi Arabia on the industry group level. The product classification system we adopt allows us to measure the realized industry development for various industry groups and to observe that Saudi Arabia invested heavily in developing Machinery and Construction, Textiles and Daily Instruments during the period, while its emerging peers and developed economies around the globe have adopted much more complex and progressive paths.</w:t>
      </w:r>
    </w:p>
    <w:p w:rsidR="00000000" w:rsidDel="00000000" w:rsidP="00000000" w:rsidRDefault="00000000" w:rsidRPr="00000000" w14:paraId="0000014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Saudi Arabia can further its gains by prioritizing Services and Utilities, and Wood Products. We further note that Saudi Arabia has a slightly mismatched development strategy that indicates a moderate level of structural optimality on the complexity level, having an adjusted R-square of around -5.9%. Since a significant positive correlation exists between five-year GDP growth and the structural optimality index of an economy as we define and calculate, Saudi Arabia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4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4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4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4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4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4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5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5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5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r w:rsidDel="00000000" w:rsidR="00000000" w:rsidRPr="00000000">
        <w:rPr>
          <w:rtl w:val="0"/>
        </w:rPr>
      </w:r>
    </w:p>
    <w:sectPr>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3.jpg"/><Relationship Id="rId21" Type="http://schemas.openxmlformats.org/officeDocument/2006/relationships/image" Target="media/image19.png"/><Relationship Id="rId24" Type="http://schemas.openxmlformats.org/officeDocument/2006/relationships/image" Target="media/image20.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jpg"/><Relationship Id="rId25" Type="http://schemas.openxmlformats.org/officeDocument/2006/relationships/image" Target="media/image8.jpg"/><Relationship Id="rId28" Type="http://schemas.openxmlformats.org/officeDocument/2006/relationships/image" Target="media/image16.jp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1.jpg"/><Relationship Id="rId7" Type="http://schemas.openxmlformats.org/officeDocument/2006/relationships/image" Target="media/image27.png"/><Relationship Id="rId8" Type="http://schemas.openxmlformats.org/officeDocument/2006/relationships/image" Target="media/image25.png"/><Relationship Id="rId31" Type="http://schemas.openxmlformats.org/officeDocument/2006/relationships/image" Target="media/image2.png"/><Relationship Id="rId30" Type="http://schemas.openxmlformats.org/officeDocument/2006/relationships/image" Target="media/image13.jpg"/><Relationship Id="rId11" Type="http://schemas.openxmlformats.org/officeDocument/2006/relationships/image" Target="media/image12.png"/><Relationship Id="rId33" Type="http://schemas.openxmlformats.org/officeDocument/2006/relationships/footer" Target="footer1.xml"/><Relationship Id="rId10" Type="http://schemas.openxmlformats.org/officeDocument/2006/relationships/image" Target="media/image22.png"/><Relationship Id="rId32" Type="http://schemas.openxmlformats.org/officeDocument/2006/relationships/image" Target="media/image6.png"/><Relationship Id="rId13" Type="http://schemas.openxmlformats.org/officeDocument/2006/relationships/image" Target="media/image26.jpg"/><Relationship Id="rId12" Type="http://schemas.openxmlformats.org/officeDocument/2006/relationships/image" Target="media/image21.jpg"/><Relationship Id="rId15" Type="http://schemas.openxmlformats.org/officeDocument/2006/relationships/image" Target="media/image15.png"/><Relationship Id="rId14" Type="http://schemas.openxmlformats.org/officeDocument/2006/relationships/image" Target="media/image5.jp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7.jp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