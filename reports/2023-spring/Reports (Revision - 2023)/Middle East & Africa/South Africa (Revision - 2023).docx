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6" name="image23.png"/>
            <a:graphic>
              <a:graphicData uri="http://schemas.openxmlformats.org/drawingml/2006/picture">
                <pic:pic>
                  <pic:nvPicPr>
                    <pic:cNvPr id="0" name="image23.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South Africa</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South Africa</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0"/>
          <w:bCs w:val="0"/>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South Africa went through during the period from 2013 to 2018. Specifically, we dive into the topic through a macroeconomic overview of South Africa from the perspective of Gross Domestic Product (GDP) and Economic Complexity Index (ECI), which reflect countries’ production capability and production structure, respectively. We find that during the period of our interest, South Africa demonstrated a low level of economic growth with an annual GDP growth rate of -0.8%, concurrent with a decrease in economic complexity as compared with other major economies in Africa.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economic progress during the period, we believe, can be partially explained through analysis of the economic and product complexity structure of South Africa on the industry group level. The product classification system we adopt allows us to measure the realized industry development for various industry groups and to observe that South Africa invested heavily in developing Services and Utilities, Weapons</w:t>
      </w:r>
      <w:ins w:author="Ryo Shibata" w:id="0" w:date="2023-04-22T00:53:53Z">
        <w:r w:rsidDel="00000000" w:rsidR="00000000" w:rsidRPr="00000000">
          <w:rPr>
            <w:rtl w:val="0"/>
          </w:rPr>
          <w:t xml:space="preserve">,</w:t>
        </w:r>
      </w:ins>
      <w:r w:rsidDel="00000000" w:rsidR="00000000" w:rsidRPr="00000000">
        <w:rPr>
          <w:rtl w:val="0"/>
        </w:rPr>
        <w:t xml:space="preserve"> and Metals industry groups during the period, while its emerging peers and developed economies around the globe have adopted much more complex and progressive paths.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South Africa can further its gains by prioritizing Chemical Manufacturing and Raw Manufacturing. We further note that South Africa has an ill-matched development strategy that indicates a particularly low level of structural optimality on the complexity level, having an adjusted R-square of merely 1.8%. Since a significant positive correlation exists between five-year GDP growth and the structural optimality index of an economy as we define and calculate, South Africa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South Africa went through during the period from 2013 to 2018. Specifically, we dive into the topic through a macroeconomic overview of South Africa from the perspective of Gross Domestic Product (GDP) and Economic Complexity Index (ECI), which reflect countries’ production capability and production structure, respectively. We then analyze the industrial framework and changes of South Africa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South Africa,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As the 3</w:t>
      </w:r>
      <w:r w:rsidDel="00000000" w:rsidR="00000000" w:rsidRPr="00000000">
        <w:rPr>
          <w:vertAlign w:val="superscript"/>
          <w:rtl w:val="0"/>
        </w:rPr>
        <w:t xml:space="preserve">rd</w:t>
      </w:r>
      <w:r w:rsidDel="00000000" w:rsidR="00000000" w:rsidRPr="00000000">
        <w:rPr>
          <w:rtl w:val="0"/>
        </w:rPr>
        <w:t xml:space="preserve"> largest economy in Africa by GDP, South Africa </w:t>
      </w:r>
      <w:ins w:author="Ryo Shibata" w:id="1" w:date="2023-04-22T00:54:50Z">
        <w:r w:rsidDel="00000000" w:rsidR="00000000" w:rsidRPr="00000000">
          <w:rPr>
            <w:rtl w:val="0"/>
          </w:rPr>
          <w:t xml:space="preserve">had</w:t>
        </w:r>
      </w:ins>
      <w:del w:author="Ryo Shibata" w:id="1" w:date="2023-04-22T00:54:50Z">
        <w:r w:rsidDel="00000000" w:rsidR="00000000" w:rsidRPr="00000000">
          <w:rPr>
            <w:rtl w:val="0"/>
          </w:rPr>
          <w:delText xml:space="preserve">has</w:delText>
        </w:r>
      </w:del>
      <w:r w:rsidDel="00000000" w:rsidR="00000000" w:rsidRPr="00000000">
        <w:rPr>
          <w:rtl w:val="0"/>
        </w:rPr>
        <w:t xml:space="preserve"> a GDP of 366 billion USD in 2013 and 368 billion USD in 2018, exhibiting a promising level of economic output. Figure 1 illustrates the time-series GDP results for top African countries from 1999-2018, and South Africa ranks among its counterparts as a major African economy. However, the period from 2013 to 2018 seems to be a rather stagnant period for South Africa in terms of GDP growth as compared with its emerging peers. During the six years, South Africa exhibited an annual GDP growth of -0.8%, far below the annual growth rate of the other five leading African economies, which have </w:t>
      </w:r>
      <w:del w:author="Ryo Shibata" w:id="2" w:date="2023-04-22T00:54:57Z">
        <w:r w:rsidDel="00000000" w:rsidR="00000000" w:rsidRPr="00000000">
          <w:rPr>
            <w:rtl w:val="0"/>
          </w:rPr>
          <w:delText xml:space="preserve">a</w:delText>
        </w:r>
      </w:del>
      <w:r w:rsidDel="00000000" w:rsidR="00000000" w:rsidRPr="00000000">
        <w:rPr>
          <w:rtl w:val="0"/>
        </w:rPr>
        <w:t xml:space="preserve"> arithmetic annual average growth rates of 0.2%. The lack of economic growth during the period, we believe, can be reflected through changes in ECI and PCI, and can be further explained by mismatched production strategies adopted by South Africa during the period, which we will expand </w:t>
      </w:r>
      <w:ins w:author="Ryo Shibata" w:id="3" w:date="2023-04-22T00:55:13Z">
        <w:r w:rsidDel="00000000" w:rsidR="00000000" w:rsidRPr="00000000">
          <w:rPr>
            <w:rtl w:val="0"/>
          </w:rPr>
          <w:t xml:space="preserve">on in</w:t>
        </w:r>
      </w:ins>
      <w:del w:author="Ryo Shibata" w:id="3" w:date="2023-04-22T00:55:13Z">
        <w:r w:rsidDel="00000000" w:rsidR="00000000" w:rsidRPr="00000000">
          <w:rPr>
            <w:rtl w:val="0"/>
          </w:rPr>
          <w:delText xml:space="preserve">at</w:delText>
        </w:r>
      </w:del>
      <w:r w:rsidDel="00000000" w:rsidR="00000000" w:rsidRPr="00000000">
        <w:rPr>
          <w:rtl w:val="0"/>
        </w:rPr>
        <w:t xml:space="preserve"> the later stage</w:t>
      </w:r>
      <w:ins w:author="Ryo Shibata" w:id="4" w:date="2023-04-22T00:55:17Z">
        <w:r w:rsidDel="00000000" w:rsidR="00000000" w:rsidRPr="00000000">
          <w:rPr>
            <w:rtl w:val="0"/>
          </w:rPr>
          <w:t xml:space="preserve">s</w:t>
        </w:r>
      </w:ins>
      <w:r w:rsidDel="00000000" w:rsidR="00000000" w:rsidRPr="00000000">
        <w:rPr>
          <w:rtl w:val="0"/>
        </w:rPr>
        <w:t xml:space="preserve"> of the report.</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5897569" cy="2576513"/>
            <wp:effectExtent b="12700" l="12700" r="12700" t="12700"/>
            <wp:docPr id="24"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897569" cy="25765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t xml:space="preserve">Figure 1: GDP Comparison Among Major African Economies</w:t>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2">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pattern for South Africa. As illustrated in </w:t>
      </w:r>
      <w:del w:author="Ryo Shibata" w:id="5" w:date="2023-04-22T00:55:23Z">
        <w:r w:rsidDel="00000000" w:rsidR="00000000" w:rsidRPr="00000000">
          <w:rPr>
            <w:rtl w:val="0"/>
          </w:rPr>
          <w:delText xml:space="preserve">the</w:delText>
        </w:r>
      </w:del>
      <w:r w:rsidDel="00000000" w:rsidR="00000000" w:rsidRPr="00000000">
        <w:rPr>
          <w:rtl w:val="0"/>
        </w:rPr>
        <w:t xml:space="preserve"> Figure 2 below, South Africa exhibits a mild increase in terms of its production capability from 2013 to 2018, as measured by ECI, which remained negative over the six years. This is in direct contrast to countries such as Tunisia, which demonstrates </w:t>
      </w:r>
      <w:ins w:author="Ryo Shibata" w:id="6" w:date="2023-04-22T00:55:28Z">
        <w:r w:rsidDel="00000000" w:rsidR="00000000" w:rsidRPr="00000000">
          <w:rPr>
            <w:rtl w:val="0"/>
          </w:rPr>
          <w:t xml:space="preserve">an </w:t>
        </w:r>
      </w:ins>
      <w:r w:rsidDel="00000000" w:rsidR="00000000" w:rsidRPr="00000000">
        <w:rPr>
          <w:rtl w:val="0"/>
        </w:rPr>
        <w:t xml:space="preserve">overwhelming advantage over South Africa for growth in both </w:t>
      </w:r>
      <w:del w:author="Ryo Shibata" w:id="7" w:date="2023-04-22T00:55:36Z">
        <w:r w:rsidDel="00000000" w:rsidR="00000000" w:rsidRPr="00000000">
          <w:rPr>
            <w:rtl w:val="0"/>
          </w:rPr>
          <w:delText xml:space="preserve">the </w:delText>
        </w:r>
      </w:del>
      <w:r w:rsidDel="00000000" w:rsidR="00000000" w:rsidRPr="00000000">
        <w:rPr>
          <w:rtl w:val="0"/>
        </w:rPr>
        <w:t xml:space="preserve">GDP and </w:t>
      </w:r>
      <w:del w:author="Ryo Shibata" w:id="8" w:date="2023-04-22T00:55:39Z">
        <w:r w:rsidDel="00000000" w:rsidR="00000000" w:rsidRPr="00000000">
          <w:rPr>
            <w:rtl w:val="0"/>
          </w:rPr>
          <w:delText xml:space="preserve">the </w:delText>
        </w:r>
      </w:del>
      <w:r w:rsidDel="00000000" w:rsidR="00000000" w:rsidRPr="00000000">
        <w:rPr>
          <w:rtl w:val="0"/>
        </w:rPr>
        <w:t xml:space="preserve">ECI indicators. </w:t>
      </w:r>
    </w:p>
    <w:p w:rsidR="00000000" w:rsidDel="00000000" w:rsidP="00000000" w:rsidRDefault="00000000" w:rsidRPr="00000000" w14:paraId="00000023">
      <w:pPr>
        <w:pageBreakBefore w:val="0"/>
        <w:jc w:val="both"/>
        <w:rPr/>
      </w:pPr>
      <w:r w:rsidDel="00000000" w:rsidR="00000000" w:rsidRPr="00000000">
        <w:rPr>
          <w:rtl w:val="0"/>
        </w:rPr>
      </w:r>
    </w:p>
    <w:p w:rsidR="00000000" w:rsidDel="00000000" w:rsidP="00000000" w:rsidRDefault="00000000" w:rsidRPr="00000000" w14:paraId="00000024">
      <w:pPr>
        <w:pageBreakBefore w:val="0"/>
        <w:jc w:val="both"/>
        <w:rPr/>
      </w:pPr>
      <w:r w:rsidDel="00000000" w:rsidR="00000000" w:rsidRPr="00000000">
        <w:rPr/>
        <w:drawing>
          <wp:inline distB="114300" distT="114300" distL="114300" distR="114300">
            <wp:extent cx="2793657" cy="1824038"/>
            <wp:effectExtent b="12700" l="12700" r="12700" t="12700"/>
            <wp:docPr id="12"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2793657" cy="1824038"/>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652713" cy="1826776"/>
            <wp:effectExtent b="12700" l="12700" r="12700" t="12700"/>
            <wp:docPr id="17"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2652713" cy="18267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Figure 2: ECI Comparison                            Figure 3: GDP and ECI (South Africa)</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t xml:space="preserve">Figure 3 offers a further comparison of GDP and ECI over the time span from 2013 to 2018 for South Africa. The lack of increase in GDP during this period is accompanied by a similarly significant low level of ECI, indic</w:t>
      </w:r>
      <w:ins w:author="Ryo Shibata" w:id="9" w:date="2023-04-22T00:55:55Z">
        <w:r w:rsidDel="00000000" w:rsidR="00000000" w:rsidRPr="00000000">
          <w:rPr>
            <w:rtl w:val="0"/>
          </w:rPr>
          <w:t xml:space="preserve">a</w:t>
        </w:r>
      </w:ins>
      <w:r w:rsidDel="00000000" w:rsidR="00000000" w:rsidRPr="00000000">
        <w:rPr>
          <w:rtl w:val="0"/>
        </w:rPr>
        <w:t xml:space="preserve">ting the potential that the mild economic stagnation experienced by South Africa during the period from 2013 to 2018 might be attributed to its low ECI, or the ineffectiveness of the country in developing a competitive product space that helps to accumulate </w:t>
      </w:r>
      <w:ins w:author="Ryo Shibata" w:id="10" w:date="2023-04-22T00:56:01Z">
        <w:r w:rsidDel="00000000" w:rsidR="00000000" w:rsidRPr="00000000">
          <w:rPr>
            <w:rtl w:val="0"/>
          </w:rPr>
          <w:t xml:space="preserve">complex</w:t>
        </w:r>
      </w:ins>
      <w:del w:author="Ryo Shibata" w:id="10" w:date="2023-04-22T00:56:01Z">
        <w:r w:rsidDel="00000000" w:rsidR="00000000" w:rsidRPr="00000000">
          <w:rPr>
            <w:rtl w:val="0"/>
          </w:rPr>
          <w:delText xml:space="preserve">complicate</w:delText>
        </w:r>
      </w:del>
      <w:r w:rsidDel="00000000" w:rsidR="00000000" w:rsidRPr="00000000">
        <w:rPr>
          <w:rtl w:val="0"/>
        </w:rPr>
        <w:t xml:space="preserve">d knowledge and technology. In order to provide a more concrete answer to why this has happened, we will dive into an analysis of South Africa’s production structure and its product space designs in the next few chapters. </w:t>
      </w:r>
    </w:p>
    <w:p w:rsidR="00000000" w:rsidDel="00000000" w:rsidP="00000000" w:rsidRDefault="00000000" w:rsidRPr="00000000" w14:paraId="00000029">
      <w:pPr>
        <w:pageBreakBefore w:val="0"/>
        <w:jc w:val="both"/>
        <w:rPr>
          <w:b w:val="1"/>
          <w:bCs w:val="1"/>
        </w:rPr>
      </w:pPr>
      <w:r w:rsidDel="00000000" w:rsidR="00000000" w:rsidRPr="00000000">
        <w:rPr>
          <w:rtl w:val="0"/>
        </w:rPr>
      </w:r>
    </w:p>
    <w:p w:rsidR="00000000" w:rsidDel="00000000" w:rsidP="00000000" w:rsidRDefault="00000000" w:rsidRPr="00000000" w14:paraId="0000002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C">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2D">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w:t>
      </w:r>
      <w:ins w:author="Ryo Shibata" w:id="11" w:date="2023-04-22T00:56:11Z">
        <w:r w:rsidDel="00000000" w:rsidR="00000000" w:rsidRPr="00000000">
          <w:rPr>
            <w:rtl w:val="0"/>
          </w:rPr>
          <w:t xml:space="preserve">,</w:t>
        </w:r>
      </w:ins>
      <w:r w:rsidDel="00000000" w:rsidR="00000000" w:rsidRPr="00000000">
        <w:rPr>
          <w:rtl w:val="0"/>
        </w:rPr>
        <w:t xml:space="preserve">000 categories of products. In order to have a holistic vision of the product space of a country, however, a level of categorization is required. Products in our data source are label</w:t>
      </w:r>
      <w:del w:author="Ryo Shibata" w:id="12" w:date="2023-04-22T00:56:45Z">
        <w:r w:rsidDel="00000000" w:rsidR="00000000" w:rsidRPr="00000000">
          <w:rPr>
            <w:rtl w:val="0"/>
          </w:rPr>
          <w:delText xml:space="preserve">l</w:delText>
        </w:r>
      </w:del>
      <w:r w:rsidDel="00000000" w:rsidR="00000000" w:rsidRPr="00000000">
        <w:rPr>
          <w:rtl w:val="0"/>
        </w:rPr>
        <w:t xml:space="preserve">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0">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1">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2">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3">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4">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5">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1">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4D">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7">
      <w:pPr>
        <w:pageBreakBefore w:val="0"/>
        <w:jc w:val="both"/>
        <w:rPr/>
      </w:pPr>
      <w:r w:rsidDel="00000000" w:rsidR="00000000" w:rsidRPr="00000000">
        <w:rPr>
          <w:rtl w:val="0"/>
        </w:rPr>
      </w:r>
    </w:p>
    <w:p w:rsidR="00000000" w:rsidDel="00000000" w:rsidP="00000000" w:rsidRDefault="00000000" w:rsidRPr="00000000" w14:paraId="00000058">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9">
      <w:pPr>
        <w:pageBreakBefore w:val="0"/>
        <w:jc w:val="both"/>
        <w:rPr/>
      </w:pPr>
      <w:r w:rsidDel="00000000" w:rsidR="00000000" w:rsidRPr="00000000">
        <w:rPr>
          <w:rtl w:val="0"/>
        </w:rPr>
      </w:r>
    </w:p>
    <w:p w:rsidR="00000000" w:rsidDel="00000000" w:rsidP="00000000" w:rsidRDefault="00000000" w:rsidRPr="00000000" w14:paraId="0000005A">
      <w:pPr>
        <w:pageBreakBefore w:val="0"/>
        <w:jc w:val="both"/>
        <w:rPr/>
      </w:pPr>
      <w:r w:rsidDel="00000000" w:rsidR="00000000" w:rsidRPr="00000000">
        <w:rPr>
          <w:rtl w:val="0"/>
        </w:rPr>
        <w:t xml:space="preserve">We further observe a positive correlation between </w:t>
      </w:r>
      <w:del w:author="Ryo Shibata" w:id="13" w:date="2023-04-22T00:56:57Z">
        <w:r w:rsidDel="00000000" w:rsidR="00000000" w:rsidRPr="00000000">
          <w:rPr>
            <w:rtl w:val="0"/>
          </w:rPr>
          <w:delText xml:space="preserve">the </w:delText>
        </w:r>
      </w:del>
      <w:r w:rsidDel="00000000" w:rsidR="00000000" w:rsidRPr="00000000">
        <w:rPr>
          <w:rtl w:val="0"/>
        </w:rPr>
        <w:t xml:space="preserve">GDP and the export of High-complexity Products. A higher adjusted R-square exists between GDP and High-complexity Products exports, indicating that more successful economi</w:t>
      </w:r>
      <w:ins w:author="Ryo Shibata" w:id="14" w:date="2023-04-22T00:57:00Z">
        <w:r w:rsidDel="00000000" w:rsidR="00000000" w:rsidRPr="00000000">
          <w:rPr>
            <w:rtl w:val="0"/>
          </w:rPr>
          <w:t xml:space="preserve">e</w:t>
        </w:r>
      </w:ins>
      <w:del w:author="Ryo Shibata" w:id="14" w:date="2023-04-22T00:57:00Z">
        <w:r w:rsidDel="00000000" w:rsidR="00000000" w:rsidRPr="00000000">
          <w:rPr>
            <w:rtl w:val="0"/>
          </w:rPr>
          <w:delText xml:space="preserve">c</w:delText>
        </w:r>
      </w:del>
      <w:r w:rsidDel="00000000" w:rsidR="00000000" w:rsidRPr="00000000">
        <w:rPr>
          <w:rtl w:val="0"/>
        </w:rPr>
        <w:t xml:space="preserve">s, as measured by GDP, tend to be those that are capable of producing and exporting High-complexity Products as we define them. </w:t>
      </w:r>
      <w:del w:author="Ryo Shibata" w:id="15" w:date="2023-04-22T00:57:04Z">
        <w:r w:rsidDel="00000000" w:rsidR="00000000" w:rsidRPr="00000000">
          <w:rPr>
            <w:rtl w:val="0"/>
          </w:rPr>
          <w:delText xml:space="preserve">The </w:delText>
        </w:r>
      </w:del>
      <w:r w:rsidDel="00000000" w:rsidR="00000000" w:rsidRPr="00000000">
        <w:rPr>
          <w:rtl w:val="0"/>
        </w:rPr>
        <w:t xml:space="preserve">Figure</w:t>
      </w:r>
      <w:ins w:author="Ryo Shibata" w:id="16" w:date="2023-04-22T00:57:05Z">
        <w:r w:rsidDel="00000000" w:rsidR="00000000" w:rsidRPr="00000000">
          <w:rPr>
            <w:rtl w:val="0"/>
          </w:rPr>
          <w:t xml:space="preserve">s</w:t>
        </w:r>
      </w:ins>
      <w:r w:rsidDel="00000000" w:rsidR="00000000" w:rsidRPr="00000000">
        <w:rPr>
          <w:rtl w:val="0"/>
        </w:rPr>
        <w:t xml:space="preserve"> 3 and 4 show the OLS results in a universe of 107 and 21 typical countries</w:t>
      </w:r>
      <w:ins w:author="Ryo Shibata" w:id="17" w:date="2023-04-22T00:57:08Z">
        <w:r w:rsidDel="00000000" w:rsidR="00000000" w:rsidRPr="00000000">
          <w:rPr>
            <w:rtl w:val="0"/>
          </w:rPr>
          <w:t xml:space="preserve">,</w:t>
        </w:r>
      </w:ins>
      <w:r w:rsidDel="00000000" w:rsidR="00000000" w:rsidRPr="00000000">
        <w:rPr>
          <w:rtl w:val="0"/>
        </w:rPr>
        <w:t xml:space="preserve"> respectively.</w:t>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D">
            <w:pPr>
              <w:pageBreakBefore w:val="0"/>
              <w:jc w:val="center"/>
              <w:rPr/>
            </w:pPr>
            <w:r w:rsidDel="00000000" w:rsidR="00000000" w:rsidRPr="00000000">
              <w:rPr>
                <w:rtl w:val="0"/>
              </w:rPr>
            </w:r>
          </w:p>
        </w:tc>
        <w:tc>
          <w:tcPr/>
          <w:p w:rsidR="00000000" w:rsidDel="00000000" w:rsidP="00000000" w:rsidRDefault="00000000" w:rsidRPr="00000000" w14:paraId="0000005E">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F">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0">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1">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2">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3">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4">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6">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7">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107</w:t>
            </w:r>
          </w:p>
        </w:tc>
      </w:tr>
    </w:tbl>
    <w:p w:rsidR="00000000" w:rsidDel="00000000" w:rsidP="00000000" w:rsidRDefault="00000000" w:rsidRPr="00000000" w14:paraId="0000006D">
      <w:pPr>
        <w:pageBreakBefore w:val="0"/>
        <w:jc w:val="center"/>
        <w:rPr/>
      </w:pPr>
      <w:r w:rsidDel="00000000" w:rsidR="00000000" w:rsidRPr="00000000">
        <w:rPr>
          <w:rtl w:val="0"/>
        </w:rPr>
      </w:r>
    </w:p>
    <w:p w:rsidR="00000000" w:rsidDel="00000000" w:rsidP="00000000" w:rsidRDefault="00000000" w:rsidRPr="00000000" w14:paraId="0000006E">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6F">
      <w:pPr>
        <w:pageBreakBefore w:val="0"/>
        <w:jc w:val="both"/>
        <w:rPr/>
      </w:pPr>
      <w:r w:rsidDel="00000000" w:rsidR="00000000" w:rsidRPr="00000000">
        <w:rPr>
          <w:rtl w:val="0"/>
        </w:rPr>
      </w:r>
    </w:p>
    <w:p w:rsidR="00000000" w:rsidDel="00000000" w:rsidP="00000000" w:rsidRDefault="00000000" w:rsidRPr="00000000" w14:paraId="00000070">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1">
            <w:pPr>
              <w:pageBreakBefore w:val="0"/>
              <w:jc w:val="center"/>
              <w:rPr/>
            </w:pPr>
            <w:r w:rsidDel="00000000" w:rsidR="00000000" w:rsidRPr="00000000">
              <w:rPr>
                <w:rtl w:val="0"/>
              </w:rPr>
            </w:r>
          </w:p>
        </w:tc>
        <w:tc>
          <w:tcPr/>
          <w:p w:rsidR="00000000" w:rsidDel="00000000" w:rsidP="00000000" w:rsidRDefault="00000000" w:rsidRPr="00000000" w14:paraId="0000007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6">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7">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8">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A">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B">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21</w:t>
            </w:r>
          </w:p>
        </w:tc>
      </w:tr>
    </w:tbl>
    <w:p w:rsidR="00000000" w:rsidDel="00000000" w:rsidP="00000000" w:rsidRDefault="00000000" w:rsidRPr="00000000" w14:paraId="00000081">
      <w:pPr>
        <w:pageBreakBefore w:val="0"/>
        <w:jc w:val="center"/>
        <w:rPr/>
      </w:pPr>
      <w:r w:rsidDel="00000000" w:rsidR="00000000" w:rsidRPr="00000000">
        <w:rPr>
          <w:rtl w:val="0"/>
        </w:rPr>
      </w:r>
    </w:p>
    <w:p w:rsidR="00000000" w:rsidDel="00000000" w:rsidP="00000000" w:rsidRDefault="00000000" w:rsidRPr="00000000" w14:paraId="00000082">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3">
      <w:pPr>
        <w:pageBreakBefore w:val="0"/>
        <w:jc w:val="center"/>
        <w:rPr>
          <w:sz w:val="20"/>
          <w:szCs w:val="20"/>
        </w:rPr>
      </w:pPr>
      <w:r w:rsidDel="00000000" w:rsidR="00000000" w:rsidRPr="00000000">
        <w:rPr>
          <w:rtl w:val="0"/>
        </w:rPr>
      </w:r>
    </w:p>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both"/>
        <w:rPr>
          <w:b w:val="1"/>
          <w:bCs w:val="1"/>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7">
      <w:pPr>
        <w:pageBreakBefore w:val="0"/>
        <w:jc w:val="both"/>
        <w:rPr/>
      </w:pPr>
      <w:r w:rsidDel="00000000" w:rsidR="00000000" w:rsidRPr="00000000">
        <w:rPr>
          <w:rtl w:val="0"/>
        </w:rPr>
        <w:t xml:space="preserve">Based on the product categorization </w:t>
      </w:r>
      <w:ins w:author="Ryo Shibata" w:id="18" w:date="2023-04-22T01:01:44Z">
        <w:r w:rsidDel="00000000" w:rsidR="00000000" w:rsidRPr="00000000">
          <w:rPr>
            <w:rtl w:val="0"/>
          </w:rPr>
          <w:t xml:space="preserve">mentioned earlier</w:t>
        </w:r>
      </w:ins>
      <w:del w:author="Ryo Shibata" w:id="18" w:date="2023-04-22T01:01:44Z">
        <w:r w:rsidDel="00000000" w:rsidR="00000000" w:rsidRPr="00000000">
          <w:rPr>
            <w:rtl w:val="0"/>
          </w:rPr>
          <w:delText xml:space="preserve">aforementioned</w:delText>
        </w:r>
      </w:del>
      <w:r w:rsidDel="00000000" w:rsidR="00000000" w:rsidRPr="00000000">
        <w:rPr>
          <w:rtl w:val="0"/>
        </w:rPr>
        <w:t xml:space="preserve">, we aim to capture South Korea’s realized industry production strategy between 2013 and 2018 on a complexity level. In Hausmann and Hidalgo (2009), distance is defined </w:t>
      </w:r>
      <w:ins w:author="Ryo Shibata" w:id="19" w:date="2023-04-22T01:02:09Z">
        <w:r w:rsidDel="00000000" w:rsidR="00000000" w:rsidRPr="00000000">
          <w:rPr>
            <w:rtl w:val="0"/>
          </w:rPr>
          <w:t xml:space="preserve">as</w:t>
        </w:r>
      </w:ins>
      <w:del w:author="Ryo Shibata" w:id="19" w:date="2023-04-22T01:02:09Z">
        <w:r w:rsidDel="00000000" w:rsidR="00000000" w:rsidRPr="00000000">
          <w:rPr>
            <w:rtl w:val="0"/>
          </w:rPr>
          <w:delText xml:space="preserve">to be</w:delText>
        </w:r>
      </w:del>
      <w:r w:rsidDel="00000000" w:rsidR="00000000" w:rsidRPr="00000000">
        <w:rPr>
          <w:rtl w:val="0"/>
        </w:rPr>
        <w:t xml:space="preserv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w:t>
      </w:r>
      <w:ins w:author="Ryo Shibata" w:id="20" w:date="2023-04-22T01:02:16Z">
        <w:r w:rsidDel="00000000" w:rsidR="00000000" w:rsidRPr="00000000">
          <w:rPr>
            <w:rtl w:val="0"/>
          </w:rPr>
          <w:t xml:space="preserve">s</w:t>
        </w:r>
      </w:ins>
      <w:r w:rsidDel="00000000" w:rsidR="00000000" w:rsidRPr="00000000">
        <w:rPr>
          <w:rtl w:val="0"/>
        </w:rPr>
        <w:t xml:space="preserve"> us to calculate and compare </w:t>
      </w:r>
      <w:ins w:author="Ryo Shibata" w:id="21" w:date="2023-04-22T01:02:19Z">
        <w:r w:rsidDel="00000000" w:rsidR="00000000" w:rsidRPr="00000000">
          <w:rPr>
            <w:rtl w:val="0"/>
          </w:rPr>
          <w:t xml:space="preserve">the </w:t>
        </w:r>
      </w:ins>
      <w:r w:rsidDel="00000000" w:rsidR="00000000" w:rsidRPr="00000000">
        <w:rPr>
          <w:rtl w:val="0"/>
        </w:rPr>
        <w:t xml:space="preserve">RID of South Korea and the 18 product groups in 2013 and 2018 through subtraction, where a positive RID indicates a shortening of the distance (i.e., advancement of the industry), and a negative RID indicates the reverse. As ranked in Table 2, during the period from 2013 to 2018, South Korea has focused on products with a moderate level of complexity and those requiring intermediate skills. </w:t>
      </w:r>
    </w:p>
    <w:p w:rsidR="00000000" w:rsidDel="00000000" w:rsidP="00000000" w:rsidRDefault="00000000" w:rsidRPr="00000000" w14:paraId="00000088">
      <w:pPr>
        <w:pageBreakBefore w:val="0"/>
        <w:jc w:val="both"/>
        <w:rPr/>
      </w:pPr>
      <w:r w:rsidDel="00000000" w:rsidR="00000000" w:rsidRPr="00000000">
        <w:rPr>
          <w:rtl w:val="0"/>
        </w:rPr>
      </w:r>
    </w:p>
    <w:p w:rsidR="00000000" w:rsidDel="00000000" w:rsidP="00000000" w:rsidRDefault="00000000" w:rsidRPr="00000000" w14:paraId="00000089">
      <w:pPr>
        <w:pageBreakBefore w:val="0"/>
        <w:jc w:val="center"/>
        <w:rPr/>
      </w:pPr>
      <w:r w:rsidDel="00000000" w:rsidR="00000000" w:rsidRPr="00000000">
        <w:rPr/>
        <w:drawing>
          <wp:inline distB="114300" distT="114300" distL="114300" distR="114300">
            <wp:extent cx="5067300" cy="2552700"/>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673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jc w:val="center"/>
        <w:rPr/>
      </w:pPr>
      <w:r w:rsidDel="00000000" w:rsidR="00000000" w:rsidRPr="00000000">
        <w:rPr>
          <w:rtl w:val="0"/>
        </w:rPr>
        <w:t xml:space="preserve">Table 2: Realized Industry Development (RID) of South Korea</w:t>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D">
      <w:pPr>
        <w:pageBreakBefore w:val="0"/>
        <w:jc w:val="both"/>
        <w:rPr/>
      </w:pPr>
      <w:r w:rsidDel="00000000" w:rsidR="00000000" w:rsidRPr="00000000">
        <w:rPr>
          <w:rtl w:val="0"/>
        </w:rPr>
        <w:t xml:space="preserve">Table</w:t>
      </w:r>
      <w:ins w:author="Ryo Shibata" w:id="22" w:date="2023-04-22T01:02:24Z">
        <w:r w:rsidDel="00000000" w:rsidR="00000000" w:rsidRPr="00000000">
          <w:rPr>
            <w:rtl w:val="0"/>
          </w:rPr>
          <w:t xml:space="preserve">s</w:t>
        </w:r>
      </w:ins>
      <w:r w:rsidDel="00000000" w:rsidR="00000000" w:rsidRPr="00000000">
        <w:rPr>
          <w:rtl w:val="0"/>
        </w:rPr>
        <w:t xml:space="preserve"> 3 and 4 below summarize how the production strategy adopted by South Korea compares with leading economies and a selected group of emerging economies in the world, as measured in RID. It can be directly observed that South Korea focused on products with a lower complexity level</w:t>
      </w:r>
      <w:del w:author="Ryo Shibata" w:id="23" w:date="2023-04-22T01:02:28Z">
        <w:r w:rsidDel="00000000" w:rsidR="00000000" w:rsidRPr="00000000">
          <w:rPr>
            <w:rtl w:val="0"/>
          </w:rPr>
          <w:delText xml:space="preserve">,</w:delText>
        </w:r>
      </w:del>
      <w:r w:rsidDel="00000000" w:rsidR="00000000" w:rsidRPr="00000000">
        <w:rPr>
          <w:rtl w:val="0"/>
        </w:rPr>
        <w:t xml:space="preserve">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08E">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F">
            <w:pPr>
              <w:pageBreakBefore w:val="0"/>
              <w:jc w:val="both"/>
              <w:rPr/>
            </w:pPr>
            <w:r w:rsidDel="00000000" w:rsidR="00000000" w:rsidRPr="00000000">
              <w:rPr>
                <w:rtl w:val="0"/>
              </w:rPr>
              <w:t xml:space="preserve">Ranking</w:t>
            </w:r>
          </w:p>
        </w:tc>
        <w:tc>
          <w:tcPr/>
          <w:p w:rsidR="00000000" w:rsidDel="00000000" w:rsidP="00000000" w:rsidRDefault="00000000" w:rsidRPr="00000000" w14:paraId="00000090">
            <w:pPr>
              <w:pageBreakBefore w:val="0"/>
              <w:jc w:val="both"/>
              <w:rPr/>
            </w:pPr>
            <w:r w:rsidDel="00000000" w:rsidR="00000000" w:rsidRPr="00000000">
              <w:rPr>
                <w:rtl w:val="0"/>
              </w:rPr>
              <w:t xml:space="preserve">France</w:t>
            </w:r>
          </w:p>
        </w:tc>
        <w:tc>
          <w:tcPr/>
          <w:p w:rsidR="00000000" w:rsidDel="00000000" w:rsidP="00000000" w:rsidRDefault="00000000" w:rsidRPr="00000000" w14:paraId="00000091">
            <w:pPr>
              <w:pageBreakBefore w:val="0"/>
              <w:jc w:val="both"/>
              <w:rPr/>
            </w:pPr>
            <w:r w:rsidDel="00000000" w:rsidR="00000000" w:rsidRPr="00000000">
              <w:rPr>
                <w:rtl w:val="0"/>
              </w:rPr>
              <w:t xml:space="preserve">The United States</w:t>
            </w:r>
          </w:p>
        </w:tc>
        <w:tc>
          <w:tcPr/>
          <w:p w:rsidR="00000000" w:rsidDel="00000000" w:rsidP="00000000" w:rsidRDefault="00000000" w:rsidRPr="00000000" w14:paraId="00000092">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5">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7">
      <w:pPr>
        <w:pageBreakBefore w:val="0"/>
        <w:jc w:val="center"/>
        <w:rPr/>
      </w:pPr>
      <w:r w:rsidDel="00000000" w:rsidR="00000000" w:rsidRPr="00000000">
        <w:rPr>
          <w:rtl w:val="0"/>
        </w:rPr>
      </w:r>
    </w:p>
    <w:p w:rsidR="00000000" w:rsidDel="00000000" w:rsidP="00000000" w:rsidRDefault="00000000" w:rsidRPr="00000000" w14:paraId="000000A8">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9">
      <w:pPr>
        <w:pageBreakBefore w:val="0"/>
        <w:jc w:val="center"/>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B">
            <w:pPr>
              <w:pageBreakBefore w:val="0"/>
              <w:jc w:val="both"/>
              <w:rPr/>
            </w:pPr>
            <w:r w:rsidDel="00000000" w:rsidR="00000000" w:rsidRPr="00000000">
              <w:rPr>
                <w:rtl w:val="0"/>
              </w:rPr>
              <w:t xml:space="preserve">Ranking</w:t>
            </w:r>
          </w:p>
        </w:tc>
        <w:tc>
          <w:tcPr/>
          <w:p w:rsidR="00000000" w:rsidDel="00000000" w:rsidP="00000000" w:rsidRDefault="00000000" w:rsidRPr="00000000" w14:paraId="000000AC">
            <w:pPr>
              <w:pageBreakBefore w:val="0"/>
              <w:jc w:val="both"/>
              <w:rPr/>
            </w:pPr>
            <w:r w:rsidDel="00000000" w:rsidR="00000000" w:rsidRPr="00000000">
              <w:rPr>
                <w:rtl w:val="0"/>
              </w:rPr>
              <w:t xml:space="preserve">China</w:t>
            </w:r>
          </w:p>
        </w:tc>
        <w:tc>
          <w:tcPr/>
          <w:p w:rsidR="00000000" w:rsidDel="00000000" w:rsidP="00000000" w:rsidRDefault="00000000" w:rsidRPr="00000000" w14:paraId="000000AD">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AE">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AF">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0">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1">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5">
      <w:pPr>
        <w:pageBreakBefore w:val="0"/>
        <w:jc w:val="both"/>
        <w:rPr/>
      </w:pPr>
      <w:r w:rsidDel="00000000" w:rsidR="00000000" w:rsidRPr="00000000">
        <w:rPr>
          <w:rtl w:val="0"/>
        </w:rPr>
      </w:r>
    </w:p>
    <w:p w:rsidR="00000000" w:rsidDel="00000000" w:rsidP="00000000" w:rsidRDefault="00000000" w:rsidRPr="00000000" w14:paraId="000000C6">
      <w:pPr>
        <w:pageBreakBefore w:val="0"/>
        <w:jc w:val="both"/>
        <w:rPr>
          <w:rFonts w:ascii="Times" w:cs="Times" w:eastAsia="Times" w:hAnsi="Times"/>
          <w:b w:val="1"/>
          <w:bCs w:val="1"/>
          <w:sz w:val="28"/>
          <w:szCs w:val="28"/>
        </w:rPr>
      </w:pPr>
      <w:r w:rsidDel="00000000" w:rsidR="00000000" w:rsidRPr="00000000">
        <w:rPr>
          <w:rtl w:val="0"/>
        </w:rPr>
        <w:t xml:space="preserve">Table 4 further examines South Korea’s development strategy against those of emerging economies on a global scale. Reasonably, emerging economies such as China, South Korea, Singapore</w:t>
      </w:r>
      <w:ins w:author="Ryo Shibata" w:id="24" w:date="2023-04-22T01:02:37Z">
        <w:r w:rsidDel="00000000" w:rsidR="00000000" w:rsidRPr="00000000">
          <w:rPr>
            <w:rtl w:val="0"/>
          </w:rPr>
          <w:t xml:space="preserve">,</w:t>
        </w:r>
      </w:ins>
      <w:r w:rsidDel="00000000" w:rsidR="00000000" w:rsidRPr="00000000">
        <w:rPr>
          <w:rtl w:val="0"/>
        </w:rPr>
        <w:t xml:space="preserve"> and India have devoted the majority of their efforts into intermediate industry groups while developed economies </w:t>
      </w:r>
      <w:del w:author="Ryo Shibata" w:id="25" w:date="2023-04-22T01:02:48Z">
        <w:r w:rsidDel="00000000" w:rsidR="00000000" w:rsidRPr="00000000">
          <w:rPr>
            <w:rtl w:val="0"/>
          </w:rPr>
          <w:delText xml:space="preserve">such as South Korea </w:delText>
        </w:r>
      </w:del>
      <w:r w:rsidDel="00000000" w:rsidR="00000000" w:rsidRPr="00000000">
        <w:rPr>
          <w:rtl w:val="0"/>
        </w:rPr>
        <w:t xml:space="preserve">should have relied more on advanced industry groups. This trend holds true in general, regardless of the continent or the time period, and serves as an indicator for which phase of development a country is currently in</w:t>
      </w:r>
      <w:ins w:author="Ryo Shibata" w:id="26" w:date="2023-04-22T01:03:05Z">
        <w:r w:rsidDel="00000000" w:rsidR="00000000" w:rsidRPr="00000000">
          <w:rPr>
            <w:rtl w:val="0"/>
          </w:rPr>
          <w:t xml:space="preserve">,</w:t>
        </w:r>
      </w:ins>
      <w:r w:rsidDel="00000000" w:rsidR="00000000" w:rsidRPr="00000000">
        <w:rPr>
          <w:rtl w:val="0"/>
        </w:rPr>
        <w:t xml:space="preserve"> as evaluated from its production strategy. Based on this standard, South Korea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7">
      <w:pPr>
        <w:pageBreakBefore w:val="0"/>
        <w:jc w:val="both"/>
        <w:rPr>
          <w:b w:val="1"/>
          <w:bCs w:val="1"/>
        </w:rPr>
      </w:pPr>
      <w:r w:rsidDel="00000000" w:rsidR="00000000" w:rsidRPr="00000000">
        <w:rPr>
          <w:rtl w:val="0"/>
        </w:rPr>
      </w:r>
    </w:p>
    <w:p w:rsidR="00000000" w:rsidDel="00000000" w:rsidP="00000000" w:rsidRDefault="00000000" w:rsidRPr="00000000" w14:paraId="000000C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A">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B">
      <w:pPr>
        <w:pageBreakBefore w:val="0"/>
        <w:jc w:val="both"/>
        <w:rPr/>
      </w:pPr>
      <w:r w:rsidDel="00000000" w:rsidR="00000000" w:rsidRPr="00000000">
        <w:rPr>
          <w:rtl w:val="0"/>
        </w:rPr>
        <w:t xml:space="preserve">As </w:t>
      </w:r>
      <w:ins w:author="Ryo Shibata" w:id="27" w:date="2023-04-22T01:03:10Z">
        <w:r w:rsidDel="00000000" w:rsidR="00000000" w:rsidRPr="00000000">
          <w:rPr>
            <w:rtl w:val="0"/>
          </w:rPr>
          <w:t xml:space="preserve">mentioned earlier</w:t>
        </w:r>
      </w:ins>
      <w:del w:author="Ryo Shibata" w:id="27" w:date="2023-04-22T01:03:10Z">
        <w:r w:rsidDel="00000000" w:rsidR="00000000" w:rsidRPr="00000000">
          <w:rPr>
            <w:rtl w:val="0"/>
          </w:rPr>
          <w:delText xml:space="preserve">aforementioned</w:delText>
        </w:r>
      </w:del>
      <w:r w:rsidDel="00000000" w:rsidR="00000000" w:rsidRPr="00000000">
        <w:rPr>
          <w:rtl w:val="0"/>
        </w:rPr>
        <w:t xml:space="preserve">, distance gives us an idea of how far each new product is from a country’s current mix of exports. As defined in Hausmann and Hidalgo (2009), distance is “the weighted proportion of products connected to goods p that country c is not exporting, i.e., MCP</w:t>
      </w:r>
      <w:ins w:author="Ryo Shibata" w:id="28" w:date="2023-04-22T01:03:18Z">
        <w:r w:rsidDel="00000000" w:rsidR="00000000" w:rsidRPr="00000000">
          <w:rPr>
            <w:rtl w:val="0"/>
          </w:rPr>
          <w:t xml:space="preserve"> </w:t>
        </w:r>
      </w:ins>
      <w:r w:rsidDel="00000000" w:rsidR="00000000" w:rsidRPr="00000000">
        <w:rPr>
          <w:rtl w:val="0"/>
        </w:rPr>
        <w:t xml:space="preserve">=</w:t>
      </w:r>
      <w:ins w:author="Ryo Shibata" w:id="29" w:date="2023-04-22T01:03:19Z">
        <w:r w:rsidDel="00000000" w:rsidR="00000000" w:rsidRPr="00000000">
          <w:rPr>
            <w:rtl w:val="0"/>
          </w:rPr>
          <w:t xml:space="preserve"> </w:t>
        </w:r>
      </w:ins>
      <w:r w:rsidDel="00000000" w:rsidR="00000000" w:rsidRPr="00000000">
        <w:rPr>
          <w:rtl w:val="0"/>
        </w:rPr>
        <w:t xml:space="preserve">0.”  Based on this definition, the distance between a country and any product that the country is currently exporting (i.e., the country is a significant exporter in the product as compared to </w:t>
      </w:r>
      <w:ins w:author="Ryo Shibata" w:id="30" w:date="2023-04-22T01:03:22Z">
        <w:r w:rsidDel="00000000" w:rsidR="00000000" w:rsidRPr="00000000">
          <w:rPr>
            <w:rtl w:val="0"/>
          </w:rPr>
          <w:t xml:space="preserve">the </w:t>
        </w:r>
      </w:ins>
      <w:r w:rsidDel="00000000" w:rsidR="00000000" w:rsidRPr="00000000">
        <w:rPr>
          <w:rtl w:val="0"/>
        </w:rPr>
        <w:t xml:space="preserve">global average) is zero. Similarly, opportunity gain quantifies the contribution of a new product in terms of opening up the doors to more and more complex products. Intuitively, a product that a country is currently exporting (i.e., MCP=1) has an opportunity gain of zero. An</w:t>
      </w:r>
      <w:del w:author="Ryo Shibata" w:id="31" w:date="2023-04-22T01:03:27Z">
        <w:r w:rsidDel="00000000" w:rsidR="00000000" w:rsidRPr="00000000">
          <w:rPr>
            <w:rtl w:val="0"/>
          </w:rPr>
          <w:delText xml:space="preserve">d</w:delText>
        </w:r>
      </w:del>
      <w:r w:rsidDel="00000000" w:rsidR="00000000" w:rsidRPr="00000000">
        <w:rPr>
          <w:rtl w:val="0"/>
        </w:rPr>
        <w:t xml:space="preserve"> unreasonable investment </w:t>
      </w:r>
      <w:ins w:author="Ryo Shibata" w:id="32" w:date="2023-04-22T01:03:32Z">
        <w:r w:rsidDel="00000000" w:rsidR="00000000" w:rsidRPr="00000000">
          <w:rPr>
            <w:rtl w:val="0"/>
          </w:rPr>
          <w:t xml:space="preserve">in a</w:t>
        </w:r>
      </w:ins>
      <w:del w:author="Ryo Shibata" w:id="32" w:date="2023-04-22T01:03:32Z">
        <w:r w:rsidDel="00000000" w:rsidR="00000000" w:rsidRPr="00000000">
          <w:rPr>
            <w:rtl w:val="0"/>
          </w:rPr>
          <w:delText xml:space="preserve">on</w:delText>
        </w:r>
      </w:del>
      <w:r w:rsidDel="00000000" w:rsidR="00000000" w:rsidRPr="00000000">
        <w:rPr>
          <w:rtl w:val="0"/>
        </w:rPr>
        <w:t xml:space="preserve"> certain product p would lead to a relative decrement in </w:t>
      </w:r>
      <w:ins w:author="Ryo Shibata" w:id="33" w:date="2023-04-22T01:03:37Z">
        <w:r w:rsidDel="00000000" w:rsidR="00000000" w:rsidRPr="00000000">
          <w:rPr>
            <w:rtl w:val="0"/>
          </w:rPr>
          <w:t xml:space="preserve">the </w:t>
        </w:r>
      </w:ins>
      <w:r w:rsidDel="00000000" w:rsidR="00000000" w:rsidRPr="00000000">
        <w:rPr>
          <w:rtl w:val="0"/>
        </w:rPr>
        <w:t xml:space="preserve">export of more profitable products, and therefore lead to a negative opportunity gain of product p. </w:t>
      </w:r>
      <w:del w:author="Ryo Shibata" w:id="34" w:date="2023-04-22T01:03:43Z">
        <w:r w:rsidDel="00000000" w:rsidR="00000000" w:rsidRPr="00000000">
          <w:rPr>
            <w:rtl w:val="0"/>
          </w:rPr>
          <w:delText xml:space="preserve"> </w:delText>
        </w:r>
      </w:del>
      <w:r w:rsidDel="00000000" w:rsidR="00000000" w:rsidRPr="00000000">
        <w:rPr>
          <w:rtl w:val="0"/>
        </w:rPr>
        <w:t xml:space="preserve">The opportunity gain is not the only estimator of a country’s level of economic development. However, among countries with comparable economic</w:t>
      </w:r>
      <w:del w:author="Ryo Shibata" w:id="35" w:date="2023-04-22T01:03:47Z">
        <w:r w:rsidDel="00000000" w:rsidR="00000000" w:rsidRPr="00000000">
          <w:rPr>
            <w:rtl w:val="0"/>
          </w:rPr>
          <w:delText xml:space="preserve">s</w:delText>
        </w:r>
      </w:del>
      <w:r w:rsidDel="00000000" w:rsidR="00000000" w:rsidRPr="00000000">
        <w:rPr>
          <w:rtl w:val="0"/>
        </w:rPr>
        <w:t xml:space="preserve"> strength, those having higher ECI, or in other words, more reasonable economic</w:t>
      </w:r>
      <w:del w:author="Ryo Shibata" w:id="36" w:date="2023-04-22T01:03:51Z">
        <w:r w:rsidDel="00000000" w:rsidR="00000000" w:rsidRPr="00000000">
          <w:rPr>
            <w:rtl w:val="0"/>
          </w:rPr>
          <w:delText xml:space="preserve">s</w:delText>
        </w:r>
      </w:del>
      <w:r w:rsidDel="00000000" w:rsidR="00000000" w:rsidRPr="00000000">
        <w:rPr>
          <w:rtl w:val="0"/>
        </w:rPr>
        <w:t xml:space="preserve"> structures</w:t>
      </w:r>
      <w:ins w:author="Ryo Shibata" w:id="37" w:date="2023-04-22T01:03:54Z">
        <w:r w:rsidDel="00000000" w:rsidR="00000000" w:rsidRPr="00000000">
          <w:rPr>
            <w:rtl w:val="0"/>
          </w:rPr>
          <w:t xml:space="preserve">,</w:t>
        </w:r>
      </w:ins>
      <w:r w:rsidDel="00000000" w:rsidR="00000000" w:rsidRPr="00000000">
        <w:rPr>
          <w:rtl w:val="0"/>
        </w:rPr>
        <w:t xml:space="preserve"> are often in better shape.</w:t>
      </w:r>
    </w:p>
    <w:p w:rsidR="00000000" w:rsidDel="00000000" w:rsidP="00000000" w:rsidRDefault="00000000" w:rsidRPr="00000000" w14:paraId="000000CC">
      <w:pPr>
        <w:pageBreakBefore w:val="0"/>
        <w:jc w:val="both"/>
        <w:rPr/>
      </w:pPr>
      <w:r w:rsidDel="00000000" w:rsidR="00000000" w:rsidRPr="00000000">
        <w:rPr>
          <w:rtl w:val="0"/>
        </w:rPr>
      </w:r>
    </w:p>
    <w:p w:rsidR="00000000" w:rsidDel="00000000" w:rsidP="00000000" w:rsidRDefault="00000000" w:rsidRPr="00000000" w14:paraId="000000CD">
      <w:pPr>
        <w:pageBreakBefore w:val="0"/>
        <w:jc w:val="both"/>
        <w:rPr/>
      </w:pPr>
      <w:r w:rsidDel="00000000" w:rsidR="00000000" w:rsidRPr="00000000">
        <w:rPr/>
        <w:drawing>
          <wp:inline distB="114300" distT="114300" distL="114300" distR="114300">
            <wp:extent cx="5648325" cy="2847975"/>
            <wp:effectExtent b="0" l="0" r="0" t="0"/>
            <wp:docPr id="10"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64832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jc w:val="both"/>
        <w:rPr/>
      </w:pPr>
      <w:r w:rsidDel="00000000" w:rsidR="00000000" w:rsidRPr="00000000">
        <w:rPr/>
        <w:drawing>
          <wp:inline distB="114300" distT="114300" distL="114300" distR="114300">
            <wp:extent cx="5643563" cy="2886075"/>
            <wp:effectExtent b="0" l="0" r="0" t="0"/>
            <wp:docPr id="14"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5643563"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ageBreakBefore w:val="0"/>
        <w:jc w:val="center"/>
        <w:rPr/>
      </w:pP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rtl w:val="0"/>
        </w:rPr>
        <w:t xml:space="preserve">Table 5: Opportunity Gain Ranking on a Regional Scale for 2013(up) and 2018(down)</w:t>
      </w:r>
    </w:p>
    <w:p w:rsidR="00000000" w:rsidDel="00000000" w:rsidP="00000000" w:rsidRDefault="00000000" w:rsidRPr="00000000" w14:paraId="000000D1">
      <w:pPr>
        <w:pageBreakBefore w:val="0"/>
        <w:jc w:val="both"/>
        <w:rPr/>
      </w:pPr>
      <w:r w:rsidDel="00000000" w:rsidR="00000000" w:rsidRPr="00000000">
        <w:rPr>
          <w:rtl w:val="0"/>
        </w:rPr>
      </w:r>
    </w:p>
    <w:p w:rsidR="00000000" w:rsidDel="00000000" w:rsidP="00000000" w:rsidRDefault="00000000" w:rsidRPr="00000000" w14:paraId="000000D2">
      <w:pPr>
        <w:pageBreakBefore w:val="0"/>
        <w:jc w:val="both"/>
        <w:rPr/>
      </w:pPr>
      <w:r w:rsidDel="00000000" w:rsidR="00000000" w:rsidRPr="00000000">
        <w:rPr>
          <w:rtl w:val="0"/>
        </w:rPr>
        <w:t xml:space="preserve">We define the ranking of opportunity gain for a country c</w:t>
      </w:r>
      <w:del w:author="Ryo Shibata" w:id="38" w:date="2023-04-22T01:04:06Z">
        <w:r w:rsidDel="00000000" w:rsidR="00000000" w:rsidRPr="00000000">
          <w:rPr>
            <w:rtl w:val="0"/>
          </w:rPr>
          <w:delText xml:space="preserve">,</w:delText>
        </w:r>
      </w:del>
      <w:r w:rsidDel="00000000" w:rsidR="00000000" w:rsidRPr="00000000">
        <w:rPr>
          <w:rtl w:val="0"/>
        </w:rPr>
        <w:t xml:space="preserve"> as the Suggested Development Vector (SDV) of c. Table</w:t>
      </w:r>
      <w:ins w:author="Ryo Shibata" w:id="39" w:date="2023-04-22T01:04:09Z">
        <w:r w:rsidDel="00000000" w:rsidR="00000000" w:rsidRPr="00000000">
          <w:rPr>
            <w:rtl w:val="0"/>
          </w:rPr>
          <w:t xml:space="preserve">s</w:t>
        </w:r>
      </w:ins>
      <w:r w:rsidDel="00000000" w:rsidR="00000000" w:rsidRPr="00000000">
        <w:rPr>
          <w:rtl w:val="0"/>
        </w:rPr>
        <w:t xml:space="preserve"> 5 and 6 summarize how the SDV of South Africa compares with a selected group of regional economies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w:t>
      </w:r>
      <w:del w:author="Ryo Shibata" w:id="40" w:date="2023-04-22T01:04:20Z">
        <w:r w:rsidDel="00000000" w:rsidR="00000000" w:rsidRPr="00000000">
          <w:rPr>
            <w:rtl w:val="0"/>
          </w:rPr>
          <w:delText xml:space="preserve">a</w:delText>
        </w:r>
      </w:del>
      <w:r w:rsidDel="00000000" w:rsidR="00000000" w:rsidRPr="00000000">
        <w:rPr>
          <w:rtl w:val="0"/>
        </w:rPr>
        <w:t xml:space="preserve"> steady and balanced economic development. </w:t>
      </w:r>
      <w:del w:author="Ryo Shibata" w:id="41" w:date="2023-04-22T01:04:24Z">
        <w:r w:rsidDel="00000000" w:rsidR="00000000" w:rsidRPr="00000000">
          <w:rPr>
            <w:rtl w:val="0"/>
          </w:rPr>
          <w:delText xml:space="preserve"> </w:delText>
        </w:r>
      </w:del>
      <w:r w:rsidDel="00000000" w:rsidR="00000000" w:rsidRPr="00000000">
        <w:rPr>
          <w:rtl w:val="0"/>
        </w:rPr>
        <w:t xml:space="preserve">In contrast, developing countries have nearly half of industries with positive opportunity gain</w:t>
      </w:r>
      <w:del w:author="Ryo Shibata" w:id="42" w:date="2023-04-22T01:04:30Z">
        <w:r w:rsidDel="00000000" w:rsidR="00000000" w:rsidRPr="00000000">
          <w:rPr>
            <w:rtl w:val="0"/>
          </w:rPr>
          <w:delText xml:space="preserve">,</w:delText>
        </w:r>
      </w:del>
      <w:r w:rsidDel="00000000" w:rsidR="00000000" w:rsidRPr="00000000">
        <w:rPr>
          <w:rtl w:val="0"/>
        </w:rPr>
        <w:t xml:space="preserve"> and share common interests in industrial manufacturing and High-complexity Products industries. It can be concluded that South Africa shares the character</w:t>
      </w:r>
      <w:ins w:author="Ryo Shibata" w:id="43" w:date="2023-04-22T01:04:38Z">
        <w:r w:rsidDel="00000000" w:rsidR="00000000" w:rsidRPr="00000000">
          <w:rPr>
            <w:rtl w:val="0"/>
          </w:rPr>
          <w:t xml:space="preserve">istic</w:t>
        </w:r>
      </w:ins>
      <w:r w:rsidDel="00000000" w:rsidR="00000000" w:rsidRPr="00000000">
        <w:rPr>
          <w:rtl w:val="0"/>
        </w:rPr>
        <w:t xml:space="preserve">s of developing countries, with a premature economic</w:t>
      </w:r>
      <w:del w:author="Ryo Shibata" w:id="44" w:date="2023-04-22T01:04:46Z">
        <w:r w:rsidDel="00000000" w:rsidR="00000000" w:rsidRPr="00000000">
          <w:rPr>
            <w:rtl w:val="0"/>
          </w:rPr>
          <w:delText xml:space="preserve">s</w:delText>
        </w:r>
      </w:del>
      <w:r w:rsidDel="00000000" w:rsidR="00000000" w:rsidRPr="00000000">
        <w:rPr>
          <w:rtl w:val="0"/>
        </w:rPr>
        <w:t xml:space="preserve"> structure that leans towards basic to intermediate</w:t>
      </w:r>
      <w:ins w:author="Ryo Shibata" w:id="45" w:date="2023-04-22T01:04:50Z">
        <w:r w:rsidDel="00000000" w:rsidR="00000000" w:rsidRPr="00000000">
          <w:rPr>
            <w:rtl w:val="0"/>
          </w:rPr>
          <w:t xml:space="preserve">-</w:t>
        </w:r>
      </w:ins>
      <w:del w:author="Ryo Shibata" w:id="45" w:date="2023-04-22T01:04:50Z">
        <w:r w:rsidDel="00000000" w:rsidR="00000000" w:rsidRPr="00000000">
          <w:rPr>
            <w:rtl w:val="0"/>
          </w:rPr>
          <w:delText xml:space="preserve"> </w:delText>
        </w:r>
      </w:del>
      <w:r w:rsidDel="00000000" w:rsidR="00000000" w:rsidRPr="00000000">
        <w:rPr>
          <w:rtl w:val="0"/>
        </w:rPr>
        <w:t xml:space="preserve">level industries. </w:t>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drawing>
          <wp:inline distB="114300" distT="114300" distL="114300" distR="114300">
            <wp:extent cx="5734050" cy="2095500"/>
            <wp:effectExtent b="0" l="0" r="0" t="0"/>
            <wp:docPr id="26" name="image21.jpg"/>
            <a:graphic>
              <a:graphicData uri="http://schemas.openxmlformats.org/drawingml/2006/picture">
                <pic:pic>
                  <pic:nvPicPr>
                    <pic:cNvPr id="0" name="image21.jpg"/>
                    <pic:cNvPicPr preferRelativeResize="0"/>
                  </pic:nvPicPr>
                  <pic:blipFill>
                    <a:blip r:embed="rId14"/>
                    <a:srcRect b="0" l="0" r="0" t="0"/>
                    <a:stretch>
                      <a:fillRect/>
                    </a:stretch>
                  </pic:blipFill>
                  <pic:spPr>
                    <a:xfrm>
                      <a:off x="0" y="0"/>
                      <a:ext cx="57340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jc w:val="center"/>
        <w:rPr/>
      </w:pPr>
      <w:r w:rsidDel="00000000" w:rsidR="00000000" w:rsidRPr="00000000">
        <w:rPr>
          <w:rtl w:val="0"/>
        </w:rPr>
        <w:t xml:space="preserve">Table 6: Opportunity Gain Ranking on a Global Scale</w:t>
      </w:r>
    </w:p>
    <w:p w:rsidR="00000000" w:rsidDel="00000000" w:rsidP="00000000" w:rsidRDefault="00000000" w:rsidRPr="00000000" w14:paraId="000000D6">
      <w:pPr>
        <w:pageBreakBefore w:val="0"/>
        <w:jc w:val="both"/>
        <w:rPr/>
      </w:pPr>
      <w:r w:rsidDel="00000000" w:rsidR="00000000" w:rsidRPr="00000000">
        <w:rPr>
          <w:rtl w:val="0"/>
        </w:rPr>
      </w:r>
    </w:p>
    <w:p w:rsidR="00000000" w:rsidDel="00000000" w:rsidP="00000000" w:rsidRDefault="00000000" w:rsidRPr="00000000" w14:paraId="000000D7">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A">
      <w:pPr>
        <w:pageBreakBefore w:val="0"/>
        <w:jc w:val="both"/>
        <w:rPr/>
      </w:pPr>
      <w:r w:rsidDel="00000000" w:rsidR="00000000" w:rsidRPr="00000000">
        <w:rPr>
          <w:rtl w:val="0"/>
        </w:rPr>
      </w:r>
    </w:p>
    <w:p w:rsidR="00000000" w:rsidDel="00000000" w:rsidP="00000000" w:rsidRDefault="00000000" w:rsidRPr="00000000" w14:paraId="000000DB">
      <w:pPr>
        <w:pageBreakBefore w:val="0"/>
        <w:jc w:val="center"/>
        <w:rPr/>
      </w:pPr>
      <w:r w:rsidDel="00000000" w:rsidR="00000000" w:rsidRPr="00000000">
        <w:rPr/>
        <w:drawing>
          <wp:inline distB="114300" distT="114300" distL="114300" distR="114300">
            <wp:extent cx="2528888" cy="1141284"/>
            <wp:effectExtent b="0" l="0" r="0" t="0"/>
            <wp:docPr id="2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jc w:val="center"/>
        <w:rPr/>
      </w:pPr>
      <w:r w:rsidDel="00000000" w:rsidR="00000000" w:rsidRPr="00000000">
        <w:rPr>
          <w:rtl w:val="0"/>
        </w:rPr>
      </w:r>
    </w:p>
    <w:p w:rsidR="00000000" w:rsidDel="00000000" w:rsidP="00000000" w:rsidRDefault="00000000" w:rsidRPr="00000000" w14:paraId="000000DD">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w:t>
      </w:r>
      <w:ins w:author="Ryo Shibata" w:id="46" w:date="2023-04-22T01:04:57Z">
        <w:r w:rsidDel="00000000" w:rsidR="00000000" w:rsidRPr="00000000">
          <w:rPr>
            <w:rtl w:val="0"/>
          </w:rPr>
          <w:t xml:space="preserve">and </w:t>
        </w:r>
      </w:ins>
      <w:r w:rsidDel="00000000" w:rsidR="00000000" w:rsidRPr="00000000">
        <w:rPr>
          <w:rtl w:val="0"/>
        </w:rPr>
        <w:t xml:space="preserve">B is the heuristic budget. </w:t>
      </w:r>
    </w:p>
    <w:p w:rsidR="00000000" w:rsidDel="00000000" w:rsidP="00000000" w:rsidRDefault="00000000" w:rsidRPr="00000000" w14:paraId="000000DE">
      <w:pPr>
        <w:pageBreakBefore w:val="0"/>
        <w:jc w:val="both"/>
        <w:rPr/>
      </w:pPr>
      <w:r w:rsidDel="00000000" w:rsidR="00000000" w:rsidRPr="00000000">
        <w:rPr>
          <w:rtl w:val="0"/>
        </w:rPr>
        <w:t xml:space="preserve"> </w:t>
      </w:r>
    </w:p>
    <w:p w:rsidR="00000000" w:rsidDel="00000000" w:rsidP="00000000" w:rsidRDefault="00000000" w:rsidRPr="00000000" w14:paraId="000000DF">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w:t>
      </w:r>
      <w:ins w:author="Ryo Shibata" w:id="47" w:date="2023-04-22T01:05:10Z">
        <w:r w:rsidDel="00000000" w:rsidR="00000000" w:rsidRPr="00000000">
          <w:rPr>
            <w:rtl w:val="0"/>
          </w:rPr>
          <w:t xml:space="preserve">to</w:t>
        </w:r>
      </w:ins>
      <w:del w:author="Ryo Shibata" w:id="47" w:date="2023-04-22T01:05:10Z">
        <w:r w:rsidDel="00000000" w:rsidR="00000000" w:rsidRPr="00000000">
          <w:rPr>
            <w:rtl w:val="0"/>
          </w:rPr>
          <w:delText xml:space="preserve">on</w:delText>
        </w:r>
      </w:del>
      <w:r w:rsidDel="00000000" w:rsidR="00000000" w:rsidRPr="00000000">
        <w:rPr>
          <w:rtl w:val="0"/>
        </w:rPr>
        <w:t xml:space="preserve"> this problem. In order to solve this problem, our idea is to use </w:t>
      </w:r>
      <w:ins w:author="Ryo Shibata" w:id="48" w:date="2023-04-22T01:05:13Z">
        <w:r w:rsidDel="00000000" w:rsidR="00000000" w:rsidRPr="00000000">
          <w:rPr>
            <w:rtl w:val="0"/>
          </w:rPr>
          <w:t xml:space="preserve">a </w:t>
        </w:r>
      </w:ins>
      <w:r w:rsidDel="00000000" w:rsidR="00000000" w:rsidRPr="00000000">
        <w:rPr>
          <w:rtl w:val="0"/>
        </w:rPr>
        <w:t xml:space="preserve">greedy algorithm. The way that we apply greedy algorithm is that </w:t>
      </w:r>
      <w:ins w:author="Ryo Shibata" w:id="49" w:date="2023-04-22T01:05:23Z">
        <w:r w:rsidDel="00000000" w:rsidR="00000000" w:rsidRPr="00000000">
          <w:rPr>
            <w:rtl w:val="0"/>
          </w:rPr>
          <w:t xml:space="preserve">we first</w:t>
        </w:r>
      </w:ins>
      <w:del w:author="Ryo Shibata" w:id="49" w:date="2023-04-22T01:05:23Z">
        <w:r w:rsidDel="00000000" w:rsidR="00000000" w:rsidRPr="00000000">
          <w:rPr>
            <w:rtl w:val="0"/>
          </w:rPr>
          <w:delText xml:space="preserve">firstly we</w:delText>
        </w:r>
      </w:del>
      <w:r w:rsidDel="00000000" w:rsidR="00000000" w:rsidRPr="00000000">
        <w:rPr>
          <w:rtl w:val="0"/>
        </w:rPr>
        <w:t xml:space="preserve"> separate the total budget into k equal parts, and then for the first equal part</w:t>
      </w:r>
      <w:ins w:author="Ryo Shibata" w:id="50" w:date="2023-04-22T01:05:34Z">
        <w:r w:rsidDel="00000000" w:rsidR="00000000" w:rsidRPr="00000000">
          <w:rPr>
            <w:rtl w:val="0"/>
          </w:rPr>
          <w:t xml:space="preserve">,</w:t>
        </w:r>
      </w:ins>
      <w:r w:rsidDel="00000000" w:rsidR="00000000" w:rsidRPr="00000000">
        <w:rPr>
          <w:rtl w:val="0"/>
        </w:rPr>
        <w:t xml:space="preserve">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0">
      <w:pPr>
        <w:pageBreakBefore w:val="0"/>
        <w:jc w:val="both"/>
        <w:rPr/>
      </w:pPr>
      <w:r w:rsidDel="00000000" w:rsidR="00000000" w:rsidRPr="00000000">
        <w:rPr>
          <w:rtl w:val="0"/>
        </w:rPr>
        <w:t xml:space="preserve"> </w:t>
      </w:r>
    </w:p>
    <w:p w:rsidR="00000000" w:rsidDel="00000000" w:rsidP="00000000" w:rsidRDefault="00000000" w:rsidRPr="00000000" w14:paraId="000000E1">
      <w:pPr>
        <w:pageBreakBefore w:val="0"/>
        <w:jc w:val="both"/>
        <w:rPr/>
      </w:pPr>
      <w:r w:rsidDel="00000000" w:rsidR="00000000" w:rsidRPr="00000000">
        <w:rPr>
          <w:rtl w:val="0"/>
        </w:rPr>
        <w:t xml:space="preserve">However, as is known to all, </w:t>
      </w:r>
      <w:ins w:author="Ryo Shibata" w:id="51" w:date="2023-04-22T01:05:40Z">
        <w:r w:rsidDel="00000000" w:rsidR="00000000" w:rsidRPr="00000000">
          <w:rPr>
            <w:rtl w:val="0"/>
          </w:rPr>
          <w:t xml:space="preserve">the </w:t>
        </w:r>
      </w:ins>
      <w:r w:rsidDel="00000000" w:rsidR="00000000" w:rsidRPr="00000000">
        <w:rPr>
          <w:rtl w:val="0"/>
        </w:rPr>
        <w:t xml:space="preserve">greedy algorithm is a kind of local search algorithm, which is pretty possible to run into a local minimum. Therefore, for local search algorithms, one typical way </w:t>
      </w:r>
      <w:del w:author="Ryo Shibata" w:id="52" w:date="2023-04-22T01:05:45Z">
        <w:r w:rsidDel="00000000" w:rsidR="00000000" w:rsidRPr="00000000">
          <w:rPr>
            <w:rtl w:val="0"/>
          </w:rPr>
          <w:delText xml:space="preserve">is </w:delText>
        </w:r>
      </w:del>
      <w:r w:rsidDel="00000000" w:rsidR="00000000" w:rsidRPr="00000000">
        <w:rPr>
          <w:rtl w:val="0"/>
        </w:rPr>
        <w:t xml:space="preserve">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w:t>
      </w:r>
      <w:ins w:author="Ryo Shibata" w:id="53" w:date="2023-04-22T01:05:49Z">
        <w:r w:rsidDel="00000000" w:rsidR="00000000" w:rsidRPr="00000000">
          <w:rPr>
            <w:rtl w:val="0"/>
          </w:rPr>
          <w:t xml:space="preserve">,</w:t>
        </w:r>
      </w:ins>
      <w:r w:rsidDel="00000000" w:rsidR="00000000" w:rsidRPr="00000000">
        <w:rPr>
          <w:rtl w:val="0"/>
        </w:rPr>
        <w:t xml:space="preserve"> and pick the largest one. The ratio is defined as the following:</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jc w:val="center"/>
        <w:rPr/>
      </w:pPr>
      <w:r w:rsidDel="00000000" w:rsidR="00000000" w:rsidRPr="00000000">
        <w:rPr/>
        <w:drawing>
          <wp:inline distB="114300" distT="114300" distL="114300" distR="114300">
            <wp:extent cx="2138363" cy="71863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w:t>
      </w:r>
      <w:ins w:author="Ryo Shibata" w:id="54" w:date="2023-04-22T01:06:11Z">
        <w:r w:rsidDel="00000000" w:rsidR="00000000" w:rsidRPr="00000000">
          <w:rPr>
            <w:rtl w:val="0"/>
          </w:rPr>
          <w:t xml:space="preserve">s</w:t>
        </w:r>
      </w:ins>
      <w:r w:rsidDel="00000000" w:rsidR="00000000" w:rsidRPr="00000000">
        <w:rPr>
          <w:rtl w:val="0"/>
        </w:rPr>
        <w:t xml:space="preserve"> of parts and selecting the portfolio with the largest ECI increment and most complex economic structure. </w:t>
      </w:r>
    </w:p>
    <w:p w:rsidR="00000000" w:rsidDel="00000000" w:rsidP="00000000" w:rsidRDefault="00000000" w:rsidRPr="00000000" w14:paraId="000000E7">
      <w:pPr>
        <w:pageBreakBefore w:val="0"/>
        <w:rPr/>
      </w:pPr>
      <w:r w:rsidDel="00000000" w:rsidR="00000000" w:rsidRPr="00000000">
        <w:rPr>
          <w:rtl w:val="0"/>
        </w:rPr>
        <w:t xml:space="preserve"> </w:t>
      </w:r>
    </w:p>
    <w:p w:rsidR="00000000" w:rsidDel="00000000" w:rsidP="00000000" w:rsidRDefault="00000000" w:rsidRPr="00000000" w14:paraId="000000E8">
      <w:pPr>
        <w:pageBreakBefore w:val="0"/>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w:t>
      </w:r>
      <w:del w:author="Ryo Shibata" w:id="55" w:date="2023-04-22T01:06:15Z">
        <w:r w:rsidDel="00000000" w:rsidR="00000000" w:rsidRPr="00000000">
          <w:rPr>
            <w:rtl w:val="0"/>
          </w:rPr>
          <w:delText xml:space="preserve">,</w:delText>
        </w:r>
      </w:del>
      <w:r w:rsidDel="00000000" w:rsidR="00000000" w:rsidRPr="00000000">
        <w:rPr>
          <w:rtl w:val="0"/>
        </w:rPr>
        <w:t xml:space="preserve"> (i.e., the smallest amount of required export increase).</w:t>
      </w:r>
    </w:p>
    <w:p w:rsidR="00000000" w:rsidDel="00000000" w:rsidP="00000000" w:rsidRDefault="00000000" w:rsidRPr="00000000" w14:paraId="000000E9">
      <w:pPr>
        <w:pageBreakBefore w:val="0"/>
        <w:jc w:val="both"/>
        <w:rPr>
          <w:b w:val="1"/>
          <w:bCs w:val="1"/>
        </w:rPr>
      </w:pPr>
      <w:r w:rsidDel="00000000" w:rsidR="00000000" w:rsidRPr="00000000">
        <w:rPr>
          <w:rtl w:val="0"/>
        </w:rPr>
      </w:r>
    </w:p>
    <w:p w:rsidR="00000000" w:rsidDel="00000000" w:rsidP="00000000" w:rsidRDefault="00000000" w:rsidRPr="00000000" w14:paraId="000000EA">
      <w:pPr>
        <w:pageBreakBefore w:val="0"/>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EB">
      <w:pPr>
        <w:pageBreakBefore w:val="0"/>
        <w:jc w:val="both"/>
        <w:rPr/>
      </w:pPr>
      <w:r w:rsidDel="00000000" w:rsidR="00000000" w:rsidRPr="00000000">
        <w:rPr>
          <w:rtl w:val="0"/>
        </w:rPr>
        <w:t xml:space="preserve"> </w:t>
      </w:r>
    </w:p>
    <w:p w:rsidR="00000000" w:rsidDel="00000000" w:rsidP="00000000" w:rsidRDefault="00000000" w:rsidRPr="00000000" w14:paraId="000000EC">
      <w:pPr>
        <w:pageBreakBefore w:val="0"/>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w:t>
      </w:r>
      <w:ins w:author="Ryo Shibata" w:id="56" w:date="2023-04-22T01:10:38Z">
        <w:r w:rsidDel="00000000" w:rsidR="00000000" w:rsidRPr="00000000">
          <w:rPr>
            <w:rtl w:val="0"/>
          </w:rPr>
          <w:t xml:space="preserve">,</w:t>
        </w:r>
      </w:ins>
      <w:r w:rsidDel="00000000" w:rsidR="00000000" w:rsidRPr="00000000">
        <w:rPr>
          <w:rtl w:val="0"/>
        </w:rPr>
        <w:t xml:space="preserve">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w:t>
      </w:r>
      <w:ins w:author="Ryo Shibata" w:id="57" w:date="2023-04-22T01:10:45Z">
        <w:r w:rsidDel="00000000" w:rsidR="00000000" w:rsidRPr="00000000">
          <w:rPr>
            <w:rtl w:val="0"/>
          </w:rPr>
          <w:t xml:space="preserve">F</w:t>
        </w:r>
      </w:ins>
      <w:del w:author="Ryo Shibata" w:id="57" w:date="2023-04-22T01:10:45Z">
        <w:r w:rsidDel="00000000" w:rsidR="00000000" w:rsidRPr="00000000">
          <w:rPr>
            <w:rtl w:val="0"/>
          </w:rPr>
          <w:delText xml:space="preserve">f</w:delText>
        </w:r>
      </w:del>
      <w:r w:rsidDel="00000000" w:rsidR="00000000" w:rsidRPr="00000000">
        <w:rPr>
          <w:rtl w:val="0"/>
        </w:rPr>
        <w:t xml:space="preserve">ood and </w:t>
      </w:r>
      <w:ins w:author="Ryo Shibata" w:id="58" w:date="2023-04-22T01:10:47Z">
        <w:r w:rsidDel="00000000" w:rsidR="00000000" w:rsidRPr="00000000">
          <w:rPr>
            <w:rtl w:val="0"/>
          </w:rPr>
          <w:t xml:space="preserve">P</w:t>
        </w:r>
      </w:ins>
      <w:del w:author="Ryo Shibata" w:id="58" w:date="2023-04-22T01:10:47Z">
        <w:r w:rsidDel="00000000" w:rsidR="00000000" w:rsidRPr="00000000">
          <w:rPr>
            <w:rtl w:val="0"/>
          </w:rPr>
          <w:delText xml:space="preserve">p</w:delText>
        </w:r>
      </w:del>
      <w:r w:rsidDel="00000000" w:rsidR="00000000" w:rsidRPr="00000000">
        <w:rPr>
          <w:rtl w:val="0"/>
        </w:rPr>
        <w:t xml:space="preserve">reparations, </w:t>
      </w:r>
      <w:ins w:author="Ryo Shibata" w:id="59" w:date="2023-04-22T01:10:50Z">
        <w:r w:rsidDel="00000000" w:rsidR="00000000" w:rsidRPr="00000000">
          <w:rPr>
            <w:rtl w:val="0"/>
          </w:rPr>
          <w:t xml:space="preserve">A</w:t>
        </w:r>
      </w:ins>
      <w:del w:author="Ryo Shibata" w:id="59" w:date="2023-04-22T01:10:50Z">
        <w:r w:rsidDel="00000000" w:rsidR="00000000" w:rsidRPr="00000000">
          <w:rPr>
            <w:rtl w:val="0"/>
          </w:rPr>
          <w:delText xml:space="preserve">a</w:delText>
        </w:r>
      </w:del>
      <w:r w:rsidDel="00000000" w:rsidR="00000000" w:rsidRPr="00000000">
        <w:rPr>
          <w:rtl w:val="0"/>
        </w:rPr>
        <w:t xml:space="preserve">nimals and </w:t>
      </w:r>
      <w:ins w:author="Ryo Shibata" w:id="60" w:date="2023-04-22T01:10:51Z">
        <w:r w:rsidDel="00000000" w:rsidR="00000000" w:rsidRPr="00000000">
          <w:rPr>
            <w:rtl w:val="0"/>
          </w:rPr>
          <w:t xml:space="preserve">B</w:t>
        </w:r>
      </w:ins>
      <w:del w:author="Ryo Shibata" w:id="60" w:date="2023-04-22T01:10:51Z">
        <w:r w:rsidDel="00000000" w:rsidR="00000000" w:rsidRPr="00000000">
          <w:rPr>
            <w:rtl w:val="0"/>
          </w:rPr>
          <w:delText xml:space="preserve">b</w:delText>
        </w:r>
      </w:del>
      <w:r w:rsidDel="00000000" w:rsidR="00000000" w:rsidRPr="00000000">
        <w:rPr>
          <w:rtl w:val="0"/>
        </w:rPr>
        <w:t xml:space="preserve">y-products, and </w:t>
      </w:r>
      <w:ins w:author="Ryo Shibata" w:id="61" w:date="2023-04-22T01:10:53Z">
        <w:r w:rsidDel="00000000" w:rsidR="00000000" w:rsidRPr="00000000">
          <w:rPr>
            <w:rtl w:val="0"/>
          </w:rPr>
          <w:t xml:space="preserve">C</w:t>
        </w:r>
      </w:ins>
      <w:del w:author="Ryo Shibata" w:id="61" w:date="2023-04-22T01:10:53Z">
        <w:r w:rsidDel="00000000" w:rsidR="00000000" w:rsidRPr="00000000">
          <w:rPr>
            <w:rtl w:val="0"/>
          </w:rPr>
          <w:delText xml:space="preserve">c</w:delText>
        </w:r>
      </w:del>
      <w:r w:rsidDel="00000000" w:rsidR="00000000" w:rsidRPr="00000000">
        <w:rPr>
          <w:rtl w:val="0"/>
        </w:rPr>
        <w:t xml:space="preserve">hemicals. In addition, we should allocate 12.5% for </w:t>
      </w:r>
      <w:ins w:author="Ryo Shibata" w:id="62" w:date="2023-04-22T01:10:56Z">
        <w:r w:rsidDel="00000000" w:rsidR="00000000" w:rsidRPr="00000000">
          <w:rPr>
            <w:rtl w:val="0"/>
          </w:rPr>
          <w:t xml:space="preserve">R</w:t>
        </w:r>
      </w:ins>
      <w:del w:author="Ryo Shibata" w:id="62" w:date="2023-04-22T01:10:56Z">
        <w:r w:rsidDel="00000000" w:rsidR="00000000" w:rsidRPr="00000000">
          <w:rPr>
            <w:rtl w:val="0"/>
          </w:rPr>
          <w:delText xml:space="preserve">r</w:delText>
        </w:r>
      </w:del>
      <w:r w:rsidDel="00000000" w:rsidR="00000000" w:rsidRPr="00000000">
        <w:rPr>
          <w:rtl w:val="0"/>
        </w:rPr>
        <w:t xml:space="preserve">aw </w:t>
      </w:r>
      <w:ins w:author="Ryo Shibata" w:id="63" w:date="2023-04-22T01:10:58Z">
        <w:r w:rsidDel="00000000" w:rsidR="00000000" w:rsidRPr="00000000">
          <w:rPr>
            <w:rtl w:val="0"/>
          </w:rPr>
          <w:t xml:space="preserve">M</w:t>
        </w:r>
      </w:ins>
      <w:del w:author="Ryo Shibata" w:id="63" w:date="2023-04-22T01:10:58Z">
        <w:r w:rsidDel="00000000" w:rsidR="00000000" w:rsidRPr="00000000">
          <w:rPr>
            <w:rtl w:val="0"/>
          </w:rPr>
          <w:delText xml:space="preserve">m</w:delText>
        </w:r>
      </w:del>
      <w:r w:rsidDel="00000000" w:rsidR="00000000" w:rsidRPr="00000000">
        <w:rPr>
          <w:rtl w:val="0"/>
        </w:rPr>
        <w:t xml:space="preserve">anufacturing and </w:t>
      </w:r>
      <w:ins w:author="Ryo Shibata" w:id="64" w:date="2023-04-22T01:11:01Z">
        <w:r w:rsidDel="00000000" w:rsidR="00000000" w:rsidRPr="00000000">
          <w:rPr>
            <w:rtl w:val="0"/>
          </w:rPr>
          <w:t xml:space="preserve">C</w:t>
        </w:r>
      </w:ins>
      <w:del w:author="Ryo Shibata" w:id="64" w:date="2023-04-22T01:11:01Z">
        <w:r w:rsidDel="00000000" w:rsidR="00000000" w:rsidRPr="00000000">
          <w:rPr>
            <w:rtl w:val="0"/>
          </w:rPr>
          <w:delText xml:space="preserve">c</w:delText>
        </w:r>
      </w:del>
      <w:r w:rsidDel="00000000" w:rsidR="00000000" w:rsidRPr="00000000">
        <w:rPr>
          <w:rtl w:val="0"/>
        </w:rPr>
        <w:t xml:space="preserve">hemical </w:t>
      </w:r>
      <w:ins w:author="Ryo Shibata" w:id="65" w:date="2023-04-22T01:11:03Z">
        <w:r w:rsidDel="00000000" w:rsidR="00000000" w:rsidRPr="00000000">
          <w:rPr>
            <w:rtl w:val="0"/>
          </w:rPr>
          <w:t xml:space="preserve">M</w:t>
        </w:r>
      </w:ins>
      <w:del w:author="Ryo Shibata" w:id="65" w:date="2023-04-22T01:11:03Z">
        <w:r w:rsidDel="00000000" w:rsidR="00000000" w:rsidRPr="00000000">
          <w:rPr>
            <w:rtl w:val="0"/>
          </w:rPr>
          <w:delText xml:space="preserve">m</w:delText>
        </w:r>
      </w:del>
      <w:r w:rsidDel="00000000" w:rsidR="00000000" w:rsidRPr="00000000">
        <w:rPr>
          <w:rtl w:val="0"/>
        </w:rPr>
        <w:t xml:space="preserve">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w:t>
      </w:r>
      <w:ins w:author="Ryo Shibata" w:id="66" w:date="2023-04-22T01:11:06Z">
        <w:r w:rsidDel="00000000" w:rsidR="00000000" w:rsidRPr="00000000">
          <w:rPr>
            <w:rtl w:val="0"/>
          </w:rPr>
          <w:t xml:space="preserve">H</w:t>
        </w:r>
      </w:ins>
      <w:del w:author="Ryo Shibata" w:id="66" w:date="2023-04-22T01:11:06Z">
        <w:r w:rsidDel="00000000" w:rsidR="00000000" w:rsidRPr="00000000">
          <w:rPr>
            <w:rtl w:val="0"/>
          </w:rPr>
          <w:delText xml:space="preserve">h</w:delText>
        </w:r>
      </w:del>
      <w:r w:rsidDel="00000000" w:rsidR="00000000" w:rsidRPr="00000000">
        <w:rPr>
          <w:rtl w:val="0"/>
        </w:rPr>
        <w:t xml:space="preserve">igh-complexity </w:t>
      </w:r>
      <w:ins w:author="Ryo Shibata" w:id="67" w:date="2023-04-22T01:11:10Z">
        <w:r w:rsidDel="00000000" w:rsidR="00000000" w:rsidRPr="00000000">
          <w:rPr>
            <w:rtl w:val="0"/>
          </w:rPr>
          <w:t xml:space="preserve">P</w:t>
        </w:r>
      </w:ins>
      <w:del w:author="Ryo Shibata" w:id="67" w:date="2023-04-22T01:11:10Z">
        <w:r w:rsidDel="00000000" w:rsidR="00000000" w:rsidRPr="00000000">
          <w:rPr>
            <w:rtl w:val="0"/>
          </w:rPr>
          <w:delText xml:space="preserve">p</w:delText>
        </w:r>
      </w:del>
      <w:r w:rsidDel="00000000" w:rsidR="00000000" w:rsidRPr="00000000">
        <w:rPr>
          <w:rtl w:val="0"/>
        </w:rPr>
        <w:t xml:space="preserve">roducts. Even though sometimes people may feel 15% and 20% is nonsense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ED">
      <w:pPr>
        <w:pageBreakBefore w:val="0"/>
        <w:jc w:val="both"/>
        <w:rPr/>
      </w:pPr>
      <w:r w:rsidDel="00000000" w:rsidR="00000000" w:rsidRPr="00000000">
        <w:rPr>
          <w:rtl w:val="0"/>
        </w:rPr>
        <w:t xml:space="preserve"> </w:t>
      </w:r>
    </w:p>
    <w:p w:rsidR="00000000" w:rsidDel="00000000" w:rsidP="00000000" w:rsidRDefault="00000000" w:rsidRPr="00000000" w14:paraId="000000EE">
      <w:pPr>
        <w:pageBreakBefore w:val="0"/>
        <w:jc w:val="both"/>
        <w:rPr/>
      </w:pPr>
      <w:r w:rsidDel="00000000" w:rsidR="00000000" w:rsidRPr="00000000">
        <w:rPr/>
        <w:drawing>
          <wp:inline distB="114300" distT="114300" distL="114300" distR="114300">
            <wp:extent cx="5734050" cy="2044700"/>
            <wp:effectExtent b="0" l="0" r="0" t="0"/>
            <wp:docPr id="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drawing>
          <wp:inline distB="114300" distT="114300" distL="114300" distR="114300">
            <wp:extent cx="5734050" cy="2044700"/>
            <wp:effectExtent b="0" l="0" r="0" t="0"/>
            <wp:docPr id="1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jc w:val="both"/>
        <w:rPr>
          <w:b w:val="1"/>
          <w:bCs w:val="1"/>
        </w:rPr>
      </w:pPr>
      <w:r w:rsidDel="00000000" w:rsidR="00000000" w:rsidRPr="00000000">
        <w:rPr>
          <w:b w:val="1"/>
          <w:bCs w:val="1"/>
        </w:rPr>
        <w:drawing>
          <wp:inline distB="114300" distT="114300" distL="114300" distR="114300">
            <wp:extent cx="5734050" cy="1739900"/>
            <wp:effectExtent b="0" l="0" r="0" t="0"/>
            <wp:docPr id="27"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ageBreakBefore w:val="0"/>
        <w:jc w:val="both"/>
        <w:rPr>
          <w:b w:val="1"/>
          <w:bCs w:val="1"/>
        </w:rPr>
      </w:pPr>
      <w:r w:rsidDel="00000000" w:rsidR="00000000" w:rsidRPr="00000000">
        <w:rPr>
          <w:rtl w:val="0"/>
        </w:rPr>
      </w:r>
    </w:p>
    <w:p w:rsidR="00000000" w:rsidDel="00000000" w:rsidP="00000000" w:rsidRDefault="00000000" w:rsidRPr="00000000" w14:paraId="000000F2">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3">
      <w:pPr>
        <w:pageBreakBefore w:val="0"/>
        <w:jc w:val="both"/>
        <w:rPr>
          <w:b w:val="1"/>
          <w:bCs w:val="1"/>
        </w:rPr>
      </w:pPr>
      <w:r w:rsidDel="00000000" w:rsidR="00000000" w:rsidRPr="00000000">
        <w:rPr>
          <w:rtl w:val="0"/>
        </w:rPr>
      </w:r>
    </w:p>
    <w:p w:rsidR="00000000" w:rsidDel="00000000" w:rsidP="00000000" w:rsidRDefault="00000000" w:rsidRPr="00000000" w14:paraId="000000F4">
      <w:pPr>
        <w:pageBreakBefore w:val="0"/>
        <w:jc w:val="both"/>
        <w:rPr/>
      </w:pPr>
      <w:r w:rsidDel="00000000" w:rsidR="00000000" w:rsidRPr="00000000">
        <w:rPr>
          <w:rtl w:val="0"/>
        </w:rPr>
        <w:t xml:space="preserve">Below is the economic panel for South Africa in 2013. We can see that for different percentages of heuristic total export growth, the ECI of South Africa has different performance. From all the four line graphs, we see that South Africa already obtains some great increment in terms of ECI. Most importantly, the higher the budget is, the greater the ECI will be. This means that in both short term and long term, South Africa still has great room to improve. For the 5 and 10 percent growth, their patterns are similar. The increment of ECI attributes to the </w:t>
      </w:r>
      <w:ins w:author="Ryo Shibata" w:id="68" w:date="2023-04-22T01:11:26Z">
        <w:r w:rsidDel="00000000" w:rsidR="00000000" w:rsidRPr="00000000">
          <w:rPr>
            <w:rtl w:val="0"/>
          </w:rPr>
          <w:t xml:space="preserve">R</w:t>
        </w:r>
      </w:ins>
      <w:del w:author="Ryo Shibata" w:id="68" w:date="2023-04-22T01:11:26Z">
        <w:r w:rsidDel="00000000" w:rsidR="00000000" w:rsidRPr="00000000">
          <w:rPr>
            <w:rtl w:val="0"/>
          </w:rPr>
          <w:delText xml:space="preserve">r</w:delText>
        </w:r>
      </w:del>
      <w:r w:rsidDel="00000000" w:rsidR="00000000" w:rsidRPr="00000000">
        <w:rPr>
          <w:rtl w:val="0"/>
        </w:rPr>
        <w:t xml:space="preserve">aw </w:t>
      </w:r>
      <w:ins w:author="Ryo Shibata" w:id="69" w:date="2023-04-22T01:11:28Z">
        <w:r w:rsidDel="00000000" w:rsidR="00000000" w:rsidRPr="00000000">
          <w:rPr>
            <w:rtl w:val="0"/>
          </w:rPr>
          <w:t xml:space="preserve">M</w:t>
        </w:r>
      </w:ins>
      <w:del w:author="Ryo Shibata" w:id="69" w:date="2023-04-22T01:11:28Z">
        <w:r w:rsidDel="00000000" w:rsidR="00000000" w:rsidRPr="00000000">
          <w:rPr>
            <w:rtl w:val="0"/>
          </w:rPr>
          <w:delText xml:space="preserve">m</w:delText>
        </w:r>
      </w:del>
      <w:r w:rsidDel="00000000" w:rsidR="00000000" w:rsidRPr="00000000">
        <w:rPr>
          <w:rtl w:val="0"/>
        </w:rPr>
        <w:t xml:space="preserve">anufacturing, </w:t>
      </w:r>
      <w:ins w:author="Ryo Shibata" w:id="70" w:date="2023-04-22T01:11:30Z">
        <w:r w:rsidDel="00000000" w:rsidR="00000000" w:rsidRPr="00000000">
          <w:rPr>
            <w:rtl w:val="0"/>
          </w:rPr>
          <w:t xml:space="preserve">C</w:t>
        </w:r>
      </w:ins>
      <w:del w:author="Ryo Shibata" w:id="70" w:date="2023-04-22T01:11:30Z">
        <w:r w:rsidDel="00000000" w:rsidR="00000000" w:rsidRPr="00000000">
          <w:rPr>
            <w:rtl w:val="0"/>
          </w:rPr>
          <w:delText xml:space="preserve">c</w:delText>
        </w:r>
      </w:del>
      <w:r w:rsidDel="00000000" w:rsidR="00000000" w:rsidRPr="00000000">
        <w:rPr>
          <w:rtl w:val="0"/>
        </w:rPr>
        <w:t xml:space="preserve">hemical </w:t>
      </w:r>
      <w:ins w:author="Ryo Shibata" w:id="71" w:date="2023-04-22T01:11:31Z">
        <w:r w:rsidDel="00000000" w:rsidR="00000000" w:rsidRPr="00000000">
          <w:rPr>
            <w:rtl w:val="0"/>
          </w:rPr>
          <w:t xml:space="preserve">M</w:t>
        </w:r>
      </w:ins>
      <w:del w:author="Ryo Shibata" w:id="71" w:date="2023-04-22T01:11:31Z">
        <w:r w:rsidDel="00000000" w:rsidR="00000000" w:rsidRPr="00000000">
          <w:rPr>
            <w:rtl w:val="0"/>
          </w:rPr>
          <w:delText xml:space="preserve">m</w:delText>
        </w:r>
      </w:del>
      <w:r w:rsidDel="00000000" w:rsidR="00000000" w:rsidRPr="00000000">
        <w:rPr>
          <w:rtl w:val="0"/>
        </w:rPr>
        <w:t xml:space="preserve">anufacturing, </w:t>
      </w:r>
      <w:ins w:author="Ryo Shibata" w:id="72" w:date="2023-04-22T01:11:32Z">
        <w:r w:rsidDel="00000000" w:rsidR="00000000" w:rsidRPr="00000000">
          <w:rPr>
            <w:rtl w:val="0"/>
          </w:rPr>
          <w:t xml:space="preserve">C</w:t>
        </w:r>
      </w:ins>
      <w:del w:author="Ryo Shibata" w:id="72" w:date="2023-04-22T01:11:32Z">
        <w:r w:rsidDel="00000000" w:rsidR="00000000" w:rsidRPr="00000000">
          <w:rPr>
            <w:rtl w:val="0"/>
          </w:rPr>
          <w:delText xml:space="preserve">c</w:delText>
        </w:r>
      </w:del>
      <w:r w:rsidDel="00000000" w:rsidR="00000000" w:rsidRPr="00000000">
        <w:rPr>
          <w:rtl w:val="0"/>
        </w:rPr>
        <w:t xml:space="preserve">hemicals</w:t>
      </w:r>
      <w:ins w:author="Ryo Shibata" w:id="73" w:date="2023-04-22T01:11:40Z">
        <w:r w:rsidDel="00000000" w:rsidR="00000000" w:rsidRPr="00000000">
          <w:rPr>
            <w:rtl w:val="0"/>
          </w:rPr>
          <w:t xml:space="preserve">,</w:t>
        </w:r>
      </w:ins>
      <w:r w:rsidDel="00000000" w:rsidR="00000000" w:rsidRPr="00000000">
        <w:rPr>
          <w:rtl w:val="0"/>
        </w:rPr>
        <w:t xml:space="preserve"> and </w:t>
      </w:r>
      <w:ins w:author="Ryo Shibata" w:id="74" w:date="2023-04-22T01:11:35Z">
        <w:r w:rsidDel="00000000" w:rsidR="00000000" w:rsidRPr="00000000">
          <w:rPr>
            <w:rtl w:val="0"/>
          </w:rPr>
          <w:t xml:space="preserve">T</w:t>
        </w:r>
      </w:ins>
      <w:del w:author="Ryo Shibata" w:id="74" w:date="2023-04-22T01:11:35Z">
        <w:r w:rsidDel="00000000" w:rsidR="00000000" w:rsidRPr="00000000">
          <w:rPr>
            <w:rtl w:val="0"/>
          </w:rPr>
          <w:delText xml:space="preserve">t</w:delText>
        </w:r>
      </w:del>
      <w:r w:rsidDel="00000000" w:rsidR="00000000" w:rsidRPr="00000000">
        <w:rPr>
          <w:rtl w:val="0"/>
        </w:rPr>
        <w:t xml:space="preserve">extiles. All of these are pretty fundamental products. Afterwards, for the 15 and 20 percent growth, the growth pattern becomes stronger, mainly because of the machinery and construction.  </w:t>
      </w:r>
    </w:p>
    <w:p w:rsidR="00000000" w:rsidDel="00000000" w:rsidP="00000000" w:rsidRDefault="00000000" w:rsidRPr="00000000" w14:paraId="000000F5">
      <w:pPr>
        <w:pageBreakBefore w:val="0"/>
        <w:jc w:val="both"/>
        <w:rPr>
          <w:b w:val="1"/>
          <w:bCs w:val="1"/>
        </w:rPr>
      </w:pPr>
      <w:r w:rsidDel="00000000" w:rsidR="00000000" w:rsidRPr="00000000">
        <w:rPr>
          <w:rtl w:val="0"/>
        </w:rPr>
      </w:r>
    </w:p>
    <w:p w:rsidR="00000000" w:rsidDel="00000000" w:rsidP="00000000" w:rsidRDefault="00000000" w:rsidRPr="00000000" w14:paraId="000000F6">
      <w:pPr>
        <w:pageBreakBefore w:val="0"/>
        <w:jc w:val="both"/>
        <w:rPr>
          <w:rFonts w:ascii="Times" w:cs="Times" w:eastAsia="Times" w:hAnsi="Times"/>
          <w:b w:val="1"/>
          <w:bCs w:val="1"/>
          <w:sz w:val="28"/>
          <w:szCs w:val="28"/>
        </w:rPr>
      </w:pPr>
      <w:r w:rsidDel="00000000" w:rsidR="00000000" w:rsidRPr="00000000">
        <w:rPr>
          <w:b w:val="1"/>
          <w:bCs w:val="1"/>
        </w:rPr>
        <w:drawing>
          <wp:inline distB="114300" distT="114300" distL="114300" distR="114300">
            <wp:extent cx="5734050" cy="2032000"/>
            <wp:effectExtent b="0" l="0" r="0" t="0"/>
            <wp:docPr id="1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405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734050" cy="2032000"/>
            <wp:effectExtent b="0" l="0" r="0" t="0"/>
            <wp:docPr id="5"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405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734050" cy="1866900"/>
            <wp:effectExtent b="0" l="0" r="0" t="0"/>
            <wp:docPr id="15" name="image24.jpg"/>
            <a:graphic>
              <a:graphicData uri="http://schemas.openxmlformats.org/drawingml/2006/picture">
                <pic:pic>
                  <pic:nvPicPr>
                    <pic:cNvPr id="0" name="image24.jpg"/>
                    <pic:cNvPicPr preferRelativeResize="0"/>
                  </pic:nvPicPr>
                  <pic:blipFill>
                    <a:blip r:embed="rId22"/>
                    <a:srcRect b="0" l="0" r="0" t="0"/>
                    <a:stretch>
                      <a:fillRect/>
                    </a:stretch>
                  </pic:blipFill>
                  <pic:spPr>
                    <a:xfrm>
                      <a:off x="0" y="0"/>
                      <a:ext cx="57340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FA">
      <w:pPr>
        <w:pageBreakBefore w:val="0"/>
        <w:jc w:val="both"/>
        <w:rPr/>
      </w:pPr>
      <w:r w:rsidDel="00000000" w:rsidR="00000000" w:rsidRPr="00000000">
        <w:rPr>
          <w:rtl w:val="0"/>
        </w:rPr>
        <w:t xml:space="preserve">For further suggestions on South Africa’s development in the future</w:t>
      </w:r>
      <w:ins w:author="Ryo Shibata" w:id="75" w:date="2023-04-22T01:11:45Z">
        <w:r w:rsidDel="00000000" w:rsidR="00000000" w:rsidRPr="00000000">
          <w:rPr>
            <w:rtl w:val="0"/>
          </w:rPr>
          <w:t xml:space="preserve">,</w:t>
        </w:r>
      </w:ins>
      <w:del w:author="Ryo Shibata" w:id="75" w:date="2023-04-22T01:11:45Z">
        <w:r w:rsidDel="00000000" w:rsidR="00000000" w:rsidRPr="00000000">
          <w:rPr>
            <w:rtl w:val="0"/>
          </w:rPr>
          <w:delText xml:space="preserve">.</w:delText>
        </w:r>
      </w:del>
      <w:r w:rsidDel="00000000" w:rsidR="00000000" w:rsidRPr="00000000">
        <w:rPr>
          <w:rtl w:val="0"/>
        </w:rPr>
        <w:t xml:space="preserve"> </w:t>
      </w:r>
      <w:ins w:author="Ryo Shibata" w:id="76" w:date="2023-04-22T01:11:47Z">
        <w:r w:rsidDel="00000000" w:rsidR="00000000" w:rsidRPr="00000000">
          <w:rPr>
            <w:rtl w:val="0"/>
          </w:rPr>
          <w:t xml:space="preserve">w</w:t>
        </w:r>
      </w:ins>
      <w:del w:author="Ryo Shibata" w:id="76" w:date="2023-04-22T01:11:47Z">
        <w:r w:rsidDel="00000000" w:rsidR="00000000" w:rsidRPr="00000000">
          <w:rPr>
            <w:rtl w:val="0"/>
          </w:rPr>
          <w:delText xml:space="preserve">W</w:delText>
        </w:r>
      </w:del>
      <w:r w:rsidDel="00000000" w:rsidR="00000000" w:rsidRPr="00000000">
        <w:rPr>
          <w:rtl w:val="0"/>
        </w:rPr>
        <w:t xml:space="preserve">e also offer the optimization result of South Africa based on export data in 2018. Below is the economic panel for South Africa in 2018. We can see that for different percentages of heuristic total export growth, the ECI growth pattern is similar to the one in 2013. From all the four line graphs, we see that South Africa already obtains some great increment in terms of ECI. Most importantly, the higher the budget is, the greater the ECI will be. This means that in both short term and long term, South Africa still has great room to improve. For the case of 5 percent export growth budget, the ECI does not increase so much. Most of the increment is attributed to </w:t>
      </w:r>
      <w:ins w:author="Ryo Shibata" w:id="77" w:date="2023-04-22T01:12:32Z">
        <w:r w:rsidDel="00000000" w:rsidR="00000000" w:rsidRPr="00000000">
          <w:rPr>
            <w:rtl w:val="0"/>
          </w:rPr>
          <w:t xml:space="preserve">T</w:t>
        </w:r>
      </w:ins>
      <w:del w:author="Ryo Shibata" w:id="77" w:date="2023-04-22T01:12:32Z">
        <w:r w:rsidDel="00000000" w:rsidR="00000000" w:rsidRPr="00000000">
          <w:rPr>
            <w:rtl w:val="0"/>
          </w:rPr>
          <w:delText xml:space="preserve">t</w:delText>
        </w:r>
      </w:del>
      <w:r w:rsidDel="00000000" w:rsidR="00000000" w:rsidRPr="00000000">
        <w:rPr>
          <w:rtl w:val="0"/>
        </w:rPr>
        <w:t xml:space="preserve">extile</w:t>
      </w:r>
      <w:ins w:author="Ryo Shibata" w:id="78" w:date="2023-04-22T01:12:33Z">
        <w:r w:rsidDel="00000000" w:rsidR="00000000" w:rsidRPr="00000000">
          <w:rPr>
            <w:rtl w:val="0"/>
          </w:rPr>
          <w:t xml:space="preserve">s</w:t>
        </w:r>
      </w:ins>
      <w:r w:rsidDel="00000000" w:rsidR="00000000" w:rsidRPr="00000000">
        <w:rPr>
          <w:rtl w:val="0"/>
        </w:rPr>
        <w:t xml:space="preserve"> and </w:t>
      </w:r>
      <w:ins w:author="Ryo Shibata" w:id="79" w:date="2023-04-22T01:12:35Z">
        <w:r w:rsidDel="00000000" w:rsidR="00000000" w:rsidRPr="00000000">
          <w:rPr>
            <w:rtl w:val="0"/>
          </w:rPr>
          <w:t xml:space="preserve">C</w:t>
        </w:r>
      </w:ins>
      <w:del w:author="Ryo Shibata" w:id="79" w:date="2023-04-22T01:12:35Z">
        <w:r w:rsidDel="00000000" w:rsidR="00000000" w:rsidRPr="00000000">
          <w:rPr>
            <w:rtl w:val="0"/>
          </w:rPr>
          <w:delText xml:space="preserve">c</w:delText>
        </w:r>
      </w:del>
      <w:r w:rsidDel="00000000" w:rsidR="00000000" w:rsidRPr="00000000">
        <w:rPr>
          <w:rtl w:val="0"/>
        </w:rPr>
        <w:t xml:space="preserve">hemical </w:t>
      </w:r>
      <w:ins w:author="Ryo Shibata" w:id="80" w:date="2023-04-22T01:12:37Z">
        <w:r w:rsidDel="00000000" w:rsidR="00000000" w:rsidRPr="00000000">
          <w:rPr>
            <w:rtl w:val="0"/>
          </w:rPr>
          <w:t xml:space="preserve">M</w:t>
        </w:r>
      </w:ins>
      <w:del w:author="Ryo Shibata" w:id="80" w:date="2023-04-22T01:12:37Z">
        <w:r w:rsidDel="00000000" w:rsidR="00000000" w:rsidRPr="00000000">
          <w:rPr>
            <w:rtl w:val="0"/>
          </w:rPr>
          <w:delText xml:space="preserve">m</w:delText>
        </w:r>
      </w:del>
      <w:r w:rsidDel="00000000" w:rsidR="00000000" w:rsidRPr="00000000">
        <w:rPr>
          <w:rtl w:val="0"/>
        </w:rPr>
        <w:t xml:space="preserve">anufacturing. For the case of 10 percent, </w:t>
      </w:r>
      <w:ins w:author="Ryo Shibata" w:id="81" w:date="2023-04-22T01:12:00Z">
        <w:r w:rsidDel="00000000" w:rsidR="00000000" w:rsidRPr="00000000">
          <w:rPr>
            <w:rtl w:val="0"/>
          </w:rPr>
          <w:t xml:space="preserve">M</w:t>
        </w:r>
      </w:ins>
      <w:del w:author="Ryo Shibata" w:id="81" w:date="2023-04-22T01:12:00Z">
        <w:r w:rsidDel="00000000" w:rsidR="00000000" w:rsidRPr="00000000">
          <w:rPr>
            <w:rtl w:val="0"/>
          </w:rPr>
          <w:delText xml:space="preserve">m</w:delText>
        </w:r>
      </w:del>
      <w:r w:rsidDel="00000000" w:rsidR="00000000" w:rsidRPr="00000000">
        <w:rPr>
          <w:rtl w:val="0"/>
        </w:rPr>
        <w:t xml:space="preserve">achinery and </w:t>
      </w:r>
      <w:ins w:author="Ryo Shibata" w:id="82" w:date="2023-04-22T01:12:02Z">
        <w:r w:rsidDel="00000000" w:rsidR="00000000" w:rsidRPr="00000000">
          <w:rPr>
            <w:rtl w:val="0"/>
          </w:rPr>
          <w:t xml:space="preserve">C</w:t>
        </w:r>
      </w:ins>
      <w:del w:author="Ryo Shibata" w:id="82" w:date="2023-04-22T01:12:02Z">
        <w:r w:rsidDel="00000000" w:rsidR="00000000" w:rsidRPr="00000000">
          <w:rPr>
            <w:rtl w:val="0"/>
          </w:rPr>
          <w:delText xml:space="preserve">c</w:delText>
        </w:r>
      </w:del>
      <w:r w:rsidDel="00000000" w:rsidR="00000000" w:rsidRPr="00000000">
        <w:rPr>
          <w:rtl w:val="0"/>
        </w:rPr>
        <w:t xml:space="preserve">onstruction boost up the ECI. For the case of 20 percent, the result shows that adding </w:t>
      </w:r>
      <w:ins w:author="Ryo Shibata" w:id="83" w:date="2023-04-22T01:13:00Z">
        <w:r w:rsidDel="00000000" w:rsidR="00000000" w:rsidRPr="00000000">
          <w:rPr>
            <w:rtl w:val="0"/>
          </w:rPr>
          <w:t xml:space="preserve">T</w:t>
        </w:r>
      </w:ins>
      <w:del w:author="Ryo Shibata" w:id="83" w:date="2023-04-22T01:13:00Z">
        <w:r w:rsidDel="00000000" w:rsidR="00000000" w:rsidRPr="00000000">
          <w:rPr>
            <w:rtl w:val="0"/>
          </w:rPr>
          <w:delText xml:space="preserve">t</w:delText>
        </w:r>
      </w:del>
      <w:r w:rsidDel="00000000" w:rsidR="00000000" w:rsidRPr="00000000">
        <w:rPr>
          <w:rtl w:val="0"/>
        </w:rPr>
        <w:t xml:space="preserve">ransportation as a growth component can bring lots of gains in ECI. Therefore, for future strategy, South Africa should prioritize</w:t>
      </w:r>
      <w:ins w:author="Ryo Shibata" w:id="84" w:date="2023-04-22T01:12:50Z">
        <w:r w:rsidDel="00000000" w:rsidR="00000000" w:rsidRPr="00000000">
          <w:rPr>
            <w:rtl w:val="0"/>
          </w:rPr>
          <w:t xml:space="preserve"> the</w:t>
        </w:r>
      </w:ins>
      <w:r w:rsidDel="00000000" w:rsidR="00000000" w:rsidRPr="00000000">
        <w:rPr>
          <w:rtl w:val="0"/>
        </w:rPr>
        <w:t xml:space="preserve"> development of </w:t>
      </w:r>
      <w:ins w:author="Ryo Shibata" w:id="85" w:date="2023-04-22T01:12:55Z">
        <w:r w:rsidDel="00000000" w:rsidR="00000000" w:rsidRPr="00000000">
          <w:rPr>
            <w:rtl w:val="0"/>
          </w:rPr>
          <w:t xml:space="preserve">T</w:t>
        </w:r>
      </w:ins>
      <w:del w:author="Ryo Shibata" w:id="85" w:date="2023-04-22T01:12:55Z">
        <w:r w:rsidDel="00000000" w:rsidR="00000000" w:rsidRPr="00000000">
          <w:rPr>
            <w:rtl w:val="0"/>
          </w:rPr>
          <w:delText xml:space="preserve">t</w:delText>
        </w:r>
      </w:del>
      <w:r w:rsidDel="00000000" w:rsidR="00000000" w:rsidRPr="00000000">
        <w:rPr>
          <w:rtl w:val="0"/>
        </w:rPr>
        <w:t xml:space="preserve">extile</w:t>
      </w:r>
      <w:ins w:author="Ryo Shibata" w:id="86" w:date="2023-04-22T01:12:57Z">
        <w:r w:rsidDel="00000000" w:rsidR="00000000" w:rsidRPr="00000000">
          <w:rPr>
            <w:rtl w:val="0"/>
          </w:rPr>
          <w:t xml:space="preserve">s</w:t>
        </w:r>
      </w:ins>
      <w:r w:rsidDel="00000000" w:rsidR="00000000" w:rsidRPr="00000000">
        <w:rPr>
          <w:rtl w:val="0"/>
        </w:rPr>
        <w:t xml:space="preserve">, which causes the first jump in all line graphs. And then </w:t>
      </w:r>
      <w:ins w:author="Ryo Shibata" w:id="87" w:date="2023-04-22T01:14:19Z">
        <w:r w:rsidDel="00000000" w:rsidR="00000000" w:rsidRPr="00000000">
          <w:rPr>
            <w:rtl w:val="0"/>
          </w:rPr>
          <w:t xml:space="preserve">M</w:t>
        </w:r>
      </w:ins>
      <w:del w:author="Ryo Shibata" w:id="87" w:date="2023-04-22T01:14:19Z">
        <w:r w:rsidDel="00000000" w:rsidR="00000000" w:rsidRPr="00000000">
          <w:rPr>
            <w:rtl w:val="0"/>
          </w:rPr>
          <w:delText xml:space="preserve">m</w:delText>
        </w:r>
      </w:del>
      <w:r w:rsidDel="00000000" w:rsidR="00000000" w:rsidRPr="00000000">
        <w:rPr>
          <w:rtl w:val="0"/>
        </w:rPr>
        <w:t xml:space="preserve">achinery and </w:t>
      </w:r>
      <w:ins w:author="Ryo Shibata" w:id="88" w:date="2023-04-22T01:14:22Z">
        <w:r w:rsidDel="00000000" w:rsidR="00000000" w:rsidRPr="00000000">
          <w:rPr>
            <w:rtl w:val="0"/>
          </w:rPr>
          <w:t xml:space="preserve">T</w:t>
        </w:r>
      </w:ins>
      <w:del w:author="Ryo Shibata" w:id="88" w:date="2023-04-22T01:14:22Z">
        <w:r w:rsidDel="00000000" w:rsidR="00000000" w:rsidRPr="00000000">
          <w:rPr>
            <w:rtl w:val="0"/>
          </w:rPr>
          <w:delText xml:space="preserve">t</w:delText>
        </w:r>
      </w:del>
      <w:r w:rsidDel="00000000" w:rsidR="00000000" w:rsidRPr="00000000">
        <w:rPr>
          <w:rtl w:val="0"/>
        </w:rPr>
        <w:t xml:space="preserve">ransportation. in order to optimize ECI.</w:t>
      </w:r>
    </w:p>
    <w:p w:rsidR="00000000" w:rsidDel="00000000" w:rsidP="00000000" w:rsidRDefault="00000000" w:rsidRPr="00000000" w14:paraId="000000FB">
      <w:pPr>
        <w:pageBreakBefore w:val="0"/>
        <w:jc w:val="both"/>
        <w:rPr>
          <w:rFonts w:ascii="Times" w:cs="Times" w:eastAsia="Times" w:hAnsi="Times"/>
        </w:rPr>
      </w:pPr>
      <w:r w:rsidDel="00000000" w:rsidR="00000000" w:rsidRPr="00000000">
        <w:rPr>
          <w:rtl w:val="0"/>
        </w:rPr>
      </w:r>
    </w:p>
    <w:p w:rsidR="00000000" w:rsidDel="00000000" w:rsidP="00000000" w:rsidRDefault="00000000" w:rsidRPr="00000000" w14:paraId="000000F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734050" cy="1981200"/>
            <wp:effectExtent b="0" l="0" r="0" t="0"/>
            <wp:docPr id="1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40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335495" cy="1976438"/>
            <wp:effectExtent b="0" l="0" r="0" t="0"/>
            <wp:docPr id="23"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335495"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734050" cy="2032000"/>
            <wp:effectExtent b="0" l="0" r="0" t="0"/>
            <wp:docPr id="7" name="image15.jpg"/>
            <a:graphic>
              <a:graphicData uri="http://schemas.openxmlformats.org/drawingml/2006/picture">
                <pic:pic>
                  <pic:nvPicPr>
                    <pic:cNvPr id="0" name="image15.jpg"/>
                    <pic:cNvPicPr preferRelativeResize="0"/>
                  </pic:nvPicPr>
                  <pic:blipFill>
                    <a:blip r:embed="rId25"/>
                    <a:srcRect b="0" l="0" r="0" t="0"/>
                    <a:stretch>
                      <a:fillRect/>
                    </a:stretch>
                  </pic:blipFill>
                  <pic:spPr>
                    <a:xfrm>
                      <a:off x="0" y="0"/>
                      <a:ext cx="573405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00">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w:t>
      </w:r>
      <w:del w:author="Ryo Shibata" w:id="89" w:date="2023-04-22T01:14:28Z">
        <w:r w:rsidDel="00000000" w:rsidR="00000000" w:rsidRPr="00000000">
          <w:rPr>
            <w:b w:val="1"/>
            <w:bCs w:val="1"/>
            <w:sz w:val="28"/>
            <w:szCs w:val="28"/>
            <w:rtl w:val="0"/>
          </w:rPr>
          <w:delText xml:space="preserve"> </w:delText>
        </w:r>
      </w:del>
      <w:r w:rsidDel="00000000" w:rsidR="00000000" w:rsidRPr="00000000">
        <w:rPr>
          <w:b w:val="1"/>
          <w:bCs w:val="1"/>
          <w:sz w:val="28"/>
          <w:szCs w:val="28"/>
          <w:rtl w:val="0"/>
        </w:rPr>
        <w:t xml:space="preserve">Sensitivity Analysis</w:t>
      </w:r>
    </w:p>
    <w:p w:rsidR="00000000" w:rsidDel="00000000" w:rsidP="00000000" w:rsidRDefault="00000000" w:rsidRPr="00000000" w14:paraId="00000101">
      <w:pPr>
        <w:pageBreakBefore w:val="0"/>
        <w:spacing w:after="240" w:before="240" w:line="276" w:lineRule="auto"/>
        <w:rPr/>
      </w:pPr>
      <w:r w:rsidDel="00000000" w:rsidR="00000000" w:rsidRPr="00000000">
        <w:rPr>
          <w:rtl w:val="0"/>
        </w:rPr>
        <w:t xml:space="preserve">In the following section</w:t>
      </w:r>
      <w:ins w:author="Ryo Shibata" w:id="90" w:date="2023-04-22T01:14:31Z">
        <w:r w:rsidDel="00000000" w:rsidR="00000000" w:rsidRPr="00000000">
          <w:rPr>
            <w:rtl w:val="0"/>
          </w:rPr>
          <w:t xml:space="preserve">,</w:t>
        </w:r>
      </w:ins>
      <w:r w:rsidDel="00000000" w:rsidR="00000000" w:rsidRPr="00000000">
        <w:rPr>
          <w:rtl w:val="0"/>
        </w:rPr>
        <w:t xml:space="preserve"> our broad aim is to understand how sensitive South Africa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w:t>
      </w:r>
      <w:ins w:author="Ryo Shibata" w:id="91" w:date="2023-04-22T01:14:36Z">
        <w:r w:rsidDel="00000000" w:rsidR="00000000" w:rsidRPr="00000000">
          <w:rPr>
            <w:rtl w:val="0"/>
          </w:rPr>
          <w:t xml:space="preserve">-</w:t>
        </w:r>
      </w:ins>
      <w:del w:author="Ryo Shibata" w:id="91" w:date="2023-04-22T01:14:36Z">
        <w:r w:rsidDel="00000000" w:rsidR="00000000" w:rsidRPr="00000000">
          <w:rPr>
            <w:rtl w:val="0"/>
          </w:rPr>
          <w:delText xml:space="preserve"> </w:delText>
        </w:r>
      </w:del>
      <w:r w:rsidDel="00000000" w:rsidR="00000000" w:rsidRPr="00000000">
        <w:rPr>
          <w:rtl w:val="0"/>
        </w:rPr>
        <w:t xml:space="preserve">specific sensitivity. </w:t>
      </w:r>
    </w:p>
    <w:p w:rsidR="00000000" w:rsidDel="00000000" w:rsidP="00000000" w:rsidRDefault="00000000" w:rsidRPr="00000000" w14:paraId="00000102">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03">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w:t>
      </w:r>
      <w:ins w:author="Ryo Shibata" w:id="92" w:date="2023-04-22T01:14:44Z">
        <w:r w:rsidDel="00000000" w:rsidR="00000000" w:rsidRPr="00000000">
          <w:rPr>
            <w:rtl w:val="0"/>
          </w:rPr>
          <w:t xml:space="preserve">the </w:t>
        </w:r>
      </w:ins>
      <w:r w:rsidDel="00000000" w:rsidR="00000000" w:rsidRPr="00000000">
        <w:rPr>
          <w:rtl w:val="0"/>
        </w:rPr>
        <w:t xml:space="preserve">shocking methodology to increment or decrement an industry’s export level by a certain percentage and recalculate the ECI</w:t>
      </w:r>
      <w:ins w:author="Ryo Shibata" w:id="93" w:date="2023-04-22T01:14:49Z">
        <w:r w:rsidDel="00000000" w:rsidR="00000000" w:rsidRPr="00000000">
          <w:rPr>
            <w:rtl w:val="0"/>
          </w:rPr>
          <w:t xml:space="preserve">,</w:t>
        </w:r>
      </w:ins>
      <w:r w:rsidDel="00000000" w:rsidR="00000000" w:rsidRPr="00000000">
        <w:rPr>
          <w:rtl w:val="0"/>
        </w:rPr>
        <w:t xml:space="preserve">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w:t>
      </w:r>
      <w:ins w:author="Ryo Shibata" w:id="94" w:date="2023-04-22T01:15:00Z">
        <w:r w:rsidDel="00000000" w:rsidR="00000000" w:rsidRPr="00000000">
          <w:rPr>
            <w:rtl w:val="0"/>
          </w:rPr>
          <w:t xml:space="preserve">the </w:t>
        </w:r>
      </w:ins>
      <w:r w:rsidDel="00000000" w:rsidR="00000000" w:rsidRPr="00000000">
        <w:rPr>
          <w:rtl w:val="0"/>
        </w:rPr>
        <w:t xml:space="preserve">context of real life, comparing the various inflection points across industries can give us valuable insight.</w:t>
      </w:r>
    </w:p>
    <w:p w:rsidR="00000000" w:rsidDel="00000000" w:rsidP="00000000" w:rsidRDefault="00000000" w:rsidRPr="00000000" w14:paraId="00000104">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w:t>
      </w:r>
      <w:ins w:author="Ryo Shibata" w:id="95" w:date="2023-04-22T01:15:14Z">
        <w:r w:rsidDel="00000000" w:rsidR="00000000" w:rsidRPr="00000000">
          <w:rPr>
            <w:rtl w:val="0"/>
          </w:rPr>
          <w:t xml:space="preserve">,</w:t>
        </w:r>
      </w:ins>
      <w:r w:rsidDel="00000000" w:rsidR="00000000" w:rsidRPr="00000000">
        <w:rPr>
          <w:rtl w:val="0"/>
        </w:rPr>
        <w:t xml:space="preserve">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w:t>
      </w:r>
      <w:ins w:author="Ryo Shibata" w:id="96" w:date="2023-04-22T01:15:20Z">
        <w:r w:rsidDel="00000000" w:rsidR="00000000" w:rsidRPr="00000000">
          <w:rPr>
            <w:rtl w:val="0"/>
          </w:rPr>
          <w:t xml:space="preserve">,</w:t>
        </w:r>
      </w:ins>
      <w:r w:rsidDel="00000000" w:rsidR="00000000" w:rsidRPr="00000000">
        <w:rPr>
          <w:rtl w:val="0"/>
        </w:rPr>
        <w:t xml:space="preserve"> and the ECI is accordingly recomputed. The final two sensitivity graphs show the same results using 2013 data. Below is an example of an ECI sensitivity graph.</w:t>
      </w:r>
    </w:p>
    <w:p w:rsidR="00000000" w:rsidDel="00000000" w:rsidP="00000000" w:rsidRDefault="00000000" w:rsidRPr="00000000" w14:paraId="00000105">
      <w:pPr>
        <w:pageBreakBefore w:val="0"/>
        <w:jc w:val="both"/>
        <w:rPr>
          <w:b w:val="1"/>
          <w:bCs w:val="1"/>
        </w:rPr>
      </w:pPr>
      <w:r w:rsidDel="00000000" w:rsidR="00000000" w:rsidRPr="00000000">
        <w:rPr>
          <w:b w:val="1"/>
          <w:bCs w:val="1"/>
        </w:rPr>
        <w:drawing>
          <wp:inline distB="114300" distT="114300" distL="114300" distR="114300">
            <wp:extent cx="5600700" cy="2657475"/>
            <wp:effectExtent b="0" l="0" r="0" t="0"/>
            <wp:docPr id="22" name="image5.jpg"/>
            <a:graphic>
              <a:graphicData uri="http://schemas.openxmlformats.org/drawingml/2006/picture">
                <pic:pic>
                  <pic:nvPicPr>
                    <pic:cNvPr id="0" name="image5.jpg"/>
                    <pic:cNvPicPr preferRelativeResize="0"/>
                  </pic:nvPicPr>
                  <pic:blipFill>
                    <a:blip r:embed="rId26"/>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07">
      <w:pPr>
        <w:pageBreakBefore w:val="0"/>
        <w:jc w:val="both"/>
        <w:rPr>
          <w:b w:val="1"/>
          <w:bCs w:val="1"/>
        </w:rPr>
      </w:pPr>
      <w:r w:rsidDel="00000000" w:rsidR="00000000" w:rsidRPr="00000000">
        <w:rPr>
          <w:rtl w:val="0"/>
        </w:rPr>
      </w:r>
    </w:p>
    <w:p w:rsidR="00000000" w:rsidDel="00000000" w:rsidP="00000000" w:rsidRDefault="00000000" w:rsidRPr="00000000" w14:paraId="00000108">
      <w:pPr>
        <w:pageBreakBefore w:val="0"/>
        <w:jc w:val="center"/>
        <w:rPr>
          <w:sz w:val="22"/>
          <w:szCs w:val="22"/>
        </w:rPr>
      </w:pPr>
      <w:r w:rsidDel="00000000" w:rsidR="00000000" w:rsidRPr="00000000">
        <w:rPr>
          <w:rtl w:val="0"/>
        </w:rPr>
      </w:r>
    </w:p>
    <w:p w:rsidR="00000000" w:rsidDel="00000000" w:rsidP="00000000" w:rsidRDefault="00000000" w:rsidRPr="00000000" w14:paraId="0000010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0A">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0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0C">
      <w:pPr>
        <w:pageBreakBefore w:val="0"/>
        <w:jc w:val="both"/>
        <w:rPr/>
      </w:pPr>
      <w:r w:rsidDel="00000000" w:rsidR="00000000" w:rsidRPr="00000000">
        <w:rPr>
          <w:rtl w:val="0"/>
        </w:rPr>
        <w:t xml:space="preserve">Below </w:t>
      </w:r>
      <w:ins w:author="Ryo Shibata" w:id="97" w:date="2023-04-22T01:18:35Z">
        <w:r w:rsidDel="00000000" w:rsidR="00000000" w:rsidRPr="00000000">
          <w:rPr>
            <w:rtl w:val="0"/>
          </w:rPr>
          <w:t xml:space="preserve">are</w:t>
        </w:r>
      </w:ins>
      <w:del w:author="Ryo Shibata" w:id="97" w:date="2023-04-22T01:18:35Z">
        <w:r w:rsidDel="00000000" w:rsidR="00000000" w:rsidRPr="00000000">
          <w:rPr>
            <w:rtl w:val="0"/>
          </w:rPr>
          <w:delText xml:space="preserve">is</w:delText>
        </w:r>
      </w:del>
      <w:r w:rsidDel="00000000" w:rsidR="00000000" w:rsidRPr="00000000">
        <w:rPr>
          <w:rtl w:val="0"/>
        </w:rPr>
        <w:t xml:space="preserve"> South Africa’s 2018 ECI Sensitivity Charts. Firstly</w:t>
      </w:r>
      <w:ins w:author="Ryo Shibata" w:id="98" w:date="2023-04-22T01:18:39Z">
        <w:r w:rsidDel="00000000" w:rsidR="00000000" w:rsidRPr="00000000">
          <w:rPr>
            <w:rtl w:val="0"/>
          </w:rPr>
          <w:t xml:space="preserve">,</w:t>
        </w:r>
      </w:ins>
      <w:r w:rsidDel="00000000" w:rsidR="00000000" w:rsidRPr="00000000">
        <w:rPr>
          <w:rtl w:val="0"/>
        </w:rPr>
        <w:t xml:space="preserve"> in the positive chart, we notice immediately that </w:t>
      </w:r>
      <w:ins w:author="Ryo Shibata" w:id="99" w:date="2023-04-22T01:18:45Z">
        <w:r w:rsidDel="00000000" w:rsidR="00000000" w:rsidRPr="00000000">
          <w:rPr>
            <w:rtl w:val="0"/>
          </w:rPr>
          <w:t xml:space="preserve">an </w:t>
        </w:r>
      </w:ins>
      <w:r w:rsidDel="00000000" w:rsidR="00000000" w:rsidRPr="00000000">
        <w:rPr>
          <w:rtl w:val="0"/>
        </w:rPr>
        <w:t xml:space="preserve">increase in </w:t>
      </w:r>
      <w:ins w:author="Ryo Shibata" w:id="100" w:date="2023-04-22T01:18:49Z">
        <w:r w:rsidDel="00000000" w:rsidR="00000000" w:rsidRPr="00000000">
          <w:rPr>
            <w:rtl w:val="0"/>
          </w:rPr>
          <w:t xml:space="preserve">the </w:t>
        </w:r>
      </w:ins>
      <w:r w:rsidDel="00000000" w:rsidR="00000000" w:rsidRPr="00000000">
        <w:rPr>
          <w:rtl w:val="0"/>
        </w:rPr>
        <w:t xml:space="preserve">export of High</w:t>
      </w:r>
      <w:ins w:author="Ryo Shibata" w:id="101" w:date="2023-04-22T01:18:55Z">
        <w:r w:rsidDel="00000000" w:rsidR="00000000" w:rsidRPr="00000000">
          <w:rPr>
            <w:rtl w:val="0"/>
          </w:rPr>
          <w:t xml:space="preserve">-</w:t>
        </w:r>
      </w:ins>
      <w:del w:author="Ryo Shibata" w:id="101" w:date="2023-04-22T01:18:55Z">
        <w:r w:rsidDel="00000000" w:rsidR="00000000" w:rsidRPr="00000000">
          <w:rPr>
            <w:rtl w:val="0"/>
          </w:rPr>
          <w:delText xml:space="preserve"> </w:delText>
        </w:r>
      </w:del>
      <w:ins w:author="Ryo Shibata" w:id="101" w:date="2023-04-22T01:18:55Z">
        <w:del w:author="Ryo Shibata" w:id="101" w:date="2023-04-22T01:18:55Z">
          <w:r w:rsidDel="00000000" w:rsidR="00000000" w:rsidRPr="00000000">
            <w:rPr>
              <w:rtl w:val="0"/>
            </w:rPr>
            <w:delText xml:space="preserve">c</w:delText>
          </w:r>
        </w:del>
      </w:ins>
      <w:del w:author="Ryo Shibata" w:id="101" w:date="2023-04-22T01:18:55Z">
        <w:r w:rsidDel="00000000" w:rsidR="00000000" w:rsidRPr="00000000">
          <w:rPr>
            <w:rtl w:val="0"/>
          </w:rPr>
          <w:delText xml:space="preserve">C</w:delText>
        </w:r>
      </w:del>
      <w:r w:rsidDel="00000000" w:rsidR="00000000" w:rsidRPr="00000000">
        <w:rPr>
          <w:rtl w:val="0"/>
        </w:rPr>
        <w:t xml:space="preserve">omplexity Products, Transportation</w:t>
      </w:r>
      <w:ins w:author="Ryo Shibata" w:id="102" w:date="2023-04-22T01:19:03Z">
        <w:r w:rsidDel="00000000" w:rsidR="00000000" w:rsidRPr="00000000">
          <w:rPr>
            <w:rtl w:val="0"/>
          </w:rPr>
          <w:t xml:space="preserve">,</w:t>
        </w:r>
      </w:ins>
      <w:r w:rsidDel="00000000" w:rsidR="00000000" w:rsidRPr="00000000">
        <w:rPr>
          <w:rtl w:val="0"/>
        </w:rPr>
        <w:t xml:space="preserve"> and Machinery can lead to massive jumps in ECI. The inflection points for these three industries are all near 50%</w:t>
      </w:r>
      <w:ins w:author="Ryo Shibata" w:id="103" w:date="2023-04-22T01:19:09Z">
        <w:r w:rsidDel="00000000" w:rsidR="00000000" w:rsidRPr="00000000">
          <w:rPr>
            <w:rtl w:val="0"/>
          </w:rPr>
          <w:t xml:space="preserve">,</w:t>
        </w:r>
      </w:ins>
      <w:r w:rsidDel="00000000" w:rsidR="00000000" w:rsidRPr="00000000">
        <w:rPr>
          <w:rtl w:val="0"/>
        </w:rPr>
        <w:t xml:space="preserve"> which implies that an approximately 50% increase in export in any of these industries could drastically improve the ECI of South Africa. All other industries tend </w:t>
      </w:r>
      <w:ins w:author="Ryo Shibata" w:id="104" w:date="2023-04-22T01:19:15Z">
        <w:r w:rsidDel="00000000" w:rsidR="00000000" w:rsidRPr="00000000">
          <w:rPr>
            <w:rtl w:val="0"/>
          </w:rPr>
          <w:t xml:space="preserve">not to</w:t>
        </w:r>
      </w:ins>
      <w:del w:author="Ryo Shibata" w:id="104" w:date="2023-04-22T01:19:15Z">
        <w:r w:rsidDel="00000000" w:rsidR="00000000" w:rsidRPr="00000000">
          <w:rPr>
            <w:rtl w:val="0"/>
          </w:rPr>
          <w:delText xml:space="preserve">to not</w:delText>
        </w:r>
      </w:del>
      <w:r w:rsidDel="00000000" w:rsidR="00000000" w:rsidRPr="00000000">
        <w:rPr>
          <w:rtl w:val="0"/>
        </w:rPr>
        <w:t xml:space="preserve"> greatly affect the ECI level</w:t>
      </w:r>
      <w:ins w:author="Ryo Shibata" w:id="105" w:date="2023-04-22T01:19:22Z">
        <w:r w:rsidDel="00000000" w:rsidR="00000000" w:rsidRPr="00000000">
          <w:rPr>
            <w:rtl w:val="0"/>
          </w:rPr>
          <w:t xml:space="preserve">,</w:t>
        </w:r>
      </w:ins>
      <w:r w:rsidDel="00000000" w:rsidR="00000000" w:rsidRPr="00000000">
        <w:rPr>
          <w:rtl w:val="0"/>
        </w:rPr>
        <w:t xml:space="preserve"> making it fairly clear which industries to pursue. </w:t>
      </w:r>
    </w:p>
    <w:p w:rsidR="00000000" w:rsidDel="00000000" w:rsidP="00000000" w:rsidRDefault="00000000" w:rsidRPr="00000000" w14:paraId="0000010D">
      <w:pPr>
        <w:pageBreakBefore w:val="0"/>
        <w:jc w:val="both"/>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Next</w:t>
      </w:r>
      <w:ins w:author="Ryo Shibata" w:id="106" w:date="2023-04-22T01:19:26Z">
        <w:r w:rsidDel="00000000" w:rsidR="00000000" w:rsidRPr="00000000">
          <w:rPr>
            <w:rtl w:val="0"/>
          </w:rPr>
          <w:t xml:space="preserve">,</w:t>
        </w:r>
      </w:ins>
      <w:r w:rsidDel="00000000" w:rsidR="00000000" w:rsidRPr="00000000">
        <w:rPr>
          <w:rtl w:val="0"/>
        </w:rPr>
        <w:t xml:space="preserve"> we consider South Africa’s 2018 Negative Shock chart. We can see that South Africa is very sensitive to the Chemical industry. We see that a 5% decrease in Chemical exports can push the ECI much deeper into the negative territory. Decreases in absolute export levels for Food and Preparations, Vegetables, Fruits</w:t>
      </w:r>
      <w:ins w:author="Ryo Shibata" w:id="107" w:date="2023-04-22T01:19:38Z">
        <w:r w:rsidDel="00000000" w:rsidR="00000000" w:rsidRPr="00000000">
          <w:rPr>
            <w:rtl w:val="0"/>
          </w:rPr>
          <w:t xml:space="preserve">,</w:t>
        </w:r>
      </w:ins>
      <w:r w:rsidDel="00000000" w:rsidR="00000000" w:rsidRPr="00000000">
        <w:rPr>
          <w:rtl w:val="0"/>
        </w:rPr>
        <w:t xml:space="preserve"> and Plants have the potential </w:t>
      </w:r>
      <w:ins w:author="Ryo Shibata" w:id="108" w:date="2023-04-22T01:19:50Z">
        <w:r w:rsidDel="00000000" w:rsidR="00000000" w:rsidRPr="00000000">
          <w:rPr>
            <w:rtl w:val="0"/>
          </w:rPr>
          <w:t xml:space="preserve">to improve</w:t>
        </w:r>
      </w:ins>
      <w:del w:author="Ryo Shibata" w:id="108" w:date="2023-04-22T01:19:50Z">
        <w:r w:rsidDel="00000000" w:rsidR="00000000" w:rsidRPr="00000000">
          <w:rPr>
            <w:rtl w:val="0"/>
          </w:rPr>
          <w:delText xml:space="preserve">of improving</w:delText>
        </w:r>
      </w:del>
      <w:r w:rsidDel="00000000" w:rsidR="00000000" w:rsidRPr="00000000">
        <w:rPr>
          <w:rtl w:val="0"/>
        </w:rPr>
        <w:t xml:space="preserve"> ECI after fairly drastic drops in export levels. </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357813" cy="2678906"/>
            <wp:effectExtent b="0" l="0" r="0" t="0"/>
            <wp:docPr id="3" name="image12.jpg"/>
            <a:graphic>
              <a:graphicData uri="http://schemas.openxmlformats.org/drawingml/2006/picture">
                <pic:pic>
                  <pic:nvPicPr>
                    <pic:cNvPr id="0" name="image12.jpg"/>
                    <pic:cNvPicPr preferRelativeResize="0"/>
                  </pic:nvPicPr>
                  <pic:blipFill>
                    <a:blip r:embed="rId27"/>
                    <a:srcRect b="0" l="0" r="0" t="0"/>
                    <a:stretch>
                      <a:fillRect/>
                    </a:stretch>
                  </pic:blipFill>
                  <pic:spPr>
                    <a:xfrm>
                      <a:off x="0" y="0"/>
                      <a:ext cx="5357813" cy="2678906"/>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ageBreakBefore w:val="0"/>
        <w:jc w:val="center"/>
        <w:rPr/>
      </w:pPr>
      <w:r w:rsidDel="00000000" w:rsidR="00000000" w:rsidRPr="00000000">
        <w:rPr>
          <w:rtl w:val="0"/>
        </w:rPr>
        <w:t xml:space="preserve">South Africa 2018 (Incremental ECI Sensitivity)</w:t>
      </w:r>
    </w:p>
    <w:p w:rsidR="00000000" w:rsidDel="00000000" w:rsidP="00000000" w:rsidRDefault="00000000" w:rsidRPr="00000000" w14:paraId="00000112">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1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319713" cy="2683229"/>
            <wp:effectExtent b="0" l="0" r="0" t="0"/>
            <wp:docPr id="8"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5319713" cy="2683229"/>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ageBreakBefore w:val="0"/>
        <w:jc w:val="center"/>
        <w:rPr/>
      </w:pPr>
      <w:r w:rsidDel="00000000" w:rsidR="00000000" w:rsidRPr="00000000">
        <w:rPr>
          <w:rtl w:val="0"/>
        </w:rPr>
        <w:t xml:space="preserve">South Africa 2018 (Decremental</w:t>
      </w:r>
      <w:del w:author="Ryo Shibata" w:id="109" w:date="2023-04-22T01:07:05Z">
        <w:r w:rsidDel="00000000" w:rsidR="00000000" w:rsidRPr="00000000">
          <w:rPr>
            <w:rtl w:val="0"/>
          </w:rPr>
          <w:delText xml:space="preserve"> </w:delText>
        </w:r>
      </w:del>
      <w:r w:rsidDel="00000000" w:rsidR="00000000" w:rsidRPr="00000000">
        <w:rPr>
          <w:rtl w:val="0"/>
        </w:rPr>
        <w:t xml:space="preserve"> ECI Sensitivity)</w:t>
      </w:r>
    </w:p>
    <w:p w:rsidR="00000000" w:rsidDel="00000000" w:rsidP="00000000" w:rsidRDefault="00000000" w:rsidRPr="00000000" w14:paraId="00000115">
      <w:pPr>
        <w:pageBreakBefore w:val="0"/>
        <w:jc w:val="center"/>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Next</w:t>
      </w:r>
      <w:ins w:author="Ryo Shibata" w:id="110" w:date="2023-04-22T01:19:58Z">
        <w:r w:rsidDel="00000000" w:rsidR="00000000" w:rsidRPr="00000000">
          <w:rPr>
            <w:rtl w:val="0"/>
          </w:rPr>
          <w:t xml:space="preserve">,</w:t>
        </w:r>
      </w:ins>
      <w:r w:rsidDel="00000000" w:rsidR="00000000" w:rsidRPr="00000000">
        <w:rPr>
          <w:rtl w:val="0"/>
        </w:rPr>
        <w:t xml:space="preserve"> we consider the 2013 ECI Sensitivity graphs. We see that in the positive shocking case</w:t>
      </w:r>
      <w:ins w:author="Ryo Shibata" w:id="111" w:date="2023-04-22T01:20:02Z">
        <w:r w:rsidDel="00000000" w:rsidR="00000000" w:rsidRPr="00000000">
          <w:rPr>
            <w:rtl w:val="0"/>
          </w:rPr>
          <w:t xml:space="preserve">,</w:t>
        </w:r>
      </w:ins>
      <w:r w:rsidDel="00000000" w:rsidR="00000000" w:rsidRPr="00000000">
        <w:rPr>
          <w:rtl w:val="0"/>
        </w:rPr>
        <w:t xml:space="preserve"> we have a very similar story as the 2018 graph. Export increases in High Complexity Products, Transportation</w:t>
      </w:r>
      <w:ins w:author="Ryo Shibata" w:id="112" w:date="2023-04-22T01:20:06Z">
        <w:r w:rsidDel="00000000" w:rsidR="00000000" w:rsidRPr="00000000">
          <w:rPr>
            <w:rtl w:val="0"/>
          </w:rPr>
          <w:t xml:space="preserve">,</w:t>
        </w:r>
      </w:ins>
      <w:r w:rsidDel="00000000" w:rsidR="00000000" w:rsidRPr="00000000">
        <w:rPr>
          <w:rtl w:val="0"/>
        </w:rPr>
        <w:t xml:space="preserve"> and Machinery can lead to massive jumps in ECI. It is in South Africa’s best interest to focus on becoming more competitive globally in any one of these three industries.</w:t>
      </w:r>
    </w:p>
    <w:p w:rsidR="00000000" w:rsidDel="00000000" w:rsidP="00000000" w:rsidRDefault="00000000" w:rsidRPr="00000000" w14:paraId="00000117">
      <w:pPr>
        <w:pageBreakBefore w:val="0"/>
        <w:rPr/>
      </w:pPr>
      <w:r w:rsidDel="00000000" w:rsidR="00000000" w:rsidRPr="00000000">
        <w:rPr>
          <w:rtl w:val="0"/>
        </w:rPr>
        <w:t xml:space="preserve"> </w:t>
      </w:r>
    </w:p>
    <w:p w:rsidR="00000000" w:rsidDel="00000000" w:rsidP="00000000" w:rsidRDefault="00000000" w:rsidRPr="00000000" w14:paraId="00000118">
      <w:pPr>
        <w:pageBreakBefore w:val="0"/>
        <w:rPr/>
      </w:pPr>
      <w:r w:rsidDel="00000000" w:rsidR="00000000" w:rsidRPr="00000000">
        <w:rPr>
          <w:rtl w:val="0"/>
        </w:rPr>
        <w:t xml:space="preserve">In the 2013 negative shocking case, we see that South Africa can greatly benefit from reducing the export levels of quite a few industries such as Energy &amp; Drilling, Precious Stones, or Metals. It seems that the industries that South Africa is currently pursuing </w:t>
      </w:r>
      <w:ins w:author="Ryo Shibata" w:id="113" w:date="2023-04-22T01:20:22Z">
        <w:r w:rsidDel="00000000" w:rsidR="00000000" w:rsidRPr="00000000">
          <w:rPr>
            <w:rtl w:val="0"/>
          </w:rPr>
          <w:t xml:space="preserve">are</w:t>
        </w:r>
      </w:ins>
      <w:del w:author="Ryo Shibata" w:id="113" w:date="2023-04-22T01:20:22Z">
        <w:r w:rsidDel="00000000" w:rsidR="00000000" w:rsidRPr="00000000">
          <w:rPr>
            <w:rtl w:val="0"/>
          </w:rPr>
          <w:delText xml:space="preserve">is</w:delText>
        </w:r>
      </w:del>
      <w:r w:rsidDel="00000000" w:rsidR="00000000" w:rsidRPr="00000000">
        <w:rPr>
          <w:rtl w:val="0"/>
        </w:rPr>
        <w:t xml:space="preserve"> not optimal for the pursuit of a high economic complexity index level. </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733770" cy="3014663"/>
            <wp:effectExtent b="0" l="0" r="0" t="0"/>
            <wp:docPr id="21" name="image22.jpg"/>
            <a:graphic>
              <a:graphicData uri="http://schemas.openxmlformats.org/drawingml/2006/picture">
                <pic:pic>
                  <pic:nvPicPr>
                    <pic:cNvPr id="0" name="image22.jpg"/>
                    <pic:cNvPicPr preferRelativeResize="0"/>
                  </pic:nvPicPr>
                  <pic:blipFill>
                    <a:blip r:embed="rId29"/>
                    <a:srcRect b="0" l="0" r="0" t="0"/>
                    <a:stretch>
                      <a:fillRect/>
                    </a:stretch>
                  </pic:blipFill>
                  <pic:spPr>
                    <a:xfrm>
                      <a:off x="0" y="0"/>
                      <a:ext cx="5733770"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ageBreakBefore w:val="0"/>
        <w:jc w:val="center"/>
        <w:rPr/>
      </w:pPr>
      <w:r w:rsidDel="00000000" w:rsidR="00000000" w:rsidRPr="00000000">
        <w:rPr>
          <w:rtl w:val="0"/>
        </w:rPr>
        <w:t xml:space="preserve">South Africa 2013 (Incremental ECI Sensitivity)</w:t>
      </w:r>
    </w:p>
    <w:p w:rsidR="00000000" w:rsidDel="00000000" w:rsidP="00000000" w:rsidRDefault="00000000" w:rsidRPr="00000000" w14:paraId="0000011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1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734050" cy="2959100"/>
            <wp:effectExtent b="0" l="0" r="0" t="0"/>
            <wp:docPr id="6" name="image10.jpg"/>
            <a:graphic>
              <a:graphicData uri="http://schemas.openxmlformats.org/drawingml/2006/picture">
                <pic:pic>
                  <pic:nvPicPr>
                    <pic:cNvPr id="0" name="image10.jpg"/>
                    <pic:cNvPicPr preferRelativeResize="0"/>
                  </pic:nvPicPr>
                  <pic:blipFill>
                    <a:blip r:embed="rId30"/>
                    <a:srcRect b="0" l="0" r="0" t="0"/>
                    <a:stretch>
                      <a:fillRect/>
                    </a:stretch>
                  </pic:blipFill>
                  <pic:spPr>
                    <a:xfrm>
                      <a:off x="0" y="0"/>
                      <a:ext cx="573405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ageBreakBefore w:val="0"/>
        <w:jc w:val="center"/>
        <w:rPr/>
      </w:pPr>
      <w:r w:rsidDel="00000000" w:rsidR="00000000" w:rsidRPr="00000000">
        <w:rPr>
          <w:rtl w:val="0"/>
        </w:rPr>
        <w:t xml:space="preserve">South Africa 2013 (Decremental </w:t>
      </w:r>
      <w:del w:author="Ryo Shibata" w:id="114" w:date="2023-04-22T01:15:52Z">
        <w:r w:rsidDel="00000000" w:rsidR="00000000" w:rsidRPr="00000000">
          <w:rPr>
            <w:rtl w:val="0"/>
          </w:rPr>
          <w:delText xml:space="preserve"> </w:delText>
        </w:r>
      </w:del>
      <w:r w:rsidDel="00000000" w:rsidR="00000000" w:rsidRPr="00000000">
        <w:rPr>
          <w:rtl w:val="0"/>
        </w:rPr>
        <w:t xml:space="preserve">ECI Sensitivity)</w:t>
      </w:r>
    </w:p>
    <w:p w:rsidR="00000000" w:rsidDel="00000000" w:rsidP="00000000" w:rsidRDefault="00000000" w:rsidRPr="00000000" w14:paraId="0000011F">
      <w:pPr>
        <w:pageBreakBefore w:val="0"/>
        <w:jc w:val="center"/>
        <w:rPr/>
      </w:pPr>
      <w:r w:rsidDel="00000000" w:rsidR="00000000" w:rsidRPr="00000000">
        <w:rPr>
          <w:rtl w:val="0"/>
        </w:rPr>
      </w:r>
    </w:p>
    <w:p w:rsidR="00000000" w:rsidDel="00000000" w:rsidP="00000000" w:rsidRDefault="00000000" w:rsidRPr="00000000" w14:paraId="00000120">
      <w:pPr>
        <w:pageBreakBefore w:val="0"/>
        <w:jc w:val="center"/>
        <w:rPr/>
      </w:pPr>
      <w:r w:rsidDel="00000000" w:rsidR="00000000" w:rsidRPr="00000000">
        <w:rPr>
          <w:rtl w:val="0"/>
        </w:rPr>
      </w:r>
    </w:p>
    <w:p w:rsidR="00000000" w:rsidDel="00000000" w:rsidP="00000000" w:rsidRDefault="00000000" w:rsidRPr="00000000" w14:paraId="00000121">
      <w:pPr>
        <w:pageBreakBefore w:val="0"/>
        <w:jc w:val="center"/>
        <w:rPr/>
      </w:pPr>
      <w:r w:rsidDel="00000000" w:rsidR="00000000" w:rsidRPr="00000000">
        <w:rPr>
          <w:rtl w:val="0"/>
        </w:rPr>
      </w:r>
    </w:p>
    <w:p w:rsidR="00000000" w:rsidDel="00000000" w:rsidP="00000000" w:rsidRDefault="00000000" w:rsidRPr="00000000" w14:paraId="0000012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23">
      <w:pPr>
        <w:pageBreakBefore w:val="0"/>
        <w:jc w:val="both"/>
        <w:rPr>
          <w:b w:val="1"/>
          <w:bCs w:val="1"/>
        </w:rPr>
      </w:pPr>
      <w:r w:rsidDel="00000000" w:rsidR="00000000" w:rsidRPr="00000000">
        <w:rPr>
          <w:rtl w:val="0"/>
        </w:rPr>
      </w:r>
    </w:p>
    <w:p w:rsidR="00000000" w:rsidDel="00000000" w:rsidP="00000000" w:rsidRDefault="00000000" w:rsidRPr="00000000" w14:paraId="00000124">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25">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28">
      <w:pPr>
        <w:pageBreakBefore w:val="0"/>
        <w:jc w:val="both"/>
        <w:rPr/>
      </w:pPr>
      <w:r w:rsidDel="00000000" w:rsidR="00000000" w:rsidRPr="00000000">
        <w:rPr>
          <w:rtl w:val="0"/>
        </w:rPr>
      </w:r>
    </w:p>
    <w:tbl>
      <w:tblPr>
        <w:tblStyle w:val="Table6"/>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31">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5"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32">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33">
      <w:pPr>
        <w:pageBreakBefore w:val="0"/>
        <w:jc w:val="both"/>
        <w:rPr/>
      </w:pPr>
      <w:r w:rsidDel="00000000" w:rsidR="00000000" w:rsidRPr="00000000">
        <w:rPr>
          <w:rtl w:val="0"/>
        </w:rPr>
      </w:r>
    </w:p>
    <w:p w:rsidR="00000000" w:rsidDel="00000000" w:rsidP="00000000" w:rsidRDefault="00000000" w:rsidRPr="00000000" w14:paraId="00000134">
      <w:pPr>
        <w:pageBreakBefore w:val="0"/>
        <w:jc w:val="both"/>
        <w:rPr>
          <w:b w:val="1"/>
          <w:bCs w:val="1"/>
        </w:rPr>
      </w:pPr>
      <w:r w:rsidDel="00000000" w:rsidR="00000000" w:rsidRPr="00000000">
        <w:rPr>
          <w:b w:val="1"/>
          <w:bCs w:val="1"/>
          <w:rtl w:val="0"/>
        </w:rPr>
        <w:t xml:space="preserve">5.2 SOI of South Africa and Its Implications</w:t>
      </w:r>
    </w:p>
    <w:p w:rsidR="00000000" w:rsidDel="00000000" w:rsidP="00000000" w:rsidRDefault="00000000" w:rsidRPr="00000000" w14:paraId="00000135">
      <w:pPr>
        <w:pageBreakBefore w:val="0"/>
        <w:jc w:val="both"/>
        <w:rPr/>
      </w:pPr>
      <w:r w:rsidDel="00000000" w:rsidR="00000000" w:rsidRPr="00000000">
        <w:rPr>
          <w:rtl w:val="0"/>
        </w:rPr>
        <w:t xml:space="preserve">South Africa, for instance, has a particularly low level of structural optimality as compared with its African peers. As the regression in Figure 7 suggests (the orange curve represents export increase and the blue curve stands for opportunity gain of the corresponding industry), South Africa demonstrates an average level of correlation with the suggested developmental path, having an adjusted R-square of around 1.8%. South Africa ranks </w:t>
      </w:r>
      <w:del w:author="Ryo Shibata" w:id="115" w:date="2023-04-22T01:20:37Z">
        <w:r w:rsidDel="00000000" w:rsidR="00000000" w:rsidRPr="00000000">
          <w:rPr>
            <w:rtl w:val="0"/>
          </w:rPr>
          <w:delText xml:space="preserve">in </w:delText>
        </w:r>
      </w:del>
      <w:r w:rsidDel="00000000" w:rsidR="00000000" w:rsidRPr="00000000">
        <w:rPr>
          <w:rtl w:val="0"/>
        </w:rPr>
        <w:t xml:space="preserve">58</w:t>
      </w:r>
      <w:r w:rsidDel="00000000" w:rsidR="00000000" w:rsidRPr="00000000">
        <w:rPr>
          <w:vertAlign w:val="superscript"/>
          <w:rtl w:val="0"/>
        </w:rPr>
        <w:t xml:space="preserve">th</w:t>
      </w:r>
      <w:r w:rsidDel="00000000" w:rsidR="00000000" w:rsidRPr="00000000">
        <w:rPr>
          <w:rtl w:val="0"/>
        </w:rPr>
        <w:t xml:space="preserve"> place among all countries in terms of SOI and has among the slower economic progress among its African peers from 2013 to 2018</w:t>
      </w:r>
      <w:ins w:author="Ryo Shibata" w:id="116" w:date="2023-04-22T01:20:43Z">
        <w:r w:rsidDel="00000000" w:rsidR="00000000" w:rsidRPr="00000000">
          <w:rPr>
            <w:rtl w:val="0"/>
          </w:rPr>
          <w:t xml:space="preserve">,</w:t>
        </w:r>
      </w:ins>
      <w:r w:rsidDel="00000000" w:rsidR="00000000" w:rsidRPr="00000000">
        <w:rPr>
          <w:rtl w:val="0"/>
        </w:rPr>
        <w:t xml:space="preserve"> with a 5-year growth rate of 15.0%. This is in direct contrast to emerging economies such as Turkey, where there is a high SOI </w:t>
      </w:r>
      <w:del w:author="Ryo Shibata" w:id="117" w:date="2023-04-22T01:20:47Z">
        <w:r w:rsidDel="00000000" w:rsidR="00000000" w:rsidRPr="00000000">
          <w:rPr>
            <w:rtl w:val="0"/>
          </w:rPr>
          <w:delText xml:space="preserve"> </w:delText>
        </w:r>
      </w:del>
      <w:r w:rsidDel="00000000" w:rsidR="00000000" w:rsidRPr="00000000">
        <w:rPr>
          <w:rtl w:val="0"/>
        </w:rPr>
        <w:t xml:space="preserve">and a corresponding high GDP growth. In sum, South Africa’s slower economic progress from 2013 to 2018 can only slightly be explained by a mismatched development strategy that demonstrates a considerable level of deviations from our suggested developmental path. South Africa, as many other countries, has faced a lot of political volatility during this period. It is quite obvious</w:t>
      </w:r>
      <w:del w:author="Ryo Shibata" w:id="118" w:date="2023-04-22T01:20:51Z">
        <w:r w:rsidDel="00000000" w:rsidR="00000000" w:rsidRPr="00000000">
          <w:rPr>
            <w:rtl w:val="0"/>
          </w:rPr>
          <w:delText xml:space="preserve">,</w:delText>
        </w:r>
      </w:del>
      <w:r w:rsidDel="00000000" w:rsidR="00000000" w:rsidRPr="00000000">
        <w:rPr>
          <w:rtl w:val="0"/>
        </w:rPr>
        <w:t xml:space="preserve"> that there are many other factors that the ECI model does not account for, that could result in unexpected results.</w:t>
      </w:r>
    </w:p>
    <w:p w:rsidR="00000000" w:rsidDel="00000000" w:rsidP="00000000" w:rsidRDefault="00000000" w:rsidRPr="00000000" w14:paraId="00000136">
      <w:pPr>
        <w:pageBreakBefore w:val="0"/>
        <w:jc w:val="both"/>
        <w:rPr/>
      </w:pPr>
      <w:r w:rsidDel="00000000" w:rsidR="00000000" w:rsidRPr="00000000">
        <w:rPr/>
        <w:drawing>
          <wp:inline distB="114300" distT="114300" distL="114300" distR="114300">
            <wp:extent cx="5734050" cy="2298700"/>
            <wp:effectExtent b="0" l="0" r="0" t="0"/>
            <wp:docPr id="4"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ageBreakBefore w:val="0"/>
        <w:jc w:val="center"/>
        <w:rPr>
          <w:b w:val="1"/>
          <w:bCs w:val="1"/>
        </w:rPr>
      </w:pPr>
      <w:r w:rsidDel="00000000" w:rsidR="00000000" w:rsidRPr="00000000">
        <w:rPr>
          <w:rtl w:val="0"/>
        </w:rPr>
        <w:t xml:space="preserve">Figure 7: SOI of South Africa (2013-2018)</w:t>
      </w:r>
      <w:r w:rsidDel="00000000" w:rsidR="00000000" w:rsidRPr="00000000">
        <w:rPr>
          <w:rtl w:val="0"/>
        </w:rPr>
      </w:r>
    </w:p>
    <w:p w:rsidR="00000000" w:rsidDel="00000000" w:rsidP="00000000" w:rsidRDefault="00000000" w:rsidRPr="00000000" w14:paraId="00000138">
      <w:pPr>
        <w:pageBreakBefore w:val="0"/>
        <w:jc w:val="both"/>
        <w:rPr>
          <w:b w:val="1"/>
          <w:bCs w:val="1"/>
        </w:rPr>
      </w:pPr>
      <w:r w:rsidDel="00000000" w:rsidR="00000000" w:rsidRPr="00000000">
        <w:rPr>
          <w:rtl w:val="0"/>
        </w:rPr>
      </w:r>
    </w:p>
    <w:p w:rsidR="00000000" w:rsidDel="00000000" w:rsidP="00000000" w:rsidRDefault="00000000" w:rsidRPr="00000000" w14:paraId="0000013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3A">
      <w:pPr>
        <w:pageBreakBefore w:val="0"/>
        <w:jc w:val="both"/>
        <w:rPr/>
      </w:pPr>
      <w:r w:rsidDel="00000000" w:rsidR="00000000" w:rsidRPr="00000000">
        <w:rPr>
          <w:rtl w:val="0"/>
        </w:rPr>
      </w:r>
    </w:p>
    <w:p w:rsidR="00000000" w:rsidDel="00000000" w:rsidP="00000000" w:rsidRDefault="00000000" w:rsidRPr="00000000" w14:paraId="0000013B">
      <w:pPr>
        <w:pageBreakBefore w:val="0"/>
        <w:jc w:val="both"/>
        <w:rPr/>
      </w:pPr>
      <w:r w:rsidDel="00000000" w:rsidR="00000000" w:rsidRPr="00000000">
        <w:rPr>
          <w:rtl w:val="0"/>
        </w:rPr>
        <w:t xml:space="preserve">In conclusion, South Africa has demonstrated a low level of economic growth in terms of GDP during the period from 2013 to 2018, concurrent with a stagnation in economic complexity as compared with other major African economies. </w:t>
      </w:r>
    </w:p>
    <w:p w:rsidR="00000000" w:rsidDel="00000000" w:rsidP="00000000" w:rsidRDefault="00000000" w:rsidRPr="00000000" w14:paraId="0000013C">
      <w:pPr>
        <w:pageBreakBefore w:val="0"/>
        <w:jc w:val="both"/>
        <w:rPr/>
      </w:pPr>
      <w:r w:rsidDel="00000000" w:rsidR="00000000" w:rsidRPr="00000000">
        <w:rPr>
          <w:rtl w:val="0"/>
        </w:rPr>
      </w:r>
    </w:p>
    <w:p w:rsidR="00000000" w:rsidDel="00000000" w:rsidP="00000000" w:rsidRDefault="00000000" w:rsidRPr="00000000" w14:paraId="0000013D">
      <w:pPr>
        <w:pageBreakBefore w:val="0"/>
        <w:jc w:val="both"/>
        <w:rPr/>
      </w:pPr>
      <w:r w:rsidDel="00000000" w:rsidR="00000000" w:rsidRPr="00000000">
        <w:rPr>
          <w:rtl w:val="0"/>
        </w:rPr>
        <w:t xml:space="preserve">The lack of economic progress during the period, we believe, can be partially explained through analysis of the economic and product complexity structure of South Africa on the industry group level. The product classification system we adopt allows us to measure the realized industry development for various industry groups and to observe that South Africa invested heavily in developing Services and Utilities, Weapons</w:t>
      </w:r>
      <w:ins w:author="Ryo Shibata" w:id="119" w:date="2023-04-22T01:20:58Z">
        <w:r w:rsidDel="00000000" w:rsidR="00000000" w:rsidRPr="00000000">
          <w:rPr>
            <w:rtl w:val="0"/>
          </w:rPr>
          <w:t xml:space="preserve">,</w:t>
        </w:r>
      </w:ins>
      <w:r w:rsidDel="00000000" w:rsidR="00000000" w:rsidRPr="00000000">
        <w:rPr>
          <w:rtl w:val="0"/>
        </w:rPr>
        <w:t xml:space="preserve"> and Metals industry groups during the period, while its emerging peers and developed economies around the globe have adopted much more complex and progressive paths.</w:t>
      </w:r>
    </w:p>
    <w:p w:rsidR="00000000" w:rsidDel="00000000" w:rsidP="00000000" w:rsidRDefault="00000000" w:rsidRPr="00000000" w14:paraId="0000013E">
      <w:pPr>
        <w:pageBreakBefore w:val="0"/>
        <w:jc w:val="both"/>
        <w:rPr/>
      </w:pPr>
      <w:r w:rsidDel="00000000" w:rsidR="00000000" w:rsidRPr="00000000">
        <w:rPr>
          <w:rtl w:val="0"/>
        </w:rPr>
      </w:r>
    </w:p>
    <w:p w:rsidR="00000000" w:rsidDel="00000000" w:rsidP="00000000" w:rsidRDefault="00000000" w:rsidRPr="00000000" w14:paraId="0000013F">
      <w:pPr>
        <w:pageBreakBefore w:val="0"/>
        <w:jc w:val="both"/>
        <w:rPr/>
      </w:pPr>
      <w:r w:rsidDel="00000000" w:rsidR="00000000" w:rsidRPr="00000000">
        <w:rPr>
          <w:rtl w:val="0"/>
        </w:rPr>
        <w:t xml:space="preserve">Based on our analysis of the opportunity gain and a sensitivity analysis of major industry groups, South Africa can further its gains by prioritizing Chemical Manufacturing and Raw Manufacturing. We further note that South Africa has an ill-matched development strategy that indicates a particularly low level of structural optimality on the complexity level, having an adjusted R-square of merely 1.8%. Since a significant positive correlation exists between five-year GDP growth and the structural optimality index of an economy as we define and calculate, South Africa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4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41">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4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3">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4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5">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4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7">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4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9">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4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B">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4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D">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4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F">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5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1">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52">
      <w:pPr>
        <w:pageBreakBefore w:val="0"/>
        <w:jc w:val="both"/>
        <w:rPr/>
      </w:pPr>
      <w:r w:rsidDel="00000000" w:rsidR="00000000" w:rsidRPr="00000000">
        <w:rPr>
          <w:rtl w:val="0"/>
        </w:rPr>
      </w:r>
    </w:p>
    <w:sectPr>
      <w:headerReference r:id="rId33" w:type="default"/>
      <w:footerReference r:id="rId34" w:type="default"/>
      <w:footerReference r:id="rId35" w:type="first"/>
      <w:footerReference r:id="rId3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4.jpg"/><Relationship Id="rId21" Type="http://schemas.openxmlformats.org/officeDocument/2006/relationships/image" Target="media/image19.png"/><Relationship Id="rId24" Type="http://schemas.openxmlformats.org/officeDocument/2006/relationships/image" Target="media/image26.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5.jpg"/><Relationship Id="rId25" Type="http://schemas.openxmlformats.org/officeDocument/2006/relationships/image" Target="media/image15.jpg"/><Relationship Id="rId28" Type="http://schemas.openxmlformats.org/officeDocument/2006/relationships/image" Target="media/image14.jpg"/><Relationship Id="rId27" Type="http://schemas.openxmlformats.org/officeDocument/2006/relationships/image" Target="media/image12.jp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22.jpg"/><Relationship Id="rId7" Type="http://schemas.openxmlformats.org/officeDocument/2006/relationships/image" Target="media/image23.png"/><Relationship Id="rId8" Type="http://schemas.openxmlformats.org/officeDocument/2006/relationships/image" Target="media/image27.png"/><Relationship Id="rId31" Type="http://schemas.openxmlformats.org/officeDocument/2006/relationships/image" Target="media/image6.png"/><Relationship Id="rId30" Type="http://schemas.openxmlformats.org/officeDocument/2006/relationships/image" Target="media/image10.jpg"/><Relationship Id="rId11" Type="http://schemas.openxmlformats.org/officeDocument/2006/relationships/image" Target="media/image1.png"/><Relationship Id="rId33" Type="http://schemas.openxmlformats.org/officeDocument/2006/relationships/header" Target="header1.xml"/><Relationship Id="rId10" Type="http://schemas.openxmlformats.org/officeDocument/2006/relationships/image" Target="media/image20.png"/><Relationship Id="rId32" Type="http://schemas.openxmlformats.org/officeDocument/2006/relationships/image" Target="media/image17.png"/><Relationship Id="rId13" Type="http://schemas.openxmlformats.org/officeDocument/2006/relationships/image" Target="media/image16.jpg"/><Relationship Id="rId35" Type="http://schemas.openxmlformats.org/officeDocument/2006/relationships/footer" Target="footer3.xml"/><Relationship Id="rId12" Type="http://schemas.openxmlformats.org/officeDocument/2006/relationships/image" Target="media/image4.jpg"/><Relationship Id="rId34" Type="http://schemas.openxmlformats.org/officeDocument/2006/relationships/footer" Target="footer2.xml"/><Relationship Id="rId15" Type="http://schemas.openxmlformats.org/officeDocument/2006/relationships/image" Target="media/image3.png"/><Relationship Id="rId14" Type="http://schemas.openxmlformats.org/officeDocument/2006/relationships/image" Target="media/image21.jpg"/><Relationship Id="rId36" Type="http://schemas.openxmlformats.org/officeDocument/2006/relationships/footer" Target="footer1.xml"/><Relationship Id="rId17" Type="http://schemas.openxmlformats.org/officeDocument/2006/relationships/image" Target="media/image18.png"/><Relationship Id="rId16" Type="http://schemas.openxmlformats.org/officeDocument/2006/relationships/image" Target="media/image7.png"/><Relationship Id="rId19" Type="http://schemas.openxmlformats.org/officeDocument/2006/relationships/image" Target="media/image11.jp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