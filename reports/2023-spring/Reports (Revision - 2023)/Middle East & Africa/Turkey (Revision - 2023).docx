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6.png"/>
            <a:graphic>
              <a:graphicData uri="http://schemas.openxmlformats.org/drawingml/2006/picture">
                <pic:pic>
                  <pic:nvPicPr>
                    <pic:cNvPr descr="horizontal line" id="0" name="image1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Turkey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sz w:val="40"/>
          <w:szCs w:val="40"/>
          <w:rtl w:val="0"/>
        </w:rPr>
        <w:t xml:space="preserve">Optimal Industry Development Strategy for Turkey</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Turkey went through during the period from 2013 to 2018. Specifically, we dive into the topic through a macroeconomic overview of Turkey from the perspective of Gross Domestic Product (GDP) and Economic Complexity Index (ECI), which reflect countries’ production capability and production structure, respectively. We find that during the period of our interest, Turkey demonstrated a promising level of economic growth with an annual GDP growth rate of -1.9%, concurrent with a stability in economic complexity as compared with other emerging economies in the world.</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level of economic progress made during the period, we believe, can be largely explained through analysis of the economic and product complexity structure of Turkey on the industry group level. The product classification system we adopt allows us to measure the realized industry development for various industry groups and to observe that Turkey strategically invested in developing Services and Utilities, Textile</w:t>
      </w:r>
      <w:ins w:author="Ryo Shibata" w:id="0" w:date="2023-04-22T01:31:04Z">
        <w:r w:rsidDel="00000000" w:rsidR="00000000" w:rsidRPr="00000000">
          <w:rPr>
            <w:rtl w:val="0"/>
          </w:rPr>
          <w:t xml:space="preserve">,</w:t>
        </w:r>
      </w:ins>
      <w:r w:rsidDel="00000000" w:rsidR="00000000" w:rsidRPr="00000000">
        <w:rPr>
          <w:rtl w:val="0"/>
        </w:rPr>
        <w:t xml:space="preserve"> and Clothing</w:t>
      </w:r>
      <w:ins w:author="Ryo Shibata" w:id="1" w:date="2023-04-22T01:31:08Z">
        <w:r w:rsidDel="00000000" w:rsidR="00000000" w:rsidRPr="00000000">
          <w:rPr>
            <w:rtl w:val="0"/>
          </w:rPr>
          <w:t xml:space="preserve">,</w:t>
        </w:r>
      </w:ins>
      <w:r w:rsidDel="00000000" w:rsidR="00000000" w:rsidRPr="00000000">
        <w:rPr>
          <w:rtl w:val="0"/>
        </w:rPr>
        <w:t xml:space="preserve"> and Accessories industries during the period, while its regional peers and emerging economies around the globe have adopted much more progressive growth paths.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Turkey can further its gains by focusing on Machinery and Construction, and Transportation. We further note that Turkey has a slightly mismatched development strategy that indicates a moderate but not perfect level of fitness with the strategy calculated on a complexity level, having an adjusted R-square of around 21.8%. Since a significant positive correlation exists between five-year GDP growth and the structural optimality index of an economy as we define and calculate, Turkey indeed adopted a more complex development plan as compared with other emerging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Turkey went through during the period from 2013 to 2018. Specifically, we dive into the topic through a macroeconomic overview of Turkey from the perspective of Gross Domestic Product (GDP) and Economic Complexity Index (ECI), which reflect countries’ production capability and production structure, respectively. We then analyze the industrial framework and changes of Turkey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Turkey,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As the 19</w:t>
      </w:r>
      <w:r w:rsidDel="00000000" w:rsidR="00000000" w:rsidRPr="00000000">
        <w:rPr>
          <w:vertAlign w:val="superscript"/>
          <w:rtl w:val="0"/>
        </w:rPr>
        <w:t xml:space="preserve">th</w:t>
      </w:r>
      <w:r w:rsidDel="00000000" w:rsidR="00000000" w:rsidRPr="00000000">
        <w:rPr>
          <w:rtl w:val="0"/>
        </w:rPr>
        <w:t xml:space="preserve"> largest economy in the world by GDP, Turkey ha</w:t>
      </w:r>
      <w:ins w:author="Ryo Shibata" w:id="2" w:date="2023-04-22T01:31:20Z">
        <w:r w:rsidDel="00000000" w:rsidR="00000000" w:rsidRPr="00000000">
          <w:rPr>
            <w:rtl w:val="0"/>
          </w:rPr>
          <w:t xml:space="preserve">d</w:t>
        </w:r>
      </w:ins>
      <w:del w:author="Ryo Shibata" w:id="2" w:date="2023-04-22T01:31:20Z">
        <w:r w:rsidDel="00000000" w:rsidR="00000000" w:rsidRPr="00000000">
          <w:rPr>
            <w:rtl w:val="0"/>
          </w:rPr>
          <w:delText xml:space="preserve">s</w:delText>
        </w:r>
      </w:del>
      <w:r w:rsidDel="00000000" w:rsidR="00000000" w:rsidRPr="00000000">
        <w:rPr>
          <w:rtl w:val="0"/>
        </w:rPr>
        <w:t xml:space="preserve"> a GDP of 950 billion USD in 2013 and 771 billion USD in 2018, exhibiting an extraordinary level of economic output. Figure 1 illustrates the time-series GDP results for Europe</w:t>
      </w:r>
      <w:del w:author="Ryo Shibata" w:id="3" w:date="2023-04-22T01:31:37Z">
        <w:r w:rsidDel="00000000" w:rsidR="00000000" w:rsidRPr="00000000">
          <w:rPr>
            <w:rtl w:val="0"/>
          </w:rPr>
          <w:delText xml:space="preserve">an</w:delText>
        </w:r>
      </w:del>
      <w:r w:rsidDel="00000000" w:rsidR="00000000" w:rsidRPr="00000000">
        <w:rPr>
          <w:rtl w:val="0"/>
        </w:rPr>
        <w:t xml:space="preserve">’s major economies from 1999-2018, and Turkey ranks among its counterparts as a stable player. Turkey exhibits a consistent level of GDP during the twenty years from 1999 to 2018</w:t>
      </w:r>
      <w:ins w:author="Ryo Shibata" w:id="4" w:date="2023-04-22T01:31:44Z">
        <w:r w:rsidDel="00000000" w:rsidR="00000000" w:rsidRPr="00000000">
          <w:rPr>
            <w:rtl w:val="0"/>
          </w:rPr>
          <w:t xml:space="preserve">;</w:t>
        </w:r>
      </w:ins>
      <w:del w:author="Ryo Shibata" w:id="4" w:date="2023-04-22T01:31:44Z">
        <w:r w:rsidDel="00000000" w:rsidR="00000000" w:rsidRPr="00000000">
          <w:rPr>
            <w:rtl w:val="0"/>
          </w:rPr>
          <w:delText xml:space="preserve">,</w:delText>
        </w:r>
      </w:del>
      <w:r w:rsidDel="00000000" w:rsidR="00000000" w:rsidRPr="00000000">
        <w:rPr>
          <w:rtl w:val="0"/>
        </w:rPr>
        <w:t xml:space="preserve"> however, it only has an average annual growth rate of -1.9% during the period from 2013 to 2018. This rate is clearly below the annual growth rate of the group of leading economies in Europe, which have </w:t>
      </w:r>
      <w:del w:author="Ryo Shibata" w:id="5" w:date="2023-04-22T01:32:02Z">
        <w:r w:rsidDel="00000000" w:rsidR="00000000" w:rsidRPr="00000000">
          <w:rPr>
            <w:rtl w:val="0"/>
          </w:rPr>
          <w:delText xml:space="preserve">a</w:delText>
        </w:r>
      </w:del>
      <w:r w:rsidDel="00000000" w:rsidR="00000000" w:rsidRPr="00000000">
        <w:rPr>
          <w:rtl w:val="0"/>
        </w:rPr>
        <w:t xml:space="preserve"> geometric average growth rates of 1% and an arithmetic average growth rate of 0.6%. The annual growth rate of -1.9% is particularly in sharp contrast to an annual growth rate of 1.4% for Spain, one of </w:t>
      </w:r>
      <w:del w:author="Ryo Shibata" w:id="6" w:date="2023-04-22T01:32:08Z">
        <w:r w:rsidDel="00000000" w:rsidR="00000000" w:rsidRPr="00000000">
          <w:rPr>
            <w:rtl w:val="0"/>
          </w:rPr>
          <w:delText xml:space="preserve">the </w:delText>
        </w:r>
      </w:del>
      <w:r w:rsidDel="00000000" w:rsidR="00000000" w:rsidRPr="00000000">
        <w:rPr>
          <w:rtl w:val="0"/>
        </w:rPr>
        <w:t xml:space="preserve">Europe</w:t>
      </w:r>
      <w:del w:author="Ryo Shibata" w:id="7" w:date="2023-04-22T01:32:13Z">
        <w:r w:rsidDel="00000000" w:rsidR="00000000" w:rsidRPr="00000000">
          <w:rPr>
            <w:rtl w:val="0"/>
          </w:rPr>
          <w:delText xml:space="preserve">an</w:delText>
        </w:r>
      </w:del>
      <w:r w:rsidDel="00000000" w:rsidR="00000000" w:rsidRPr="00000000">
        <w:rPr>
          <w:rtl w:val="0"/>
        </w:rPr>
        <w:t xml:space="preserve">’s economies with a comparable size and Turkey’s competitor in many industries. The stagnant economic growth in Turkey, we believe, can be reflected through consistent ECI and PCI</w:t>
      </w:r>
      <w:del w:author="Ryo Shibata" w:id="8" w:date="2023-04-22T01:32:20Z">
        <w:r w:rsidDel="00000000" w:rsidR="00000000" w:rsidRPr="00000000">
          <w:rPr>
            <w:rtl w:val="0"/>
          </w:rPr>
          <w:delText xml:space="preserve">,</w:delText>
        </w:r>
      </w:del>
      <w:r w:rsidDel="00000000" w:rsidR="00000000" w:rsidRPr="00000000">
        <w:rPr>
          <w:rtl w:val="0"/>
        </w:rPr>
        <w:t xml:space="preserve"> and can be further explained by </w:t>
      </w:r>
      <w:del w:author="Ryo Shibata" w:id="9" w:date="2023-04-22T01:32:23Z">
        <w:r w:rsidDel="00000000" w:rsidR="00000000" w:rsidRPr="00000000">
          <w:rPr>
            <w:rtl w:val="0"/>
          </w:rPr>
          <w:delText xml:space="preserve">a</w:delText>
        </w:r>
      </w:del>
      <w:r w:rsidDel="00000000" w:rsidR="00000000" w:rsidRPr="00000000">
        <w:rPr>
          <w:rtl w:val="0"/>
        </w:rPr>
        <w:t xml:space="preserve"> the set of production strategies Turkey adopted during the period, which we will expand </w:t>
      </w:r>
      <w:ins w:author="Ryo Shibata" w:id="10" w:date="2023-04-22T01:32:28Z">
        <w:r w:rsidDel="00000000" w:rsidR="00000000" w:rsidRPr="00000000">
          <w:rPr>
            <w:rtl w:val="0"/>
          </w:rPr>
          <w:t xml:space="preserve">on at a</w:t>
        </w:r>
      </w:ins>
      <w:del w:author="Ryo Shibata" w:id="10" w:date="2023-04-22T01:32:28Z">
        <w:r w:rsidDel="00000000" w:rsidR="00000000" w:rsidRPr="00000000">
          <w:rPr>
            <w:rtl w:val="0"/>
          </w:rPr>
          <w:delText xml:space="preserve">at the</w:delText>
        </w:r>
      </w:del>
      <w:r w:rsidDel="00000000" w:rsidR="00000000" w:rsidRPr="00000000">
        <w:rPr>
          <w:rtl w:val="0"/>
        </w:rPr>
        <w:t xml:space="preserve"> later stage of the report.</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4295775" cy="2400872"/>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295775" cy="24008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European Economies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1">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Turkey. As illustrated in Figure 2 below, Turkey exhibits a low level of production capability from 2013 to 2018, which is not true for most of the developed economies. This is in direct contrast to countries such as Germany, which demonstrate a</w:t>
      </w:r>
      <w:ins w:author="Ryo Shibata" w:id="11" w:date="2023-04-22T01:33:03Z">
        <w:r w:rsidDel="00000000" w:rsidR="00000000" w:rsidRPr="00000000">
          <w:rPr>
            <w:rtl w:val="0"/>
          </w:rPr>
          <w:t xml:space="preserve">n</w:t>
        </w:r>
      </w:ins>
      <w:r w:rsidDel="00000000" w:rsidR="00000000" w:rsidRPr="00000000">
        <w:rPr>
          <w:rtl w:val="0"/>
        </w:rPr>
        <w:t xml:space="preserve"> advantage in terms of both ECI growth rate and GDP growth during the period.</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drawing>
          <wp:inline distB="114300" distT="114300" distL="114300" distR="114300">
            <wp:extent cx="2665437" cy="1700213"/>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665437" cy="1700213"/>
                    </a:xfrm>
                    <a:prstGeom prst="rect"/>
                    <a:ln/>
                  </pic:spPr>
                </pic:pic>
              </a:graphicData>
            </a:graphic>
          </wp:inline>
        </w:drawing>
      </w:r>
      <w:r w:rsidDel="00000000" w:rsidR="00000000" w:rsidRPr="00000000">
        <w:rPr/>
        <w:drawing>
          <wp:inline distB="114300" distT="114300" distL="114300" distR="114300">
            <wp:extent cx="2584911" cy="1843088"/>
            <wp:effectExtent b="0" l="0" r="0" t="0"/>
            <wp:docPr id="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584911"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Figure 2: ECI Comparison                            Figure 3: GDP and ECI (Turkey)</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Figure 3 offers a further comparison of GDP and ECI over the time span from 2013 to 2018 for Turkey. Based on statistical analysis, ECI is a significant covariate for GDP with an adjusted R-square of 80.5%. In particular, the decrease in GDP during the period from 2013 to 2018 is accompanied by </w:t>
      </w:r>
      <w:del w:author="Ryo Shibata" w:id="12" w:date="2023-04-22T01:33:10Z">
        <w:r w:rsidDel="00000000" w:rsidR="00000000" w:rsidRPr="00000000">
          <w:rPr>
            <w:rtl w:val="0"/>
          </w:rPr>
          <w:delText xml:space="preserve">a</w:delText>
        </w:r>
      </w:del>
      <w:r w:rsidDel="00000000" w:rsidR="00000000" w:rsidRPr="00000000">
        <w:rPr>
          <w:rtl w:val="0"/>
        </w:rPr>
        <w:t xml:space="preserve"> unstable ECI, indic</w:t>
      </w:r>
      <w:ins w:author="Ryo Shibata" w:id="13" w:date="2023-04-22T01:33:13Z">
        <w:r w:rsidDel="00000000" w:rsidR="00000000" w:rsidRPr="00000000">
          <w:rPr>
            <w:rtl w:val="0"/>
          </w:rPr>
          <w:t xml:space="preserve">a</w:t>
        </w:r>
      </w:ins>
      <w:r w:rsidDel="00000000" w:rsidR="00000000" w:rsidRPr="00000000">
        <w:rPr>
          <w:rtl w:val="0"/>
        </w:rPr>
        <w:t xml:space="preserve">ting the potential that the stagnant economic growth experienced by Turkey during the period from 2013 to 2018 might be attributed to its inconsistent ECI</w:t>
      </w:r>
      <w:del w:author="Ryo Shibata" w:id="14" w:date="2023-04-22T01:33:20Z">
        <w:r w:rsidDel="00000000" w:rsidR="00000000" w:rsidRPr="00000000">
          <w:rPr>
            <w:rtl w:val="0"/>
          </w:rPr>
          <w:delText xml:space="preserve">,</w:delText>
        </w:r>
      </w:del>
      <w:r w:rsidDel="00000000" w:rsidR="00000000" w:rsidRPr="00000000">
        <w:rPr>
          <w:rtl w:val="0"/>
        </w:rPr>
        <w:t xml:space="preserve"> or the ineffectiveness of the country in developing a competitive product space that helps to accumulate complicated knowledge and technology. In order to provide a more concrete answer to why this has happened, we will dive into an analysis of Turkey’s production structure and its product space designs in the next few chapters. </w:t>
      </w:r>
    </w:p>
    <w:p w:rsidR="00000000" w:rsidDel="00000000" w:rsidP="00000000" w:rsidRDefault="00000000" w:rsidRPr="00000000" w14:paraId="00000028">
      <w:pPr>
        <w:pageBreakBefore w:val="0"/>
        <w:jc w:val="both"/>
        <w:rPr>
          <w:b w:val="1"/>
          <w:bCs w:val="1"/>
        </w:rPr>
      </w:pPr>
      <w:r w:rsidDel="00000000" w:rsidR="00000000" w:rsidRPr="00000000">
        <w:rPr>
          <w:rtl w:val="0"/>
        </w:rPr>
      </w:r>
    </w:p>
    <w:p w:rsidR="00000000" w:rsidDel="00000000" w:rsidP="00000000" w:rsidRDefault="00000000" w:rsidRPr="00000000" w14:paraId="0000002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C">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15" w:date="2023-04-22T01:33:32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16" w:date="2023-04-22T01:33:30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F">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0">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2">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0">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C">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17" w:date="2023-04-22T01:33:49Z">
        <w:r w:rsidDel="00000000" w:rsidR="00000000" w:rsidRPr="00000000">
          <w:rPr>
            <w:rtl w:val="0"/>
          </w:rPr>
          <w:t xml:space="preserve">e</w:t>
        </w:r>
      </w:ins>
      <w:del w:author="Ryo Shibata" w:id="17" w:date="2023-04-22T01:33:49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18" w:date="2023-04-22T01:33:54Z">
        <w:r w:rsidDel="00000000" w:rsidR="00000000" w:rsidRPr="00000000">
          <w:rPr>
            <w:rtl w:val="0"/>
          </w:rPr>
          <w:delText xml:space="preserve">The </w:delText>
        </w:r>
      </w:del>
      <w:r w:rsidDel="00000000" w:rsidR="00000000" w:rsidRPr="00000000">
        <w:rPr>
          <w:rtl w:val="0"/>
        </w:rPr>
        <w:t xml:space="preserve">Figure 3 and 4 show the OLS results in a universe of 107 and 21 typical countries</w:t>
      </w:r>
      <w:ins w:author="Ryo Shibata" w:id="19" w:date="2023-04-22T01:34:06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C">
            <w:pPr>
              <w:pageBreakBefore w:val="0"/>
              <w:jc w:val="center"/>
              <w:rPr/>
            </w:pPr>
            <w:r w:rsidDel="00000000" w:rsidR="00000000" w:rsidRPr="00000000">
              <w:rPr>
                <w:rtl w:val="0"/>
              </w:rPr>
            </w:r>
          </w:p>
        </w:tc>
        <w:tc>
          <w:tcPr/>
          <w:p w:rsidR="00000000" w:rsidDel="00000000" w:rsidP="00000000" w:rsidRDefault="00000000" w:rsidRPr="00000000" w14:paraId="0000005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0">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1">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5">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r>
    </w:tbl>
    <w:p w:rsidR="00000000" w:rsidDel="00000000" w:rsidP="00000000" w:rsidRDefault="00000000" w:rsidRPr="00000000" w14:paraId="0000006C">
      <w:pPr>
        <w:pageBreakBefore w:val="0"/>
        <w:jc w:val="center"/>
        <w:rPr/>
      </w:pPr>
      <w:r w:rsidDel="00000000" w:rsidR="00000000" w:rsidRPr="00000000">
        <w:rPr>
          <w:rtl w:val="0"/>
        </w:rPr>
      </w:r>
    </w:p>
    <w:p w:rsidR="00000000" w:rsidDel="00000000" w:rsidP="00000000" w:rsidRDefault="00000000" w:rsidRPr="00000000" w14:paraId="0000006D">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0">
            <w:pPr>
              <w:pageBreakBefore w:val="0"/>
              <w:jc w:val="center"/>
              <w:rPr/>
            </w:pPr>
            <w:r w:rsidDel="00000000" w:rsidR="00000000" w:rsidRPr="00000000">
              <w:rPr>
                <w:rtl w:val="0"/>
              </w:rPr>
            </w:r>
          </w:p>
        </w:tc>
        <w:tc>
          <w:tcPr/>
          <w:p w:rsidR="00000000" w:rsidDel="00000000" w:rsidP="00000000" w:rsidRDefault="00000000" w:rsidRPr="00000000" w14:paraId="0000007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9">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r>
    </w:tbl>
    <w:p w:rsidR="00000000" w:rsidDel="00000000" w:rsidP="00000000" w:rsidRDefault="00000000" w:rsidRPr="00000000" w14:paraId="00000080">
      <w:pPr>
        <w:pageBreakBefore w:val="0"/>
        <w:jc w:val="center"/>
        <w:rPr/>
      </w:pPr>
      <w:r w:rsidDel="00000000" w:rsidR="00000000" w:rsidRPr="00000000">
        <w:rPr>
          <w:rtl w:val="0"/>
        </w:rPr>
      </w:r>
    </w:p>
    <w:p w:rsidR="00000000" w:rsidDel="00000000" w:rsidP="00000000" w:rsidRDefault="00000000" w:rsidRPr="00000000" w14:paraId="00000081">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2">
      <w:pPr>
        <w:pageBreakBefore w:val="0"/>
        <w:jc w:val="center"/>
        <w:rPr>
          <w:sz w:val="20"/>
          <w:szCs w:val="20"/>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6">
      <w:pPr>
        <w:pageBreakBefore w:val="0"/>
        <w:jc w:val="both"/>
        <w:rPr/>
      </w:pPr>
      <w:r w:rsidDel="00000000" w:rsidR="00000000" w:rsidRPr="00000000">
        <w:rPr>
          <w:rtl w:val="0"/>
        </w:rPr>
        <w:t xml:space="preserve">Based on the product categorization </w:t>
      </w:r>
      <w:ins w:author="Ryo Shibata" w:id="20" w:date="2023-04-22T01:39:44Z">
        <w:r w:rsidDel="00000000" w:rsidR="00000000" w:rsidRPr="00000000">
          <w:rPr>
            <w:rtl w:val="0"/>
          </w:rPr>
          <w:t xml:space="preserve">mentioned earlier</w:t>
        </w:r>
      </w:ins>
      <w:del w:author="Ryo Shibata" w:id="20" w:date="2023-04-22T01:39:44Z">
        <w:r w:rsidDel="00000000" w:rsidR="00000000" w:rsidRPr="00000000">
          <w:rPr>
            <w:rtl w:val="0"/>
          </w:rPr>
          <w:delText xml:space="preserve">aforementioned</w:delText>
        </w:r>
      </w:del>
      <w:r w:rsidDel="00000000" w:rsidR="00000000" w:rsidRPr="00000000">
        <w:rPr>
          <w:rtl w:val="0"/>
        </w:rPr>
        <w:t xml:space="preserve">, we aim to capture Turkey’s realized industry production strategy between 2013 and 2018 on a complexity level. In Hausmann and Hidalgo (2009), distance is defined </w:t>
      </w:r>
      <w:ins w:author="Ryo Shibata" w:id="21" w:date="2023-04-22T01:40:08Z">
        <w:r w:rsidDel="00000000" w:rsidR="00000000" w:rsidRPr="00000000">
          <w:rPr>
            <w:rtl w:val="0"/>
          </w:rPr>
          <w:t xml:space="preserve">as</w:t>
        </w:r>
      </w:ins>
      <w:del w:author="Ryo Shibata" w:id="21" w:date="2023-04-22T01:40:08Z">
        <w:r w:rsidDel="00000000" w:rsidR="00000000" w:rsidRPr="00000000">
          <w:rPr>
            <w:rtl w:val="0"/>
          </w:rPr>
          <w:delText xml:space="preserve">to be</w:delText>
        </w:r>
      </w:del>
      <w:r w:rsidDel="00000000" w:rsidR="00000000" w:rsidRPr="00000000">
        <w:rPr>
          <w:rtl w:val="0"/>
        </w:rPr>
        <w:t xml:space="preserv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w:t>
      </w:r>
      <w:ins w:author="Ryo Shibata" w:id="22" w:date="2023-04-22T01:40:14Z">
        <w:r w:rsidDel="00000000" w:rsidR="00000000" w:rsidRPr="00000000">
          <w:rPr>
            <w:rtl w:val="0"/>
          </w:rPr>
          <w:t xml:space="preserve">s</w:t>
        </w:r>
      </w:ins>
      <w:r w:rsidDel="00000000" w:rsidR="00000000" w:rsidRPr="00000000">
        <w:rPr>
          <w:rtl w:val="0"/>
        </w:rPr>
        <w:t xml:space="preserve"> us to calculate and compare </w:t>
      </w:r>
      <w:ins w:author="Ryo Shibata" w:id="23" w:date="2023-04-22T01:40:18Z">
        <w:r w:rsidDel="00000000" w:rsidR="00000000" w:rsidRPr="00000000">
          <w:rPr>
            <w:rtl w:val="0"/>
          </w:rPr>
          <w:t xml:space="preserve">the </w:t>
        </w:r>
      </w:ins>
      <w:r w:rsidDel="00000000" w:rsidR="00000000" w:rsidRPr="00000000">
        <w:rPr>
          <w:rtl w:val="0"/>
        </w:rPr>
        <w:t xml:space="preserve">RID of Turkey and the 18 product groups in 2013 and 2018 through subtraction, where a positive RID indicates a shortening of the distance (i.e., advancement of the industry), and a negative RID indicates the reverse. As ranked in Table 2, during the period from 2013 to 2018, Turkey has focused on products with a moderate level of complexity and those requiring intermediate skills. </w:t>
      </w:r>
    </w:p>
    <w:p w:rsidR="00000000" w:rsidDel="00000000" w:rsidP="00000000" w:rsidRDefault="00000000" w:rsidRPr="00000000" w14:paraId="00000087">
      <w:pPr>
        <w:pageBreakBefore w:val="0"/>
        <w:jc w:val="both"/>
        <w:rPr/>
      </w:pPr>
      <w:r w:rsidDel="00000000" w:rsidR="00000000" w:rsidRPr="00000000">
        <w:rPr>
          <w:rtl w:val="0"/>
        </w:rPr>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5257800" cy="2524125"/>
            <wp:effectExtent b="0" l="0" r="0" t="0"/>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578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Turkey</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w:t>
      </w:r>
      <w:ins w:author="Ryo Shibata" w:id="24" w:date="2023-04-22T01:40:24Z">
        <w:r w:rsidDel="00000000" w:rsidR="00000000" w:rsidRPr="00000000">
          <w:rPr>
            <w:rtl w:val="0"/>
          </w:rPr>
          <w:t xml:space="preserve">s</w:t>
        </w:r>
      </w:ins>
      <w:r w:rsidDel="00000000" w:rsidR="00000000" w:rsidRPr="00000000">
        <w:rPr>
          <w:rtl w:val="0"/>
        </w:rPr>
        <w:t xml:space="preserve"> 3 and 4 below summarize how the production strategy adopted by Turkey compares with leading economies and a selected group of emerging economies in the world, as measured in RID. It can be directly observed that Turkey focused on products with a lower complexity level</w:t>
      </w:r>
      <w:del w:author="Ryo Shibata" w:id="25" w:date="2023-04-22T01:40:29Z">
        <w:r w:rsidDel="00000000" w:rsidR="00000000" w:rsidRPr="00000000">
          <w:rPr>
            <w:rtl w:val="0"/>
          </w:rPr>
          <w:delText xml:space="preserve">,</w:delText>
        </w:r>
      </w:del>
      <w:r w:rsidDel="00000000" w:rsidR="00000000" w:rsidRPr="00000000">
        <w:rPr>
          <w:rtl w:val="0"/>
        </w:rPr>
        <w:t xml:space="preserve">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The United States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Turkey’s development strategy against those of emerging economies on a global scale. Reasonably, emerging economies such as China, South Korea, Singapore</w:t>
      </w:r>
      <w:ins w:author="Ryo Shibata" w:id="26" w:date="2023-04-22T01:40:35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w:t>
      </w:r>
      <w:ins w:author="Ryo Shibata" w:id="27" w:date="2023-04-22T01:40:42Z">
        <w:r w:rsidDel="00000000" w:rsidR="00000000" w:rsidRPr="00000000">
          <w:rPr>
            <w:rtl w:val="0"/>
          </w:rPr>
          <w:t xml:space="preserve">,</w:t>
        </w:r>
      </w:ins>
      <w:r w:rsidDel="00000000" w:rsidR="00000000" w:rsidRPr="00000000">
        <w:rPr>
          <w:rtl w:val="0"/>
        </w:rPr>
        <w:t xml:space="preserve"> while developed economies </w:t>
      </w:r>
      <w:ins w:author="Ryo Shibata" w:id="28" w:date="2023-04-22T01:40:46Z">
        <w:r w:rsidDel="00000000" w:rsidR="00000000" w:rsidRPr="00000000">
          <w:rPr>
            <w:rtl w:val="0"/>
          </w:rPr>
          <w:t xml:space="preserve">like</w:t>
        </w:r>
      </w:ins>
      <w:del w:author="Ryo Shibata" w:id="28" w:date="2023-04-22T01:40:46Z">
        <w:r w:rsidDel="00000000" w:rsidR="00000000" w:rsidRPr="00000000">
          <w:rPr>
            <w:rtl w:val="0"/>
          </w:rPr>
          <w:delText xml:space="preserve">such as</w:delText>
        </w:r>
      </w:del>
      <w:r w:rsidDel="00000000" w:rsidR="00000000" w:rsidRPr="00000000">
        <w:rPr>
          <w:rtl w:val="0"/>
        </w:rPr>
        <w:t xml:space="preserve"> Turkey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Turkey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C">
      <w:pPr>
        <w:pageBreakBefore w:val="0"/>
        <w:jc w:val="both"/>
        <w:rPr/>
      </w:pPr>
      <w:r w:rsidDel="00000000" w:rsidR="00000000" w:rsidRPr="00000000">
        <w:rPr>
          <w:rtl w:val="0"/>
        </w:rPr>
        <w:t xml:space="preserve">As </w:t>
      </w:r>
      <w:ins w:author="Ryo Shibata" w:id="29" w:date="2023-04-22T01:41:17Z">
        <w:r w:rsidDel="00000000" w:rsidR="00000000" w:rsidRPr="00000000">
          <w:rPr>
            <w:rtl w:val="0"/>
          </w:rPr>
          <w:t xml:space="preserve">mentioned earlier</w:t>
        </w:r>
      </w:ins>
      <w:del w:author="Ryo Shibata" w:id="29" w:date="2023-04-22T01:41:17Z">
        <w:r w:rsidDel="00000000" w:rsidR="00000000" w:rsidRPr="00000000">
          <w:rPr>
            <w:rtl w:val="0"/>
          </w:rPr>
          <w:delText xml:space="preserve">aforementioned</w:delText>
        </w:r>
      </w:del>
      <w:r w:rsidDel="00000000" w:rsidR="00000000" w:rsidRPr="00000000">
        <w:rPr>
          <w:rtl w:val="0"/>
        </w:rPr>
        <w:t xml:space="preserve">, distance gives us an idea of how far each new product is from a country’s current mix of exports. As defined in Hausmann and Hidalgo (2009), distance is “the weighted proportion of products connected to goods p that country c is not exporting, i.e., MCP</w:t>
      </w:r>
      <w:ins w:author="Ryo Shibata" w:id="30" w:date="2023-04-22T01:41:25Z">
        <w:r w:rsidDel="00000000" w:rsidR="00000000" w:rsidRPr="00000000">
          <w:rPr>
            <w:rtl w:val="0"/>
          </w:rPr>
          <w:t xml:space="preserve"> </w:t>
        </w:r>
      </w:ins>
      <w:r w:rsidDel="00000000" w:rsidR="00000000" w:rsidRPr="00000000">
        <w:rPr>
          <w:rtl w:val="0"/>
        </w:rPr>
        <w:t xml:space="preserve">=</w:t>
      </w:r>
      <w:ins w:author="Ryo Shibata" w:id="31" w:date="2023-04-22T01:41:26Z">
        <w:r w:rsidDel="00000000" w:rsidR="00000000" w:rsidRPr="00000000">
          <w:rPr>
            <w:rtl w:val="0"/>
          </w:rPr>
          <w:t xml:space="preserve"> </w:t>
        </w:r>
      </w:ins>
      <w:r w:rsidDel="00000000" w:rsidR="00000000" w:rsidRPr="00000000">
        <w:rPr>
          <w:rtl w:val="0"/>
        </w:rPr>
        <w:t xml:space="preserve">0.”  Based on this definition, the distance between a country and any product that the country is currently exporting (i.e., the country is a significant exporter in the product as compared to </w:t>
      </w:r>
      <w:ins w:author="Ryo Shibata" w:id="32" w:date="2023-04-22T01:41:29Z">
        <w:r w:rsidDel="00000000" w:rsidR="00000000" w:rsidRPr="00000000">
          <w:rPr>
            <w:rtl w:val="0"/>
          </w:rPr>
          <w:t xml:space="preserve">the </w:t>
        </w:r>
      </w:ins>
      <w:r w:rsidDel="00000000" w:rsidR="00000000" w:rsidRPr="00000000">
        <w:rPr>
          <w:rtl w:val="0"/>
        </w:rPr>
        <w:t xml:space="preserve">global average) is zero. Similarly, opportunity gain quantifies the contribution of a new product in term</w:t>
      </w:r>
      <w:ins w:author="Ryo Shibata" w:id="33" w:date="2023-04-22T01:41:33Z">
        <w:r w:rsidDel="00000000" w:rsidR="00000000" w:rsidRPr="00000000">
          <w:rPr>
            <w:rtl w:val="0"/>
          </w:rPr>
          <w:t xml:space="preserve">s</w:t>
        </w:r>
      </w:ins>
      <w:r w:rsidDel="00000000" w:rsidR="00000000" w:rsidRPr="00000000">
        <w:rPr>
          <w:rtl w:val="0"/>
        </w:rPr>
        <w:t xml:space="preserve"> of opening up the doors to more and more complex products. Intuitively, a product that a country is currently exporting (i.e., MCP</w:t>
      </w:r>
      <w:ins w:author="Ryo Shibata" w:id="34" w:date="2023-04-22T01:41:37Z">
        <w:r w:rsidDel="00000000" w:rsidR="00000000" w:rsidRPr="00000000">
          <w:rPr>
            <w:rtl w:val="0"/>
          </w:rPr>
          <w:t xml:space="preserve"> </w:t>
        </w:r>
      </w:ins>
      <w:r w:rsidDel="00000000" w:rsidR="00000000" w:rsidRPr="00000000">
        <w:rPr>
          <w:rtl w:val="0"/>
        </w:rPr>
        <w:t xml:space="preserve">=</w:t>
      </w:r>
      <w:ins w:author="Ryo Shibata" w:id="35" w:date="2023-04-22T01:41:38Z">
        <w:r w:rsidDel="00000000" w:rsidR="00000000" w:rsidRPr="00000000">
          <w:rPr>
            <w:rtl w:val="0"/>
          </w:rPr>
          <w:t xml:space="preserve"> </w:t>
        </w:r>
      </w:ins>
      <w:r w:rsidDel="00000000" w:rsidR="00000000" w:rsidRPr="00000000">
        <w:rPr>
          <w:rtl w:val="0"/>
        </w:rPr>
        <w:t xml:space="preserve">1) has an opportunity gain of zero. An</w:t>
      </w:r>
      <w:del w:author="Ryo Shibata" w:id="36" w:date="2023-04-22T01:41:39Z">
        <w:r w:rsidDel="00000000" w:rsidR="00000000" w:rsidRPr="00000000">
          <w:rPr>
            <w:rtl w:val="0"/>
          </w:rPr>
          <w:delText xml:space="preserve">d</w:delText>
        </w:r>
      </w:del>
      <w:r w:rsidDel="00000000" w:rsidR="00000000" w:rsidRPr="00000000">
        <w:rPr>
          <w:rtl w:val="0"/>
        </w:rPr>
        <w:t xml:space="preserve"> unreasonable investment </w:t>
      </w:r>
      <w:ins w:author="Ryo Shibata" w:id="37" w:date="2023-04-22T01:41:46Z">
        <w:r w:rsidDel="00000000" w:rsidR="00000000" w:rsidRPr="00000000">
          <w:rPr>
            <w:rtl w:val="0"/>
          </w:rPr>
          <w:t xml:space="preserve">in a</w:t>
        </w:r>
      </w:ins>
      <w:del w:author="Ryo Shibata" w:id="37" w:date="2023-04-22T01:41:46Z">
        <w:r w:rsidDel="00000000" w:rsidR="00000000" w:rsidRPr="00000000">
          <w:rPr>
            <w:rtl w:val="0"/>
          </w:rPr>
          <w:delText xml:space="preserve">on</w:delText>
        </w:r>
      </w:del>
      <w:r w:rsidDel="00000000" w:rsidR="00000000" w:rsidRPr="00000000">
        <w:rPr>
          <w:rtl w:val="0"/>
        </w:rPr>
        <w:t xml:space="preserve"> certain product p would lead to a relative decrement in </w:t>
      </w:r>
      <w:ins w:author="Ryo Shibata" w:id="38" w:date="2023-04-22T01:41:51Z">
        <w:r w:rsidDel="00000000" w:rsidR="00000000" w:rsidRPr="00000000">
          <w:rPr>
            <w:rtl w:val="0"/>
          </w:rPr>
          <w:t xml:space="preserve">the </w:t>
        </w:r>
      </w:ins>
      <w:r w:rsidDel="00000000" w:rsidR="00000000" w:rsidRPr="00000000">
        <w:rPr>
          <w:rtl w:val="0"/>
        </w:rPr>
        <w:t xml:space="preserve">export of more profitable products, and therefore lead to a negative opportunity gain of product p. </w:t>
      </w:r>
      <w:del w:author="Ryo Shibata" w:id="39" w:date="2023-04-22T01:41:56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40" w:date="2023-04-22T01:42:28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41" w:date="2023-04-22T01:42:33Z">
        <w:r w:rsidDel="00000000" w:rsidR="00000000" w:rsidRPr="00000000">
          <w:rPr>
            <w:rtl w:val="0"/>
          </w:rPr>
          <w:delText xml:space="preserve">s</w:delText>
        </w:r>
      </w:del>
      <w:r w:rsidDel="00000000" w:rsidR="00000000" w:rsidRPr="00000000">
        <w:rPr>
          <w:rtl w:val="0"/>
        </w:rPr>
        <w:t xml:space="preserve"> structures are often in better shape.</w:t>
      </w:r>
    </w:p>
    <w:p w:rsidR="00000000" w:rsidDel="00000000" w:rsidP="00000000" w:rsidRDefault="00000000" w:rsidRPr="00000000" w14:paraId="000000CD">
      <w:pPr>
        <w:pageBreakBefore w:val="0"/>
        <w:jc w:val="both"/>
        <w:rPr/>
      </w:pPr>
      <w:r w:rsidDel="00000000" w:rsidR="00000000" w:rsidRPr="00000000">
        <w:rPr>
          <w:rtl w:val="0"/>
        </w:rPr>
      </w:r>
    </w:p>
    <w:p w:rsidR="00000000" w:rsidDel="00000000" w:rsidP="00000000" w:rsidRDefault="00000000" w:rsidRPr="00000000" w14:paraId="000000CE">
      <w:pPr>
        <w:pageBreakBefore w:val="0"/>
        <w:jc w:val="both"/>
        <w:rPr/>
      </w:pPr>
      <w:r w:rsidDel="00000000" w:rsidR="00000000" w:rsidRPr="00000000">
        <w:rPr/>
        <w:drawing>
          <wp:inline distB="114300" distT="114300" distL="114300" distR="114300">
            <wp:extent cx="5600700" cy="2857500"/>
            <wp:effectExtent b="0" l="0" r="0" t="0"/>
            <wp:docPr id="9" name="image11.jpg"/>
            <a:graphic>
              <a:graphicData uri="http://schemas.openxmlformats.org/drawingml/2006/picture">
                <pic:pic>
                  <pic:nvPicPr>
                    <pic:cNvPr id="0" name="image11.jpg"/>
                    <pic:cNvPicPr preferRelativeResize="0"/>
                  </pic:nvPicPr>
                  <pic:blipFill>
                    <a:blip r:embed="rId12"/>
                    <a:srcRect b="0" l="1010" r="0" t="0"/>
                    <a:stretch>
                      <a:fillRect/>
                    </a:stretch>
                  </pic:blipFill>
                  <pic:spPr>
                    <a:xfrm>
                      <a:off x="0" y="0"/>
                      <a:ext cx="56007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jc w:val="both"/>
        <w:rPr/>
      </w:pPr>
      <w:r w:rsidDel="00000000" w:rsidR="00000000" w:rsidRPr="00000000">
        <w:rPr/>
        <w:drawing>
          <wp:inline distB="114300" distT="114300" distL="114300" distR="114300">
            <wp:extent cx="5653088" cy="2895600"/>
            <wp:effectExtent b="0" l="0" r="0" t="0"/>
            <wp:docPr id="27" name="image22.jpg"/>
            <a:graphic>
              <a:graphicData uri="http://schemas.openxmlformats.org/drawingml/2006/picture">
                <pic:pic>
                  <pic:nvPicPr>
                    <pic:cNvPr id="0" name="image22.jpg"/>
                    <pic:cNvPicPr preferRelativeResize="0"/>
                  </pic:nvPicPr>
                  <pic:blipFill>
                    <a:blip r:embed="rId13"/>
                    <a:srcRect b="0" l="0" r="0" t="0"/>
                    <a:stretch>
                      <a:fillRect/>
                    </a:stretch>
                  </pic:blipFill>
                  <pic:spPr>
                    <a:xfrm>
                      <a:off x="0" y="0"/>
                      <a:ext cx="5653088"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Table 5: Opportunity Gain Ranking on a Regional Scale for 2013</w:t>
      </w:r>
      <w:ins w:author="Ryo Shibata" w:id="42" w:date="2023-04-22T01:34:45Z">
        <w:r w:rsidDel="00000000" w:rsidR="00000000" w:rsidRPr="00000000">
          <w:rPr>
            <w:rtl w:val="0"/>
          </w:rPr>
          <w:t xml:space="preserve"> </w:t>
        </w:r>
      </w:ins>
      <w:r w:rsidDel="00000000" w:rsidR="00000000" w:rsidRPr="00000000">
        <w:rPr>
          <w:rtl w:val="0"/>
        </w:rPr>
        <w:t xml:space="preserve">(up) and 2018</w:t>
      </w:r>
      <w:ins w:author="Ryo Shibata" w:id="43" w:date="2023-04-22T01:34:46Z">
        <w:r w:rsidDel="00000000" w:rsidR="00000000" w:rsidRPr="00000000">
          <w:rPr>
            <w:rtl w:val="0"/>
          </w:rPr>
          <w:t xml:space="preserve"> </w:t>
        </w:r>
      </w:ins>
      <w:r w:rsidDel="00000000" w:rsidR="00000000" w:rsidRPr="00000000">
        <w:rPr>
          <w:rtl w:val="0"/>
        </w:rPr>
        <w:t xml:space="preserve">(down)</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rtl w:val="0"/>
        </w:rPr>
        <w:t xml:space="preserve">We define the ranking of opportunity gain for a country c</w:t>
      </w:r>
      <w:del w:author="Ryo Shibata" w:id="44" w:date="2023-04-22T01:44:03Z">
        <w:r w:rsidDel="00000000" w:rsidR="00000000" w:rsidRPr="00000000">
          <w:rPr>
            <w:rtl w:val="0"/>
          </w:rPr>
          <w:delText xml:space="preserve">,</w:delText>
        </w:r>
      </w:del>
      <w:r w:rsidDel="00000000" w:rsidR="00000000" w:rsidRPr="00000000">
        <w:rPr>
          <w:rtl w:val="0"/>
        </w:rPr>
        <w:t xml:space="preserve"> as the Suggested Development Vector (SDV) of c. Table</w:t>
      </w:r>
      <w:ins w:author="Ryo Shibata" w:id="45" w:date="2023-04-22T01:44:07Z">
        <w:r w:rsidDel="00000000" w:rsidR="00000000" w:rsidRPr="00000000">
          <w:rPr>
            <w:rtl w:val="0"/>
          </w:rPr>
          <w:t xml:space="preserve">s</w:t>
        </w:r>
      </w:ins>
      <w:r w:rsidDel="00000000" w:rsidR="00000000" w:rsidRPr="00000000">
        <w:rPr>
          <w:rtl w:val="0"/>
        </w:rPr>
        <w:t xml:space="preserve"> 5 and 6 summarize how the SDV of Turkey compares with a selected group of regional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w:t>
      </w:r>
      <w:ins w:author="Ryo Shibata" w:id="46" w:date="2023-04-22T01:44:12Z">
        <w:r w:rsidDel="00000000" w:rsidR="00000000" w:rsidRPr="00000000">
          <w:rPr>
            <w:rtl w:val="0"/>
          </w:rPr>
          <w:t xml:space="preserve">e</w:t>
        </w:r>
      </w:ins>
      <w:del w:author="Ryo Shibata" w:id="46" w:date="2023-04-22T01:44:12Z">
        <w:r w:rsidDel="00000000" w:rsidR="00000000" w:rsidRPr="00000000">
          <w:rPr>
            <w:rtl w:val="0"/>
          </w:rPr>
          <w:delText xml:space="preserve">o</w:delText>
        </w:r>
      </w:del>
      <w:r w:rsidDel="00000000" w:rsidR="00000000" w:rsidRPr="00000000">
        <w:rPr>
          <w:rtl w:val="0"/>
        </w:rPr>
        <w:t xml:space="preserve">se countries are already in the most stable and efficient economic structure. Without the necessity of economic transition, those countries merely need to maintain </w:t>
      </w:r>
      <w:del w:author="Ryo Shibata" w:id="47" w:date="2023-04-22T01:44:24Z">
        <w:r w:rsidDel="00000000" w:rsidR="00000000" w:rsidRPr="00000000">
          <w:rPr>
            <w:rtl w:val="0"/>
          </w:rPr>
          <w:delText xml:space="preserve">a</w:delText>
        </w:r>
      </w:del>
      <w:r w:rsidDel="00000000" w:rsidR="00000000" w:rsidRPr="00000000">
        <w:rPr>
          <w:rtl w:val="0"/>
        </w:rPr>
        <w:t xml:space="preserve"> steady and balanced economic development. </w:t>
      </w:r>
      <w:del w:author="Ryo Shibata" w:id="48" w:date="2023-04-22T01:44:26Z">
        <w:r w:rsidDel="00000000" w:rsidR="00000000" w:rsidRPr="00000000">
          <w:rPr>
            <w:rtl w:val="0"/>
          </w:rPr>
          <w:delText xml:space="preserve"> </w:delText>
        </w:r>
      </w:del>
      <w:r w:rsidDel="00000000" w:rsidR="00000000" w:rsidRPr="00000000">
        <w:rPr>
          <w:rtl w:val="0"/>
        </w:rPr>
        <w:t xml:space="preserve">In contrast, developing countries have nearly half of industries with positive opportunity gain</w:t>
      </w:r>
      <w:del w:author="Ryo Shibata" w:id="49" w:date="2023-04-22T01:44:29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Turkey shares the character</w:t>
      </w:r>
      <w:ins w:author="Ryo Shibata" w:id="50" w:date="2023-04-22T01:44:50Z">
        <w:r w:rsidDel="00000000" w:rsidR="00000000" w:rsidRPr="00000000">
          <w:rPr>
            <w:rtl w:val="0"/>
          </w:rPr>
          <w:t xml:space="preserve">istic</w:t>
        </w:r>
      </w:ins>
      <w:r w:rsidDel="00000000" w:rsidR="00000000" w:rsidRPr="00000000">
        <w:rPr>
          <w:rtl w:val="0"/>
        </w:rPr>
        <w:t xml:space="preserve">s of developing countries, with a premature economic</w:t>
      </w:r>
      <w:del w:author="Ryo Shibata" w:id="51" w:date="2023-04-22T01:44:57Z">
        <w:r w:rsidDel="00000000" w:rsidR="00000000" w:rsidRPr="00000000">
          <w:rPr>
            <w:rtl w:val="0"/>
          </w:rPr>
          <w:delText xml:space="preserve">s</w:delText>
        </w:r>
      </w:del>
      <w:r w:rsidDel="00000000" w:rsidR="00000000" w:rsidRPr="00000000">
        <w:rPr>
          <w:rtl w:val="0"/>
        </w:rPr>
        <w:t xml:space="preserve"> structure that leans towards basic to intermediate</w:t>
      </w:r>
      <w:ins w:author="Ryo Shibata" w:id="52" w:date="2023-04-22T01:45:02Z">
        <w:r w:rsidDel="00000000" w:rsidR="00000000" w:rsidRPr="00000000">
          <w:rPr>
            <w:rtl w:val="0"/>
          </w:rPr>
          <w:t xml:space="preserve">-</w:t>
        </w:r>
      </w:ins>
      <w:del w:author="Ryo Shibata" w:id="52" w:date="2023-04-22T01:45:02Z">
        <w:r w:rsidDel="00000000" w:rsidR="00000000" w:rsidRPr="00000000">
          <w:rPr>
            <w:rtl w:val="0"/>
          </w:rPr>
          <w:delText xml:space="preserve"> </w:delText>
        </w:r>
      </w:del>
      <w:r w:rsidDel="00000000" w:rsidR="00000000" w:rsidRPr="00000000">
        <w:rPr>
          <w:rtl w:val="0"/>
        </w:rPr>
        <w:t xml:space="preserve">level industries. </w:t>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drawing>
          <wp:inline distB="114300" distT="114300" distL="114300" distR="114300">
            <wp:extent cx="5734050" cy="2095500"/>
            <wp:effectExtent b="0" l="0" r="0" t="0"/>
            <wp:docPr id="14"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4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6: Opportunity Gain Ranking on a Global Scale</w:t>
      </w:r>
    </w:p>
    <w:p w:rsidR="00000000" w:rsidDel="00000000" w:rsidP="00000000" w:rsidRDefault="00000000" w:rsidRPr="00000000" w14:paraId="000000D8">
      <w:pPr>
        <w:pageBreakBefore w:val="0"/>
        <w:jc w:val="both"/>
        <w:rPr>
          <w:b w:val="1"/>
          <w:bCs w:val="1"/>
        </w:rPr>
      </w:pPr>
      <w:r w:rsidDel="00000000" w:rsidR="00000000" w:rsidRPr="00000000">
        <w:rPr>
          <w:rtl w:val="0"/>
        </w:rPr>
      </w:r>
    </w:p>
    <w:p w:rsidR="00000000" w:rsidDel="00000000" w:rsidP="00000000" w:rsidRDefault="00000000" w:rsidRPr="00000000" w14:paraId="000000D9">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t xml:space="preserve">The optimal budgeted industry development strategy aims to solve the most efficient allocations under the budget</w:t>
      </w:r>
      <w:del w:author="Ryo Shibata" w:id="53" w:date="2023-04-22T01:45:24Z">
        <w:r w:rsidDel="00000000" w:rsidR="00000000" w:rsidRPr="00000000">
          <w:rPr>
            <w:rtl w:val="0"/>
          </w:rPr>
          <w:delText xml:space="preserve">ed</w:delText>
        </w:r>
      </w:del>
      <w:r w:rsidDel="00000000" w:rsidR="00000000" w:rsidRPr="00000000">
        <w:rPr>
          <w:rtl w:val="0"/>
        </w:rPr>
        <w:t xml:space="preserve">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drawing>
          <wp:inline distB="114300" distT="114300" distL="114300" distR="114300">
            <wp:extent cx="2528888" cy="1141284"/>
            <wp:effectExtent b="0" l="0" r="0" t="0"/>
            <wp:docPr id="2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w:t>
      </w:r>
      <w:ins w:author="Ryo Shibata" w:id="54" w:date="2023-04-22T01:45:28Z">
        <w:r w:rsidDel="00000000" w:rsidR="00000000" w:rsidRPr="00000000">
          <w:rPr>
            <w:rtl w:val="0"/>
          </w:rPr>
          <w:t xml:space="preserve">and </w:t>
        </w:r>
      </w:ins>
      <w:r w:rsidDel="00000000" w:rsidR="00000000" w:rsidRPr="00000000">
        <w:rPr>
          <w:rtl w:val="0"/>
        </w:rPr>
        <w:t xml:space="preserve">B is the heuristic budget. </w:t>
      </w:r>
    </w:p>
    <w:p w:rsidR="00000000" w:rsidDel="00000000" w:rsidP="00000000" w:rsidRDefault="00000000" w:rsidRPr="00000000" w14:paraId="000000E0">
      <w:pPr>
        <w:pageBreakBefore w:val="0"/>
        <w:jc w:val="both"/>
        <w:rPr/>
      </w:pPr>
      <w:r w:rsidDel="00000000" w:rsidR="00000000" w:rsidRPr="00000000">
        <w:rPr>
          <w:rtl w:val="0"/>
        </w:rPr>
        <w:t xml:space="preserve"> </w:t>
      </w:r>
    </w:p>
    <w:p w:rsidR="00000000" w:rsidDel="00000000" w:rsidP="00000000" w:rsidRDefault="00000000" w:rsidRPr="00000000" w14:paraId="000000E1">
      <w:pPr>
        <w:pageBreakBefore w:val="0"/>
        <w:jc w:val="both"/>
        <w:rPr/>
      </w:pPr>
      <w:r w:rsidDel="00000000" w:rsidR="00000000" w:rsidRPr="00000000">
        <w:rPr>
          <w:rtl w:val="0"/>
        </w:rPr>
        <w:t xml:space="preserve">If we can solve this problem, then we can know </w:t>
      </w:r>
      <w:del w:author="Ryo Shibata" w:id="55" w:date="2023-04-22T01:45:36Z">
        <w:r w:rsidDel="00000000" w:rsidR="00000000" w:rsidRPr="00000000">
          <w:rPr>
            <w:rtl w:val="0"/>
          </w:rPr>
          <w:delText xml:space="preserve">what </w:delText>
        </w:r>
      </w:del>
      <w:r w:rsidDel="00000000" w:rsidR="00000000" w:rsidRPr="00000000">
        <w:rPr>
          <w:rtl w:val="0"/>
        </w:rPr>
        <w:t xml:space="preserve">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56" w:date="2023-04-22T01:45:47Z">
        <w:r w:rsidDel="00000000" w:rsidR="00000000" w:rsidRPr="00000000">
          <w:rPr>
            <w:rtl w:val="0"/>
          </w:rPr>
          <w:t xml:space="preserve">to</w:t>
        </w:r>
      </w:ins>
      <w:del w:author="Ryo Shibata" w:id="56" w:date="2023-04-22T01:45:47Z">
        <w:r w:rsidDel="00000000" w:rsidR="00000000" w:rsidRPr="00000000">
          <w:rPr>
            <w:rtl w:val="0"/>
          </w:rPr>
          <w:delText xml:space="preserve">on</w:delText>
        </w:r>
      </w:del>
      <w:r w:rsidDel="00000000" w:rsidR="00000000" w:rsidRPr="00000000">
        <w:rPr>
          <w:rtl w:val="0"/>
        </w:rPr>
        <w:t xml:space="preserve"> this problem. In order to solve this problem, our idea is to use</w:t>
      </w:r>
      <w:ins w:author="Ryo Shibata" w:id="57" w:date="2023-04-22T01:45:49Z">
        <w:r w:rsidDel="00000000" w:rsidR="00000000" w:rsidRPr="00000000">
          <w:rPr>
            <w:rtl w:val="0"/>
          </w:rPr>
          <w:t xml:space="preserve"> a</w:t>
        </w:r>
      </w:ins>
      <w:r w:rsidDel="00000000" w:rsidR="00000000" w:rsidRPr="00000000">
        <w:rPr>
          <w:rtl w:val="0"/>
        </w:rPr>
        <w:t xml:space="preserve"> greedy algorithm. The way that we apply</w:t>
      </w:r>
      <w:ins w:author="Ryo Shibata" w:id="58" w:date="2023-04-22T01:45:54Z">
        <w:r w:rsidDel="00000000" w:rsidR="00000000" w:rsidRPr="00000000">
          <w:rPr>
            <w:rtl w:val="0"/>
          </w:rPr>
          <w:t xml:space="preserve"> the</w:t>
        </w:r>
      </w:ins>
      <w:r w:rsidDel="00000000" w:rsidR="00000000" w:rsidRPr="00000000">
        <w:rPr>
          <w:rtl w:val="0"/>
        </w:rPr>
        <w:t xml:space="preserve"> greedy algorithm is that firstly we separate the total budget into k equal parts, and then for the first equal part</w:t>
      </w:r>
      <w:ins w:author="Ryo Shibata" w:id="59" w:date="2023-04-22T01:46:01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w:t>
      </w:r>
      <w:ins w:author="Ryo Shibata" w:id="60" w:date="2023-04-22T01:46:15Z">
        <w:r w:rsidDel="00000000" w:rsidR="00000000" w:rsidRPr="00000000">
          <w:rPr>
            <w:rtl w:val="0"/>
          </w:rPr>
          <w:t xml:space="preserve">of the </w:t>
        </w:r>
      </w:ins>
      <w:r w:rsidDel="00000000" w:rsidR="00000000" w:rsidRPr="00000000">
        <w:rPr>
          <w:rtl w:val="0"/>
        </w:rPr>
        <w:t xml:space="preserve">equal parts can be done in the same way.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However, as is known to all, </w:t>
      </w:r>
      <w:ins w:author="Ryo Shibata" w:id="61" w:date="2023-04-22T01:46:22Z">
        <w:r w:rsidDel="00000000" w:rsidR="00000000" w:rsidRPr="00000000">
          <w:rPr>
            <w:rtl w:val="0"/>
          </w:rPr>
          <w:t xml:space="preserve">the </w:t>
        </w:r>
      </w:ins>
      <w:r w:rsidDel="00000000" w:rsidR="00000000" w:rsidRPr="00000000">
        <w:rPr>
          <w:rtl w:val="0"/>
        </w:rPr>
        <w:t xml:space="preserve">greedy algorithm is a kind of local search algorithm, which is </w:t>
      </w:r>
      <w:ins w:author="Ryo Shibata" w:id="62" w:date="2023-04-22T01:46:29Z">
        <w:r w:rsidDel="00000000" w:rsidR="00000000" w:rsidRPr="00000000">
          <w:rPr>
            <w:rtl w:val="0"/>
          </w:rPr>
          <w:t xml:space="preserve">quite</w:t>
        </w:r>
      </w:ins>
      <w:del w:author="Ryo Shibata" w:id="62" w:date="2023-04-22T01:46:29Z">
        <w:r w:rsidDel="00000000" w:rsidR="00000000" w:rsidRPr="00000000">
          <w:rPr>
            <w:rtl w:val="0"/>
          </w:rPr>
          <w:delText xml:space="preserve">pretty</w:delText>
        </w:r>
      </w:del>
      <w:r w:rsidDel="00000000" w:rsidR="00000000" w:rsidRPr="00000000">
        <w:rPr>
          <w:rtl w:val="0"/>
        </w:rPr>
        <w:t xml:space="preserve"> possible to run into a local minimum. Therefore, for local search algorithms, one typical way </w:t>
      </w:r>
      <w:del w:author="Ryo Shibata" w:id="63" w:date="2023-04-22T01:47:33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64" w:date="2023-04-22T01:47:41Z">
        <w:r w:rsidDel="00000000" w:rsidR="00000000" w:rsidRPr="00000000">
          <w:rPr>
            <w:rtl w:val="0"/>
          </w:rPr>
          <w:t xml:space="preserve">,</w:t>
        </w:r>
      </w:ins>
      <w:r w:rsidDel="00000000" w:rsidR="00000000" w:rsidRPr="00000000">
        <w:rPr>
          <w:rtl w:val="0"/>
        </w:rPr>
        <w:t xml:space="preserve"> and pick the largest one. The ratio is defined as the following:</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jc w:val="center"/>
        <w:rPr/>
      </w:pPr>
      <w:r w:rsidDel="00000000" w:rsidR="00000000" w:rsidRPr="00000000">
        <w:rPr/>
        <w:drawing>
          <wp:inline distB="114300" distT="114300" distL="114300" distR="114300">
            <wp:extent cx="2138363" cy="71863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w:t>
      </w:r>
      <w:ins w:author="Ryo Shibata" w:id="65" w:date="2023-04-22T01:47:53Z">
        <w:r w:rsidDel="00000000" w:rsidR="00000000" w:rsidRPr="00000000">
          <w:rPr>
            <w:rtl w:val="0"/>
          </w:rPr>
          <w:t xml:space="preserve">s</w:t>
        </w:r>
      </w:ins>
      <w:r w:rsidDel="00000000" w:rsidR="00000000" w:rsidRPr="00000000">
        <w:rPr>
          <w:rtl w:val="0"/>
        </w:rPr>
        <w:t xml:space="preserve"> of parts and selecting the portfolio with the largest ECI increment and most complex economic structure. </w:t>
      </w:r>
    </w:p>
    <w:p w:rsidR="00000000" w:rsidDel="00000000" w:rsidP="00000000" w:rsidRDefault="00000000" w:rsidRPr="00000000" w14:paraId="000000E9">
      <w:pPr>
        <w:pageBreakBefore w:val="0"/>
        <w:rPr/>
      </w:pPr>
      <w:r w:rsidDel="00000000" w:rsidR="00000000" w:rsidRPr="00000000">
        <w:rPr>
          <w:rtl w:val="0"/>
        </w:rPr>
        <w:t xml:space="preserve"> </w:t>
      </w:r>
    </w:p>
    <w:p w:rsidR="00000000" w:rsidDel="00000000" w:rsidP="00000000" w:rsidRDefault="00000000" w:rsidRPr="00000000" w14:paraId="000000EA">
      <w:pPr>
        <w:pageBreakBefore w:val="0"/>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w:t>
      </w:r>
      <w:del w:author="Ryo Shibata" w:id="66" w:date="2023-04-22T01:48:02Z">
        <w:r w:rsidDel="00000000" w:rsidR="00000000" w:rsidRPr="00000000">
          <w:rPr>
            <w:rtl w:val="0"/>
          </w:rPr>
          <w:delText xml:space="preserve">,</w:delText>
        </w:r>
      </w:del>
      <w:r w:rsidDel="00000000" w:rsidR="00000000" w:rsidRPr="00000000">
        <w:rPr>
          <w:rtl w:val="0"/>
        </w:rPr>
        <w:t xml:space="preserve"> (i.e., the smallest amount of required export increase).</w:t>
      </w:r>
    </w:p>
    <w:p w:rsidR="00000000" w:rsidDel="00000000" w:rsidP="00000000" w:rsidRDefault="00000000" w:rsidRPr="00000000" w14:paraId="000000EB">
      <w:pPr>
        <w:pageBreakBefore w:val="0"/>
        <w:jc w:val="both"/>
        <w:rPr>
          <w:b w:val="1"/>
          <w:bCs w:val="1"/>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ED">
      <w:pPr>
        <w:pageBreakBefore w:val="0"/>
        <w:jc w:val="both"/>
        <w:rPr/>
      </w:pPr>
      <w:r w:rsidDel="00000000" w:rsidR="00000000" w:rsidRPr="00000000">
        <w:rPr>
          <w:rtl w:val="0"/>
        </w:rPr>
        <w:t xml:space="preserve"> </w:t>
      </w:r>
    </w:p>
    <w:p w:rsidR="00000000" w:rsidDel="00000000" w:rsidP="00000000" w:rsidRDefault="00000000" w:rsidRPr="00000000" w14:paraId="000000EE">
      <w:pPr>
        <w:pageBreakBefore w:val="0"/>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w:t>
      </w:r>
      <w:ins w:author="Ryo Shibata" w:id="67" w:date="2023-04-22T01:51:44Z">
        <w:r w:rsidDel="00000000" w:rsidR="00000000" w:rsidRPr="00000000">
          <w:rPr>
            <w:rtl w:val="0"/>
          </w:rPr>
          <w:t xml:space="preserve">,</w:t>
        </w:r>
      </w:ins>
      <w:r w:rsidDel="00000000" w:rsidR="00000000" w:rsidRPr="00000000">
        <w:rPr>
          <w:rtl w:val="0"/>
        </w:rPr>
        <w:t xml:space="preserve">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w:t>
      </w:r>
      <w:del w:author="Ryo Shibata" w:id="68" w:date="2023-04-22T01:51:53Z">
        <w:r w:rsidDel="00000000" w:rsidR="00000000" w:rsidRPr="00000000">
          <w:rPr>
            <w:rtl w:val="0"/>
          </w:rPr>
          <w:delText xml:space="preserve">just </w:delText>
        </w:r>
      </w:del>
      <w:r w:rsidDel="00000000" w:rsidR="00000000" w:rsidRPr="00000000">
        <w:rPr>
          <w:rtl w:val="0"/>
        </w:rPr>
        <w:t xml:space="preserve">because many equalized amounts have been invested in high-complexity products. Even though sometimes people may feel 15% and 20% is nonsense </w:t>
      </w:r>
      <w:ins w:author="Ryo Shibata" w:id="69" w:date="2023-04-22T01:51:59Z">
        <w:r w:rsidDel="00000000" w:rsidR="00000000" w:rsidRPr="00000000">
          <w:rPr>
            <w:rtl w:val="0"/>
          </w:rPr>
          <w:t xml:space="preserve">for</w:t>
        </w:r>
      </w:ins>
      <w:del w:author="Ryo Shibata" w:id="69" w:date="2023-04-22T01:51:59Z">
        <w:r w:rsidDel="00000000" w:rsidR="00000000" w:rsidRPr="00000000">
          <w:rPr>
            <w:rtl w:val="0"/>
          </w:rPr>
          <w:delText xml:space="preserve">to</w:delText>
        </w:r>
      </w:del>
      <w:r w:rsidDel="00000000" w:rsidR="00000000" w:rsidRPr="00000000">
        <w:rPr>
          <w:rtl w:val="0"/>
        </w:rPr>
        <w:t xml:space="preserve"> developed countries, </w:t>
      </w:r>
      <w:del w:author="Ryo Shibata" w:id="70" w:date="2023-04-22T01:52:05Z">
        <w:r w:rsidDel="00000000" w:rsidR="00000000" w:rsidRPr="00000000">
          <w:rPr>
            <w:rtl w:val="0"/>
          </w:rPr>
          <w:delText xml:space="preserve">yet </w:delText>
        </w:r>
      </w:del>
      <w:r w:rsidDel="00000000" w:rsidR="00000000" w:rsidRPr="00000000">
        <w:rPr>
          <w:rtl w:val="0"/>
        </w:rPr>
        <w:t xml:space="preserve">it can also give a sense of how a country should develop in the long term. Eventually, the graph </w:t>
      </w:r>
      <w:ins w:author="Ryo Shibata" w:id="71" w:date="2023-04-22T01:52:13Z">
        <w:r w:rsidDel="00000000" w:rsidR="00000000" w:rsidRPr="00000000">
          <w:rPr>
            <w:rtl w:val="0"/>
          </w:rPr>
          <w:t xml:space="preserve">at </w:t>
        </w:r>
      </w:ins>
      <w:del w:author="Ryo Shibata" w:id="71" w:date="2023-04-22T01:52:13Z">
        <w:r w:rsidDel="00000000" w:rsidR="00000000" w:rsidRPr="00000000">
          <w:rPr>
            <w:rtl w:val="0"/>
          </w:rPr>
          <w:delText xml:space="preserve">in </w:delText>
        </w:r>
      </w:del>
      <w:r w:rsidDel="00000000" w:rsidR="00000000" w:rsidRPr="00000000">
        <w:rPr>
          <w:rtl w:val="0"/>
        </w:rPr>
        <w:t xml:space="preserve">the end is just for </w:t>
      </w:r>
      <w:ins w:author="Ryo Shibata" w:id="72" w:date="2023-04-22T01:52:21Z">
        <w:r w:rsidDel="00000000" w:rsidR="00000000" w:rsidRPr="00000000">
          <w:rPr>
            <w:rtl w:val="0"/>
          </w:rPr>
          <w:t xml:space="preserve">the </w:t>
        </w:r>
      </w:ins>
      <w:r w:rsidDel="00000000" w:rsidR="00000000" w:rsidRPr="00000000">
        <w:rPr>
          <w:rtl w:val="0"/>
        </w:rPr>
        <w:t xml:space="preserve">numerical explanation </w:t>
      </w:r>
      <w:ins w:author="Ryo Shibata" w:id="73" w:date="2023-04-22T01:52:27Z">
        <w:r w:rsidDel="00000000" w:rsidR="00000000" w:rsidRPr="00000000">
          <w:rPr>
            <w:rtl w:val="0"/>
          </w:rPr>
          <w:t xml:space="preserve">of</w:t>
        </w:r>
      </w:ins>
      <w:del w:author="Ryo Shibata" w:id="73" w:date="2023-04-22T01:52:27Z">
        <w:r w:rsidDel="00000000" w:rsidR="00000000" w:rsidRPr="00000000">
          <w:rPr>
            <w:rtl w:val="0"/>
          </w:rPr>
          <w:delText xml:space="preserve">for</w:delText>
        </w:r>
      </w:del>
      <w:r w:rsidDel="00000000" w:rsidR="00000000" w:rsidRPr="00000000">
        <w:rPr>
          <w:rtl w:val="0"/>
        </w:rPr>
        <w:t xml:space="preserve"> the pie charts.</w:t>
      </w:r>
    </w:p>
    <w:p w:rsidR="00000000" w:rsidDel="00000000" w:rsidP="00000000" w:rsidRDefault="00000000" w:rsidRPr="00000000" w14:paraId="000000EF">
      <w:pPr>
        <w:pageBreakBefore w:val="0"/>
        <w:jc w:val="both"/>
        <w:rPr/>
      </w:pPr>
      <w:r w:rsidDel="00000000" w:rsidR="00000000" w:rsidRPr="00000000">
        <w:rPr>
          <w:rtl w:val="0"/>
        </w:rPr>
        <w:t xml:space="preserve"> </w:t>
      </w:r>
    </w:p>
    <w:p w:rsidR="00000000" w:rsidDel="00000000" w:rsidP="00000000" w:rsidRDefault="00000000" w:rsidRPr="00000000" w14:paraId="000000F0">
      <w:pPr>
        <w:pageBreakBefore w:val="0"/>
        <w:jc w:val="both"/>
        <w:rPr/>
      </w:pPr>
      <w:r w:rsidDel="00000000" w:rsidR="00000000" w:rsidRPr="00000000">
        <w:rPr/>
        <w:drawing>
          <wp:inline distB="114300" distT="114300" distL="114300" distR="114300">
            <wp:extent cx="5734050" cy="2044700"/>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drawing>
          <wp:inline distB="114300" distT="114300" distL="114300" distR="114300">
            <wp:extent cx="5734050" cy="20447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Pr>
        <w:drawing>
          <wp:inline distB="114300" distT="114300" distL="114300" distR="114300">
            <wp:extent cx="5734050" cy="1739900"/>
            <wp:effectExtent b="0" l="0" r="0" t="0"/>
            <wp:docPr id="13"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5">
      <w:pPr>
        <w:pageBreakBefore w:val="0"/>
        <w:jc w:val="both"/>
        <w:rPr>
          <w:b w:val="1"/>
          <w:bCs w:val="1"/>
        </w:rPr>
      </w:pPr>
      <w:r w:rsidDel="00000000" w:rsidR="00000000" w:rsidRPr="00000000">
        <w:rPr>
          <w:rtl w:val="0"/>
        </w:rPr>
      </w:r>
    </w:p>
    <w:p w:rsidR="00000000" w:rsidDel="00000000" w:rsidP="00000000" w:rsidRDefault="00000000" w:rsidRPr="00000000" w14:paraId="000000F6">
      <w:pPr>
        <w:pageBreakBefore w:val="0"/>
        <w:jc w:val="both"/>
        <w:rPr/>
      </w:pPr>
      <w:r w:rsidDel="00000000" w:rsidR="00000000" w:rsidRPr="00000000">
        <w:rPr>
          <w:rtl w:val="0"/>
        </w:rPr>
        <w:t xml:space="preserve">Below is the economic panel for Turkey in 2013. We can see that for different percentages of heuristic total export growth, the ECI of Turkey has similar performance. From all the four line graphs, we see that Turkey already obtains </w:t>
      </w:r>
      <w:ins w:author="Ryo Shibata" w:id="74" w:date="2023-04-22T01:52:41Z">
        <w:r w:rsidDel="00000000" w:rsidR="00000000" w:rsidRPr="00000000">
          <w:rPr>
            <w:rtl w:val="0"/>
          </w:rPr>
          <w:t xml:space="preserve">a significant</w:t>
        </w:r>
      </w:ins>
      <w:del w:author="Ryo Shibata" w:id="74" w:date="2023-04-22T01:52:41Z">
        <w:r w:rsidDel="00000000" w:rsidR="00000000" w:rsidRPr="00000000">
          <w:rPr>
            <w:rtl w:val="0"/>
          </w:rPr>
          <w:delText xml:space="preserve">some great</w:delText>
        </w:r>
      </w:del>
      <w:r w:rsidDel="00000000" w:rsidR="00000000" w:rsidRPr="00000000">
        <w:rPr>
          <w:rtl w:val="0"/>
        </w:rPr>
        <w:t xml:space="preserve"> increment in terms of ECI. However, increasing the budget for too large an amount would not produce a higher and higher ECI. One thing to notice is that, even though the growth pattern does not change a lot, the eventual ending point is quite high, which is around three times </w:t>
      </w:r>
      <w:del w:author="Ryo Shibata" w:id="75" w:date="2023-04-22T01:52:55Z">
        <w:r w:rsidDel="00000000" w:rsidR="00000000" w:rsidRPr="00000000">
          <w:rPr>
            <w:rtl w:val="0"/>
          </w:rPr>
          <w:delText xml:space="preserve">of </w:delText>
        </w:r>
      </w:del>
      <w:r w:rsidDel="00000000" w:rsidR="00000000" w:rsidRPr="00000000">
        <w:rPr>
          <w:rtl w:val="0"/>
        </w:rPr>
        <w:t xml:space="preserve">the original ECI. This means that in </w:t>
      </w:r>
      <w:ins w:author="Ryo Shibata" w:id="76" w:date="2023-04-22T01:53:07Z">
        <w:r w:rsidDel="00000000" w:rsidR="00000000" w:rsidRPr="00000000">
          <w:rPr>
            <w:rtl w:val="0"/>
          </w:rPr>
          <w:t xml:space="preserve">the </w:t>
        </w:r>
      </w:ins>
      <w:r w:rsidDel="00000000" w:rsidR="00000000" w:rsidRPr="00000000">
        <w:rPr>
          <w:rtl w:val="0"/>
        </w:rPr>
        <w:t xml:space="preserve">short term</w:t>
      </w:r>
      <w:del w:author="Ryo Shibata" w:id="77" w:date="2023-04-22T01:53:11Z">
        <w:r w:rsidDel="00000000" w:rsidR="00000000" w:rsidRPr="00000000">
          <w:rPr>
            <w:rtl w:val="0"/>
          </w:rPr>
          <w:delText xml:space="preserve">s</w:delText>
        </w:r>
      </w:del>
      <w:r w:rsidDel="00000000" w:rsidR="00000000" w:rsidRPr="00000000">
        <w:rPr>
          <w:rtl w:val="0"/>
        </w:rPr>
        <w:t xml:space="preserve">, Turkey still has great room to improve. For the four export growth budget</w:t>
      </w:r>
      <w:ins w:author="Ryo Shibata" w:id="78" w:date="2023-04-22T01:53:18Z">
        <w:r w:rsidDel="00000000" w:rsidR="00000000" w:rsidRPr="00000000">
          <w:rPr>
            <w:rtl w:val="0"/>
          </w:rPr>
          <w:t xml:space="preserve">s</w:t>
        </w:r>
      </w:ins>
      <w:r w:rsidDel="00000000" w:rsidR="00000000" w:rsidRPr="00000000">
        <w:rPr>
          <w:rtl w:val="0"/>
        </w:rPr>
        <w:t xml:space="preserve">, the increment primarily attributes to Transportation, </w:t>
      </w:r>
      <w:ins w:author="Ryo Shibata" w:id="79" w:date="2023-04-22T01:53:26Z">
        <w:r w:rsidDel="00000000" w:rsidR="00000000" w:rsidRPr="00000000">
          <w:rPr>
            <w:rtl w:val="0"/>
          </w:rPr>
          <w:t xml:space="preserve">M</w:t>
        </w:r>
      </w:ins>
      <w:del w:author="Ryo Shibata" w:id="79" w:date="2023-04-22T01:53:26Z">
        <w:r w:rsidDel="00000000" w:rsidR="00000000" w:rsidRPr="00000000">
          <w:rPr>
            <w:rtl w:val="0"/>
          </w:rPr>
          <w:delText xml:space="preserve">m</w:delText>
        </w:r>
      </w:del>
      <w:r w:rsidDel="00000000" w:rsidR="00000000" w:rsidRPr="00000000">
        <w:rPr>
          <w:rtl w:val="0"/>
        </w:rPr>
        <w:t xml:space="preserve">achinery and </w:t>
      </w:r>
      <w:ins w:author="Ryo Shibata" w:id="80" w:date="2023-04-22T01:53:29Z">
        <w:r w:rsidDel="00000000" w:rsidR="00000000" w:rsidRPr="00000000">
          <w:rPr>
            <w:rtl w:val="0"/>
          </w:rPr>
          <w:t xml:space="preserve">C</w:t>
        </w:r>
      </w:ins>
      <w:del w:author="Ryo Shibata" w:id="80" w:date="2023-04-22T01:53:29Z">
        <w:r w:rsidDel="00000000" w:rsidR="00000000" w:rsidRPr="00000000">
          <w:rPr>
            <w:rtl w:val="0"/>
          </w:rPr>
          <w:delText xml:space="preserve">c</w:delText>
        </w:r>
      </w:del>
      <w:r w:rsidDel="00000000" w:rsidR="00000000" w:rsidRPr="00000000">
        <w:rPr>
          <w:rtl w:val="0"/>
        </w:rPr>
        <w:t xml:space="preserve">onstruction, </w:t>
      </w:r>
      <w:ins w:author="Ryo Shibata" w:id="81" w:date="2023-04-22T01:53:30Z">
        <w:r w:rsidDel="00000000" w:rsidR="00000000" w:rsidRPr="00000000">
          <w:rPr>
            <w:rtl w:val="0"/>
          </w:rPr>
          <w:t xml:space="preserve">S</w:t>
        </w:r>
      </w:ins>
      <w:del w:author="Ryo Shibata" w:id="81" w:date="2023-04-22T01:53:30Z">
        <w:r w:rsidDel="00000000" w:rsidR="00000000" w:rsidRPr="00000000">
          <w:rPr>
            <w:rtl w:val="0"/>
          </w:rPr>
          <w:delText xml:space="preserve">s</w:delText>
        </w:r>
      </w:del>
      <w:r w:rsidDel="00000000" w:rsidR="00000000" w:rsidRPr="00000000">
        <w:rPr>
          <w:rtl w:val="0"/>
        </w:rPr>
        <w:t xml:space="preserve">ervices and </w:t>
      </w:r>
      <w:ins w:author="Ryo Shibata" w:id="82" w:date="2023-04-22T01:53:31Z">
        <w:r w:rsidDel="00000000" w:rsidR="00000000" w:rsidRPr="00000000">
          <w:rPr>
            <w:rtl w:val="0"/>
          </w:rPr>
          <w:t xml:space="preserve">U</w:t>
        </w:r>
      </w:ins>
      <w:del w:author="Ryo Shibata" w:id="82" w:date="2023-04-22T01:53:31Z">
        <w:r w:rsidDel="00000000" w:rsidR="00000000" w:rsidRPr="00000000">
          <w:rPr>
            <w:rtl w:val="0"/>
          </w:rPr>
          <w:delText xml:space="preserve">u</w:delText>
        </w:r>
      </w:del>
      <w:r w:rsidDel="00000000" w:rsidR="00000000" w:rsidRPr="00000000">
        <w:rPr>
          <w:rtl w:val="0"/>
        </w:rPr>
        <w:t xml:space="preserve">tilities</w:t>
      </w:r>
      <w:ins w:author="Ryo Shibata" w:id="83" w:date="2023-04-22T01:53:43Z">
        <w:r w:rsidDel="00000000" w:rsidR="00000000" w:rsidRPr="00000000">
          <w:rPr>
            <w:rtl w:val="0"/>
          </w:rPr>
          <w:t xml:space="preserve">,</w:t>
        </w:r>
      </w:ins>
      <w:r w:rsidDel="00000000" w:rsidR="00000000" w:rsidRPr="00000000">
        <w:rPr>
          <w:rtl w:val="0"/>
        </w:rPr>
        <w:t xml:space="preserve"> and </w:t>
      </w:r>
      <w:ins w:author="Ryo Shibata" w:id="84" w:date="2023-04-22T01:53:33Z">
        <w:r w:rsidDel="00000000" w:rsidR="00000000" w:rsidRPr="00000000">
          <w:rPr>
            <w:rtl w:val="0"/>
          </w:rPr>
          <w:t xml:space="preserve">D</w:t>
        </w:r>
      </w:ins>
      <w:del w:author="Ryo Shibata" w:id="84" w:date="2023-04-22T01:53:33Z">
        <w:r w:rsidDel="00000000" w:rsidR="00000000" w:rsidRPr="00000000">
          <w:rPr>
            <w:rtl w:val="0"/>
          </w:rPr>
          <w:delText xml:space="preserve">d</w:delText>
        </w:r>
      </w:del>
      <w:r w:rsidDel="00000000" w:rsidR="00000000" w:rsidRPr="00000000">
        <w:rPr>
          <w:rtl w:val="0"/>
        </w:rPr>
        <w:t xml:space="preserve">aily </w:t>
      </w:r>
      <w:ins w:author="Ryo Shibata" w:id="85" w:date="2023-04-22T01:53:35Z">
        <w:r w:rsidDel="00000000" w:rsidR="00000000" w:rsidRPr="00000000">
          <w:rPr>
            <w:rtl w:val="0"/>
          </w:rPr>
          <w:t xml:space="preserve">I</w:t>
        </w:r>
      </w:ins>
      <w:del w:author="Ryo Shibata" w:id="85" w:date="2023-04-22T01:53:35Z">
        <w:r w:rsidDel="00000000" w:rsidR="00000000" w:rsidRPr="00000000">
          <w:rPr>
            <w:rtl w:val="0"/>
          </w:rPr>
          <w:delText xml:space="preserve">i</w:delText>
        </w:r>
      </w:del>
      <w:r w:rsidDel="00000000" w:rsidR="00000000" w:rsidRPr="00000000">
        <w:rPr>
          <w:rtl w:val="0"/>
        </w:rPr>
        <w:t xml:space="preserve">nstruments equally. Therefore, Turkey should focus on developing machinery and construction, and transportation industry first. Afterwards, developing services and utilities, and the daily instruments industry can also result in </w:t>
      </w:r>
      <w:del w:author="Ryo Shibata" w:id="86" w:date="2023-04-22T01:53:47Z">
        <w:r w:rsidDel="00000000" w:rsidR="00000000" w:rsidRPr="00000000">
          <w:rPr>
            <w:rtl w:val="0"/>
          </w:rPr>
          <w:delText xml:space="preserve">a</w:delText>
        </w:r>
      </w:del>
      <w:r w:rsidDel="00000000" w:rsidR="00000000" w:rsidRPr="00000000">
        <w:rPr>
          <w:rtl w:val="0"/>
        </w:rPr>
        <w:t xml:space="preserve"> ECI growth. </w:t>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ageBreakBefore w:val="0"/>
        <w:jc w:val="both"/>
        <w:rPr>
          <w:b w:val="1"/>
          <w:bCs w:val="1"/>
        </w:rPr>
      </w:pPr>
      <w:r w:rsidDel="00000000" w:rsidR="00000000" w:rsidRPr="00000000">
        <w:rPr/>
        <w:drawing>
          <wp:inline distB="114300" distT="114300" distL="114300" distR="114300">
            <wp:extent cx="5805488" cy="2028825"/>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805488"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624513" cy="2028825"/>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624513"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1574800"/>
            <wp:effectExtent b="0" l="0" r="0" t="0"/>
            <wp:docPr id="20"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73405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rtl w:val="0"/>
        </w:rPr>
        <w:t xml:space="preserve">For further suggestions on Turkey’s development in the future</w:t>
      </w:r>
      <w:del w:author="Ryo Shibata" w:id="87" w:date="2023-04-22T01:54:00Z">
        <w:r w:rsidDel="00000000" w:rsidR="00000000" w:rsidRPr="00000000">
          <w:rPr>
            <w:rtl w:val="0"/>
          </w:rPr>
          <w:delText xml:space="preserve">.</w:delText>
        </w:r>
      </w:del>
      <w:r w:rsidDel="00000000" w:rsidR="00000000" w:rsidRPr="00000000">
        <w:rPr>
          <w:rtl w:val="0"/>
        </w:rPr>
        <w:t xml:space="preserve"> </w:t>
      </w:r>
      <w:ins w:author="Ryo Shibata" w:id="88" w:date="2023-04-22T01:54:02Z">
        <w:r w:rsidDel="00000000" w:rsidR="00000000" w:rsidRPr="00000000">
          <w:rPr>
            <w:rtl w:val="0"/>
          </w:rPr>
          <w:t xml:space="preserve">w</w:t>
        </w:r>
      </w:ins>
      <w:del w:author="Ryo Shibata" w:id="88" w:date="2023-04-22T01:54:02Z">
        <w:r w:rsidDel="00000000" w:rsidR="00000000" w:rsidRPr="00000000">
          <w:rPr>
            <w:rtl w:val="0"/>
          </w:rPr>
          <w:delText xml:space="preserve">W</w:delText>
        </w:r>
      </w:del>
      <w:r w:rsidDel="00000000" w:rsidR="00000000" w:rsidRPr="00000000">
        <w:rPr>
          <w:rtl w:val="0"/>
        </w:rPr>
        <w:t xml:space="preserve">e also offer the optimization result of Turkey based on export data in 2018. Below is the economic panel for Turkey in 2018. We can see that for different percentages of heuristic total export growth, the ECI growth pattern of Turkey is different from the one in 2013. From all the four line graphs, we see that Turkey obtains a different extent of </w:t>
      </w:r>
      <w:ins w:author="Ryo Shibata" w:id="89" w:date="2023-04-22T01:54:09Z">
        <w:r w:rsidDel="00000000" w:rsidR="00000000" w:rsidRPr="00000000">
          <w:rPr>
            <w:rtl w:val="0"/>
          </w:rPr>
          <w:t xml:space="preserve">significant</w:t>
        </w:r>
      </w:ins>
      <w:del w:author="Ryo Shibata" w:id="89" w:date="2023-04-22T01:54:09Z">
        <w:r w:rsidDel="00000000" w:rsidR="00000000" w:rsidRPr="00000000">
          <w:rPr>
            <w:rtl w:val="0"/>
          </w:rPr>
          <w:delText xml:space="preserve">great</w:delText>
        </w:r>
      </w:del>
      <w:r w:rsidDel="00000000" w:rsidR="00000000" w:rsidRPr="00000000">
        <w:rPr>
          <w:rtl w:val="0"/>
        </w:rPr>
        <w:t xml:space="preserve"> increment in terms of ECI. This means that Turkey still has great room to improve. For the case of </w:t>
      </w:r>
      <w:ins w:author="Ryo Shibata" w:id="90" w:date="2023-04-22T01:54:16Z">
        <w:r w:rsidDel="00000000" w:rsidR="00000000" w:rsidRPr="00000000">
          <w:rPr>
            <w:rtl w:val="0"/>
          </w:rPr>
          <w:t xml:space="preserve">a </w:t>
        </w:r>
      </w:ins>
      <w:r w:rsidDel="00000000" w:rsidR="00000000" w:rsidRPr="00000000">
        <w:rPr>
          <w:rtl w:val="0"/>
        </w:rPr>
        <w:t xml:space="preserve">5 percent export growth budget, </w:t>
      </w:r>
      <w:ins w:author="Ryo Shibata" w:id="91" w:date="2023-04-22T01:54:41Z">
        <w:r w:rsidDel="00000000" w:rsidR="00000000" w:rsidRPr="00000000">
          <w:rPr>
            <w:rtl w:val="0"/>
          </w:rPr>
          <w:t xml:space="preserve">T</w:t>
        </w:r>
      </w:ins>
      <w:del w:author="Ryo Shibata" w:id="91" w:date="2023-04-22T01:54:41Z">
        <w:r w:rsidDel="00000000" w:rsidR="00000000" w:rsidRPr="00000000">
          <w:rPr>
            <w:rtl w:val="0"/>
          </w:rPr>
          <w:delText xml:space="preserve">t</w:delText>
        </w:r>
      </w:del>
      <w:r w:rsidDel="00000000" w:rsidR="00000000" w:rsidRPr="00000000">
        <w:rPr>
          <w:rtl w:val="0"/>
        </w:rPr>
        <w:t xml:space="preserve">ransportation and </w:t>
      </w:r>
      <w:ins w:author="Ryo Shibata" w:id="92" w:date="2023-04-22T01:54:43Z">
        <w:r w:rsidDel="00000000" w:rsidR="00000000" w:rsidRPr="00000000">
          <w:rPr>
            <w:rtl w:val="0"/>
          </w:rPr>
          <w:t xml:space="preserve">S</w:t>
        </w:r>
      </w:ins>
      <w:del w:author="Ryo Shibata" w:id="92" w:date="2023-04-22T01:54:43Z">
        <w:r w:rsidDel="00000000" w:rsidR="00000000" w:rsidRPr="00000000">
          <w:rPr>
            <w:rtl w:val="0"/>
          </w:rPr>
          <w:delText xml:space="preserve">s</w:delText>
        </w:r>
      </w:del>
      <w:r w:rsidDel="00000000" w:rsidR="00000000" w:rsidRPr="00000000">
        <w:rPr>
          <w:rtl w:val="0"/>
        </w:rPr>
        <w:t xml:space="preserve">ervices industry accounts for the ECI increment</w:t>
      </w:r>
      <w:ins w:author="Ryo Shibata" w:id="93" w:date="2023-04-22T01:54:21Z">
        <w:r w:rsidDel="00000000" w:rsidR="00000000" w:rsidRPr="00000000">
          <w:rPr>
            <w:rtl w:val="0"/>
          </w:rPr>
          <w:t xml:space="preserve">.</w:t>
        </w:r>
      </w:ins>
      <w:del w:author="Ryo Shibata" w:id="93" w:date="2023-04-22T01:54:21Z">
        <w:r w:rsidDel="00000000" w:rsidR="00000000" w:rsidRPr="00000000">
          <w:rPr>
            <w:rtl w:val="0"/>
          </w:rPr>
          <w:delText xml:space="preserve">,</w:delText>
        </w:r>
      </w:del>
      <w:r w:rsidDel="00000000" w:rsidR="00000000" w:rsidRPr="00000000">
        <w:rPr>
          <w:rtl w:val="0"/>
        </w:rPr>
        <w:t xml:space="preserve"> For the case of 10 percent, </w:t>
      </w:r>
      <w:ins w:author="Ryo Shibata" w:id="94" w:date="2023-04-22T01:54:44Z">
        <w:r w:rsidDel="00000000" w:rsidR="00000000" w:rsidRPr="00000000">
          <w:rPr>
            <w:rtl w:val="0"/>
          </w:rPr>
          <w:t xml:space="preserve">M</w:t>
        </w:r>
      </w:ins>
      <w:del w:author="Ryo Shibata" w:id="94" w:date="2023-04-22T01:54:44Z">
        <w:r w:rsidDel="00000000" w:rsidR="00000000" w:rsidRPr="00000000">
          <w:rPr>
            <w:rtl w:val="0"/>
          </w:rPr>
          <w:delText xml:space="preserve">m</w:delText>
        </w:r>
      </w:del>
      <w:r w:rsidDel="00000000" w:rsidR="00000000" w:rsidRPr="00000000">
        <w:rPr>
          <w:rtl w:val="0"/>
        </w:rPr>
        <w:t xml:space="preserve">achinery and </w:t>
      </w:r>
      <w:ins w:author="Ryo Shibata" w:id="95" w:date="2023-04-22T01:54:47Z">
        <w:r w:rsidDel="00000000" w:rsidR="00000000" w:rsidRPr="00000000">
          <w:rPr>
            <w:rtl w:val="0"/>
          </w:rPr>
          <w:t xml:space="preserve">C</w:t>
        </w:r>
      </w:ins>
      <w:del w:author="Ryo Shibata" w:id="95" w:date="2023-04-22T01:54:47Z">
        <w:r w:rsidDel="00000000" w:rsidR="00000000" w:rsidRPr="00000000">
          <w:rPr>
            <w:rtl w:val="0"/>
          </w:rPr>
          <w:delText xml:space="preserve">c</w:delText>
        </w:r>
      </w:del>
      <w:r w:rsidDel="00000000" w:rsidR="00000000" w:rsidRPr="00000000">
        <w:rPr>
          <w:rtl w:val="0"/>
        </w:rPr>
        <w:t xml:space="preserve">onstruction can also increase a little for ECI. For the case of 15 and 20 percent of export growth budget, the result shows that adding </w:t>
      </w:r>
      <w:ins w:author="Ryo Shibata" w:id="96" w:date="2023-04-22T01:54:50Z">
        <w:r w:rsidDel="00000000" w:rsidR="00000000" w:rsidRPr="00000000">
          <w:rPr>
            <w:rtl w:val="0"/>
          </w:rPr>
          <w:t xml:space="preserve">D</w:t>
        </w:r>
      </w:ins>
      <w:del w:author="Ryo Shibata" w:id="96" w:date="2023-04-22T01:54:50Z">
        <w:r w:rsidDel="00000000" w:rsidR="00000000" w:rsidRPr="00000000">
          <w:rPr>
            <w:rtl w:val="0"/>
          </w:rPr>
          <w:delText xml:space="preserve">d</w:delText>
        </w:r>
      </w:del>
      <w:r w:rsidDel="00000000" w:rsidR="00000000" w:rsidRPr="00000000">
        <w:rPr>
          <w:rtl w:val="0"/>
        </w:rPr>
        <w:t xml:space="preserve">aily </w:t>
      </w:r>
      <w:ins w:author="Ryo Shibata" w:id="97" w:date="2023-04-22T01:54:52Z">
        <w:r w:rsidDel="00000000" w:rsidR="00000000" w:rsidRPr="00000000">
          <w:rPr>
            <w:rtl w:val="0"/>
          </w:rPr>
          <w:t xml:space="preserve">I</w:t>
        </w:r>
      </w:ins>
      <w:del w:author="Ryo Shibata" w:id="97" w:date="2023-04-22T01:54:52Z">
        <w:r w:rsidDel="00000000" w:rsidR="00000000" w:rsidRPr="00000000">
          <w:rPr>
            <w:rtl w:val="0"/>
          </w:rPr>
          <w:delText xml:space="preserve">i</w:delText>
        </w:r>
      </w:del>
      <w:r w:rsidDel="00000000" w:rsidR="00000000" w:rsidRPr="00000000">
        <w:rPr>
          <w:rtl w:val="0"/>
        </w:rPr>
        <w:t xml:space="preserve">nstruments as a growth component can bring lots of gains. Therefore, for future strategy, Turkey should prioritize </w:t>
      </w:r>
      <w:ins w:author="Ryo Shibata" w:id="98" w:date="2023-04-22T01:54:31Z">
        <w:r w:rsidDel="00000000" w:rsidR="00000000" w:rsidRPr="00000000">
          <w:rPr>
            <w:rtl w:val="0"/>
          </w:rPr>
          <w:t xml:space="preserve">the </w:t>
        </w:r>
      </w:ins>
      <w:r w:rsidDel="00000000" w:rsidR="00000000" w:rsidRPr="00000000">
        <w:rPr>
          <w:rtl w:val="0"/>
        </w:rPr>
        <w:t xml:space="preserve">development of </w:t>
      </w:r>
      <w:ins w:author="Ryo Shibata" w:id="99" w:date="2023-04-22T01:54:38Z">
        <w:r w:rsidDel="00000000" w:rsidR="00000000" w:rsidRPr="00000000">
          <w:rPr>
            <w:rtl w:val="0"/>
          </w:rPr>
          <w:t xml:space="preserve">T</w:t>
        </w:r>
      </w:ins>
      <w:del w:author="Ryo Shibata" w:id="99" w:date="2023-04-22T01:54:38Z">
        <w:r w:rsidDel="00000000" w:rsidR="00000000" w:rsidRPr="00000000">
          <w:rPr>
            <w:rtl w:val="0"/>
          </w:rPr>
          <w:delText xml:space="preserve">t</w:delText>
        </w:r>
      </w:del>
      <w:r w:rsidDel="00000000" w:rsidR="00000000" w:rsidRPr="00000000">
        <w:rPr>
          <w:rtl w:val="0"/>
        </w:rPr>
        <w:t xml:space="preserve">ransportation, which causes the first jump in all line graphs, and then </w:t>
      </w:r>
      <w:ins w:author="Ryo Shibata" w:id="100" w:date="2023-04-22T01:54:57Z">
        <w:r w:rsidDel="00000000" w:rsidR="00000000" w:rsidRPr="00000000">
          <w:rPr>
            <w:rtl w:val="0"/>
          </w:rPr>
          <w:t xml:space="preserve">T</w:t>
        </w:r>
      </w:ins>
      <w:del w:author="Ryo Shibata" w:id="100" w:date="2023-04-22T01:54:57Z">
        <w:r w:rsidDel="00000000" w:rsidR="00000000" w:rsidRPr="00000000">
          <w:rPr>
            <w:rtl w:val="0"/>
          </w:rPr>
          <w:delText xml:space="preserve">t</w:delText>
        </w:r>
      </w:del>
      <w:r w:rsidDel="00000000" w:rsidR="00000000" w:rsidRPr="00000000">
        <w:rPr>
          <w:rtl w:val="0"/>
        </w:rPr>
        <w:t xml:space="preserve">ransportation and </w:t>
      </w:r>
      <w:ins w:author="Ryo Shibata" w:id="101" w:date="2023-04-22T01:54:58Z">
        <w:r w:rsidDel="00000000" w:rsidR="00000000" w:rsidRPr="00000000">
          <w:rPr>
            <w:rtl w:val="0"/>
          </w:rPr>
          <w:t xml:space="preserve">M</w:t>
        </w:r>
      </w:ins>
      <w:del w:author="Ryo Shibata" w:id="101" w:date="2023-04-22T01:54:58Z">
        <w:r w:rsidDel="00000000" w:rsidR="00000000" w:rsidRPr="00000000">
          <w:rPr>
            <w:rtl w:val="0"/>
          </w:rPr>
          <w:delText xml:space="preserve">m</w:delText>
        </w:r>
      </w:del>
      <w:r w:rsidDel="00000000" w:rsidR="00000000" w:rsidRPr="00000000">
        <w:rPr>
          <w:rtl w:val="0"/>
        </w:rPr>
        <w:t xml:space="preserve">achinery</w:t>
      </w:r>
      <w:del w:author="Ryo Shibata" w:id="102" w:date="2023-04-22T01:55:02Z">
        <w:r w:rsidDel="00000000" w:rsidR="00000000" w:rsidRPr="00000000">
          <w:rPr>
            <w:rtl w:val="0"/>
          </w:rPr>
          <w:delText xml:space="preserve">.</w:delText>
        </w:r>
      </w:del>
      <w:r w:rsidDel="00000000" w:rsidR="00000000" w:rsidRPr="00000000">
        <w:rPr>
          <w:rtl w:val="0"/>
        </w:rPr>
        <w:t xml:space="preserve"> in order to optimize ECI.</w:t>
      </w:r>
    </w:p>
    <w:p w:rsidR="00000000" w:rsidDel="00000000" w:rsidP="00000000" w:rsidRDefault="00000000" w:rsidRPr="00000000" w14:paraId="000000FE">
      <w:pPr>
        <w:pageBreakBefore w:val="0"/>
        <w:jc w:val="both"/>
        <w:rPr>
          <w:rFonts w:ascii="Times" w:cs="Times" w:eastAsia="Times" w:hAnsi="Times"/>
        </w:rPr>
      </w:pPr>
      <w:r w:rsidDel="00000000" w:rsidR="00000000" w:rsidRPr="00000000">
        <w:rPr>
          <w:rtl w:val="0"/>
        </w:rPr>
      </w:r>
    </w:p>
    <w:p w:rsidR="00000000" w:rsidDel="00000000" w:rsidP="00000000" w:rsidRDefault="00000000" w:rsidRPr="00000000" w14:paraId="000000F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006600"/>
            <wp:effectExtent b="0" l="0" r="0" t="0"/>
            <wp:docPr id="1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40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357813" cy="2162175"/>
            <wp:effectExtent b="0" l="0" r="0" t="0"/>
            <wp:docPr id="24"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35781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1549400"/>
            <wp:effectExtent b="0" l="0" r="0" t="0"/>
            <wp:docPr id="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405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103" w:date="2023-04-22T01:55:09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 </w:t>
      </w:r>
    </w:p>
    <w:p w:rsidR="00000000" w:rsidDel="00000000" w:rsidP="00000000" w:rsidRDefault="00000000" w:rsidRPr="00000000" w14:paraId="00000105">
      <w:pPr>
        <w:pageBreakBefore w:val="0"/>
        <w:spacing w:after="240" w:before="240" w:line="276" w:lineRule="auto"/>
        <w:rPr/>
      </w:pPr>
      <w:r w:rsidDel="00000000" w:rsidR="00000000" w:rsidRPr="00000000">
        <w:rPr>
          <w:rtl w:val="0"/>
        </w:rPr>
        <w:t xml:space="preserve">In the following section</w:t>
      </w:r>
      <w:ins w:author="Ryo Shibata" w:id="104" w:date="2023-04-22T01:55:13Z">
        <w:r w:rsidDel="00000000" w:rsidR="00000000" w:rsidRPr="00000000">
          <w:rPr>
            <w:rtl w:val="0"/>
          </w:rPr>
          <w:t xml:space="preserve">,</w:t>
        </w:r>
      </w:ins>
      <w:r w:rsidDel="00000000" w:rsidR="00000000" w:rsidRPr="00000000">
        <w:rPr>
          <w:rtl w:val="0"/>
        </w:rPr>
        <w:t xml:space="preserve"> our broad aim is to understand how sensitive Turkey is to changes in export in various industries. While the Economic Complexity Index has been shown to contain valuable information about the economic strength/capacity of a country, little has been said </w:t>
      </w:r>
      <w:ins w:author="Ryo Shibata" w:id="105" w:date="2023-04-22T01:55:24Z">
        <w:r w:rsidDel="00000000" w:rsidR="00000000" w:rsidRPr="00000000">
          <w:rPr>
            <w:rtl w:val="0"/>
          </w:rPr>
          <w:t xml:space="preserve">about</w:t>
        </w:r>
      </w:ins>
      <w:del w:author="Ryo Shibata" w:id="105" w:date="2023-04-22T01:55:24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106" w:date="2023-04-22T01:55:34Z">
        <w:r w:rsidDel="00000000" w:rsidR="00000000" w:rsidRPr="00000000">
          <w:rPr>
            <w:rtl w:val="0"/>
          </w:rPr>
          <w:t xml:space="preserve">-</w:t>
        </w:r>
      </w:ins>
      <w:del w:author="Ryo Shibata" w:id="106" w:date="2023-04-22T01:55:34Z">
        <w:r w:rsidDel="00000000" w:rsidR="00000000" w:rsidRPr="00000000">
          <w:rPr>
            <w:rtl w:val="0"/>
          </w:rPr>
          <w:delText xml:space="preserve"> </w:delText>
        </w:r>
      </w:del>
      <w:r w:rsidDel="00000000" w:rsidR="00000000" w:rsidRPr="00000000">
        <w:rPr>
          <w:rtl w:val="0"/>
        </w:rPr>
        <w:t xml:space="preserve">specific sensitivity. </w:t>
      </w:r>
    </w:p>
    <w:p w:rsidR="00000000" w:rsidDel="00000000" w:rsidP="00000000" w:rsidRDefault="00000000" w:rsidRPr="00000000" w14:paraId="00000106">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07">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w:t>
      </w:r>
      <w:ins w:author="Ryo Shibata" w:id="107" w:date="2023-04-22T01:57:26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t>
      </w:r>
      <w:del w:author="Ryo Shibata" w:id="108" w:date="2023-04-22T01:57:38Z">
        <w:r w:rsidDel="00000000" w:rsidR="00000000" w:rsidRPr="00000000">
          <w:rPr>
            <w:rtl w:val="0"/>
          </w:rPr>
          <w:delText xml:space="preserve">what </w:delText>
        </w:r>
      </w:del>
      <w:r w:rsidDel="00000000" w:rsidR="00000000" w:rsidRPr="00000000">
        <w:rPr>
          <w:rtl w:val="0"/>
        </w:rPr>
        <w:t xml:space="preserve">it does offer us </w:t>
      </w:r>
      <w:del w:author="Ryo Shibata" w:id="109" w:date="2023-04-22T01:57:42Z">
        <w:r w:rsidDel="00000000" w:rsidR="00000000" w:rsidRPr="00000000">
          <w:rPr>
            <w:rtl w:val="0"/>
          </w:rPr>
          <w:delText xml:space="preserve">is </w:delText>
        </w:r>
      </w:del>
      <w:r w:rsidDel="00000000" w:rsidR="00000000" w:rsidRPr="00000000">
        <w:rPr>
          <w:rtl w:val="0"/>
        </w:rPr>
        <w:t xml:space="preserve">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110" w:date="2023-04-22T01:57:51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08">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w:t>
      </w:r>
      <w:ins w:author="Ryo Shibata" w:id="111" w:date="2023-04-22T01:58:01Z">
        <w:r w:rsidDel="00000000" w:rsidR="00000000" w:rsidRPr="00000000">
          <w:rPr>
            <w:rtl w:val="0"/>
          </w:rPr>
          <w:t xml:space="preserve">,</w:t>
        </w:r>
      </w:ins>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follows the same format</w:t>
      </w:r>
      <w:ins w:author="Ryo Shibata" w:id="112" w:date="2023-04-22T01:58:14Z">
        <w:r w:rsidDel="00000000" w:rsidR="00000000" w:rsidRPr="00000000">
          <w:rPr>
            <w:rtl w:val="0"/>
          </w:rPr>
          <w:t xml:space="preserve">,</w:t>
        </w:r>
      </w:ins>
      <w:r w:rsidDel="00000000" w:rsidR="00000000" w:rsidRPr="00000000">
        <w:rPr>
          <w:rtl w:val="0"/>
        </w:rPr>
        <w:t xml:space="preserve"> except the X-axis represents negative shocking. In other words, exports for each industry are decremented</w:t>
      </w:r>
      <w:ins w:author="Ryo Shibata" w:id="113" w:date="2023-04-22T01:58:23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09">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18" name="image2.jpg"/>
            <a:graphic>
              <a:graphicData uri="http://schemas.openxmlformats.org/drawingml/2006/picture">
                <pic:pic>
                  <pic:nvPicPr>
                    <pic:cNvPr id="0" name="image2.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0B">
      <w:pPr>
        <w:pageBreakBefore w:val="0"/>
        <w:jc w:val="left"/>
        <w:rPr>
          <w:sz w:val="22"/>
          <w:szCs w:val="22"/>
        </w:rPr>
      </w:pPr>
      <w:r w:rsidDel="00000000" w:rsidR="00000000" w:rsidRPr="00000000">
        <w:rPr>
          <w:rtl w:val="0"/>
        </w:rPr>
      </w:r>
    </w:p>
    <w:p w:rsidR="00000000" w:rsidDel="00000000" w:rsidP="00000000" w:rsidRDefault="00000000" w:rsidRPr="00000000" w14:paraId="0000010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D">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0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t xml:space="preserve">Below </w:t>
      </w:r>
      <w:ins w:author="Ryo Shibata" w:id="114" w:date="2023-04-22T02:02:26Z">
        <w:r w:rsidDel="00000000" w:rsidR="00000000" w:rsidRPr="00000000">
          <w:rPr>
            <w:rtl w:val="0"/>
          </w:rPr>
          <w:t xml:space="preserve">are</w:t>
        </w:r>
      </w:ins>
      <w:del w:author="Ryo Shibata" w:id="114" w:date="2023-04-22T02:02:26Z">
        <w:r w:rsidDel="00000000" w:rsidR="00000000" w:rsidRPr="00000000">
          <w:rPr>
            <w:rtl w:val="0"/>
          </w:rPr>
          <w:delText xml:space="preserve">is</w:delText>
        </w:r>
      </w:del>
      <w:r w:rsidDel="00000000" w:rsidR="00000000" w:rsidRPr="00000000">
        <w:rPr>
          <w:rtl w:val="0"/>
        </w:rPr>
        <w:t xml:space="preserve"> Turkey’s 2018 ECI Sensitivity Charts. Firstly</w:t>
      </w:r>
      <w:ins w:author="Ryo Shibata" w:id="115" w:date="2023-04-22T02:02:28Z">
        <w:r w:rsidDel="00000000" w:rsidR="00000000" w:rsidRPr="00000000">
          <w:rPr>
            <w:rtl w:val="0"/>
          </w:rPr>
          <w:t xml:space="preserve">,</w:t>
        </w:r>
      </w:ins>
      <w:r w:rsidDel="00000000" w:rsidR="00000000" w:rsidRPr="00000000">
        <w:rPr>
          <w:rtl w:val="0"/>
        </w:rPr>
        <w:t xml:space="preserve"> in the positive chart, we notice immediately that increase</w:t>
      </w:r>
      <w:ins w:author="Ryo Shibata" w:id="116" w:date="2023-04-22T02:02:32Z">
        <w:r w:rsidDel="00000000" w:rsidR="00000000" w:rsidRPr="00000000">
          <w:rPr>
            <w:rtl w:val="0"/>
          </w:rPr>
          <w:t xml:space="preserve">s</w:t>
        </w:r>
      </w:ins>
      <w:r w:rsidDel="00000000" w:rsidR="00000000" w:rsidRPr="00000000">
        <w:rPr>
          <w:rtl w:val="0"/>
        </w:rPr>
        <w:t xml:space="preserve"> in exports in High</w:t>
      </w:r>
      <w:del w:author="Ryo Shibata" w:id="117" w:date="2023-04-22T02:02:34Z">
        <w:r w:rsidDel="00000000" w:rsidR="00000000" w:rsidRPr="00000000">
          <w:rPr>
            <w:rtl w:val="0"/>
          </w:rPr>
          <w:delText xml:space="preserve"> </w:delText>
        </w:r>
      </w:del>
      <w:ins w:author="Ryo Shibata" w:id="117" w:date="2023-04-22T02:02:34Z">
        <w:del w:author="Ryo Shibata" w:id="117" w:date="2023-04-22T02:02:34Z">
          <w:r w:rsidDel="00000000" w:rsidR="00000000" w:rsidRPr="00000000">
            <w:rPr>
              <w:rtl w:val="0"/>
            </w:rPr>
            <w:delText xml:space="preserve">c</w:delText>
          </w:r>
        </w:del>
      </w:ins>
      <w:del w:author="Ryo Shibata" w:id="117" w:date="2023-04-22T02:02:34Z">
        <w:r w:rsidDel="00000000" w:rsidR="00000000" w:rsidRPr="00000000">
          <w:rPr>
            <w:rtl w:val="0"/>
          </w:rPr>
          <w:delText xml:space="preserve">C</w:delText>
        </w:r>
      </w:del>
      <w:r w:rsidDel="00000000" w:rsidR="00000000" w:rsidRPr="00000000">
        <w:rPr>
          <w:rtl w:val="0"/>
        </w:rPr>
        <w:t xml:space="preserve">omplexity Products, Machinery and Construction, and Transportation lead to very fast expansion in ECI. Increases in </w:t>
      </w:r>
      <w:ins w:author="Ryo Shibata" w:id="118" w:date="2023-04-22T02:02:43Z">
        <w:r w:rsidDel="00000000" w:rsidR="00000000" w:rsidRPr="00000000">
          <w:rPr>
            <w:rtl w:val="0"/>
          </w:rPr>
          <w:t xml:space="preserve">the </w:t>
        </w:r>
      </w:ins>
      <w:r w:rsidDel="00000000" w:rsidR="00000000" w:rsidRPr="00000000">
        <w:rPr>
          <w:rtl w:val="0"/>
        </w:rPr>
        <w:t xml:space="preserve">export of Daily Instrument</w:t>
      </w:r>
      <w:ins w:author="Ryo Shibata" w:id="119" w:date="2023-04-22T02:02:53Z">
        <w:r w:rsidDel="00000000" w:rsidR="00000000" w:rsidRPr="00000000">
          <w:rPr>
            <w:rtl w:val="0"/>
          </w:rPr>
          <w:t xml:space="preserve">s</w:t>
        </w:r>
      </w:ins>
      <w:r w:rsidDel="00000000" w:rsidR="00000000" w:rsidRPr="00000000">
        <w:rPr>
          <w:rtl w:val="0"/>
        </w:rPr>
        <w:t xml:space="preserve"> can also boost ECI</w:t>
      </w:r>
      <w:ins w:author="Ryo Shibata" w:id="120" w:date="2023-04-22T02:02:58Z">
        <w:r w:rsidDel="00000000" w:rsidR="00000000" w:rsidRPr="00000000">
          <w:rPr>
            <w:rtl w:val="0"/>
          </w:rPr>
          <w:t xml:space="preserve">;</w:t>
        </w:r>
      </w:ins>
      <w:r w:rsidDel="00000000" w:rsidR="00000000" w:rsidRPr="00000000">
        <w:rPr>
          <w:rtl w:val="0"/>
        </w:rPr>
        <w:t xml:space="preserve"> however</w:t>
      </w:r>
      <w:ins w:author="Ryo Shibata" w:id="121" w:date="2023-04-22T02:03:03Z">
        <w:r w:rsidDel="00000000" w:rsidR="00000000" w:rsidRPr="00000000">
          <w:rPr>
            <w:rtl w:val="0"/>
          </w:rPr>
          <w:t xml:space="preserve">,</w:t>
        </w:r>
      </w:ins>
      <w:r w:rsidDel="00000000" w:rsidR="00000000" w:rsidRPr="00000000">
        <w:rPr>
          <w:rtl w:val="0"/>
        </w:rPr>
        <w:t xml:space="preserve"> over 50% of export expansion is required</w:t>
      </w:r>
      <w:ins w:author="Ryo Shibata" w:id="122" w:date="2023-04-22T02:03:15Z">
        <w:r w:rsidDel="00000000" w:rsidR="00000000" w:rsidRPr="00000000">
          <w:rPr>
            <w:rtl w:val="0"/>
          </w:rPr>
          <w:t xml:space="preserve">,</w:t>
        </w:r>
      </w:ins>
      <w:r w:rsidDel="00000000" w:rsidR="00000000" w:rsidRPr="00000000">
        <w:rPr>
          <w:rtl w:val="0"/>
        </w:rPr>
        <w:t xml:space="preserve"> and the ECI level plateaus a bit above the -0.2 level. </w:t>
      </w:r>
      <w:del w:author="Ryo Shibata" w:id="123" w:date="2023-04-22T02:04:09Z">
        <w:r w:rsidDel="00000000" w:rsidR="00000000" w:rsidRPr="00000000">
          <w:rPr>
            <w:rtl w:val="0"/>
          </w:rPr>
          <w:delText xml:space="preserve"> </w:delText>
        </w:r>
      </w:del>
      <w:r w:rsidDel="00000000" w:rsidR="00000000" w:rsidRPr="00000000">
        <w:rPr>
          <w:rtl w:val="0"/>
        </w:rPr>
        <w:t xml:space="preserve">All other industries tend </w:t>
      </w:r>
      <w:ins w:author="Ryo Shibata" w:id="124" w:date="2023-04-22T02:04:16Z">
        <w:r w:rsidDel="00000000" w:rsidR="00000000" w:rsidRPr="00000000">
          <w:rPr>
            <w:rtl w:val="0"/>
          </w:rPr>
          <w:t xml:space="preserve">not to</w:t>
        </w:r>
      </w:ins>
      <w:del w:author="Ryo Shibata" w:id="124" w:date="2023-04-22T02:04:16Z">
        <w:r w:rsidDel="00000000" w:rsidR="00000000" w:rsidRPr="00000000">
          <w:rPr>
            <w:rtl w:val="0"/>
          </w:rPr>
          <w:delText xml:space="preserve">to not</w:delText>
        </w:r>
      </w:del>
      <w:r w:rsidDel="00000000" w:rsidR="00000000" w:rsidRPr="00000000">
        <w:rPr>
          <w:rtl w:val="0"/>
        </w:rPr>
        <w:t xml:space="preserve"> greatly affect the ECI level</w:t>
      </w:r>
      <w:ins w:author="Ryo Shibata" w:id="125" w:date="2023-04-22T02:04:21Z">
        <w:r w:rsidDel="00000000" w:rsidR="00000000" w:rsidRPr="00000000">
          <w:rPr>
            <w:rtl w:val="0"/>
          </w:rPr>
          <w:t xml:space="preserve">,</w:t>
        </w:r>
      </w:ins>
      <w:r w:rsidDel="00000000" w:rsidR="00000000" w:rsidRPr="00000000">
        <w:rPr>
          <w:rtl w:val="0"/>
        </w:rPr>
        <w:t xml:space="preserve"> making it fairly clear which industries to pursue. </w:t>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Next</w:t>
      </w:r>
      <w:ins w:author="Ryo Shibata" w:id="126" w:date="2023-04-22T02:05:39Z">
        <w:r w:rsidDel="00000000" w:rsidR="00000000" w:rsidRPr="00000000">
          <w:rPr>
            <w:rtl w:val="0"/>
          </w:rPr>
          <w:t xml:space="preserve">,</w:t>
        </w:r>
      </w:ins>
      <w:r w:rsidDel="00000000" w:rsidR="00000000" w:rsidRPr="00000000">
        <w:rPr>
          <w:rtl w:val="0"/>
        </w:rPr>
        <w:t xml:space="preserve"> we consider Turkey’s 2018 Negative Shock chart. </w:t>
      </w:r>
      <w:del w:author="Ryo Shibata" w:id="127" w:date="2023-04-22T02:05:44Z">
        <w:r w:rsidDel="00000000" w:rsidR="00000000" w:rsidRPr="00000000">
          <w:rPr>
            <w:rtl w:val="0"/>
          </w:rPr>
          <w:delText xml:space="preserve"> </w:delText>
        </w:r>
      </w:del>
      <w:r w:rsidDel="00000000" w:rsidR="00000000" w:rsidRPr="00000000">
        <w:rPr>
          <w:rtl w:val="0"/>
        </w:rPr>
        <w:t xml:space="preserve">Interestingly</w:t>
      </w:r>
      <w:ins w:author="Ryo Shibata" w:id="128" w:date="2023-04-22T02:05:46Z">
        <w:r w:rsidDel="00000000" w:rsidR="00000000" w:rsidRPr="00000000">
          <w:rPr>
            <w:rtl w:val="0"/>
          </w:rPr>
          <w:t xml:space="preserve">,</w:t>
        </w:r>
      </w:ins>
      <w:r w:rsidDel="00000000" w:rsidR="00000000" w:rsidRPr="00000000">
        <w:rPr>
          <w:rtl w:val="0"/>
        </w:rPr>
        <w:t xml:space="preserve"> decreases in exports from quite a few industries actually increase the ECI level. This may suggest that Turkey is not operating at an optimal blend of export types. A better course of action could be to pursue one of</w:t>
      </w:r>
      <w:ins w:author="Ryo Shibata" w:id="129" w:date="2023-04-22T02:05:52Z">
        <w:r w:rsidDel="00000000" w:rsidR="00000000" w:rsidRPr="00000000">
          <w:rPr>
            <w:rtl w:val="0"/>
          </w:rPr>
          <w:t xml:space="preserve"> the</w:t>
        </w:r>
      </w:ins>
      <w:r w:rsidDel="00000000" w:rsidR="00000000" w:rsidRPr="00000000">
        <w:rPr>
          <w:rtl w:val="0"/>
        </w:rPr>
        <w:t xml:space="preserve"> three industries listed above that lead to immediate ECI improvements. </w:t>
      </w:r>
    </w:p>
    <w:p w:rsidR="00000000" w:rsidDel="00000000" w:rsidP="00000000" w:rsidRDefault="00000000" w:rsidRPr="00000000" w14:paraId="00000112">
      <w:pPr>
        <w:pageBreakBefore w:val="0"/>
        <w:rPr>
          <w:b w:val="1"/>
          <w:bCs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443538" cy="2735871"/>
            <wp:effectExtent b="0" l="0" r="0" t="0"/>
            <wp:docPr id="16"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443538" cy="273587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jc w:val="center"/>
        <w:rPr>
          <w:rFonts w:ascii="Times" w:cs="Times" w:eastAsia="Times" w:hAnsi="Times"/>
          <w:b w:val="1"/>
          <w:bCs w:val="1"/>
          <w:sz w:val="28"/>
          <w:szCs w:val="28"/>
        </w:rPr>
      </w:pPr>
      <w:r w:rsidDel="00000000" w:rsidR="00000000" w:rsidRPr="00000000">
        <w:rPr>
          <w:rtl w:val="0"/>
        </w:rPr>
        <w:t xml:space="preserve">Turkey 2018 (Incremental ECI Sensitivity)</w:t>
      </w:r>
      <w:r w:rsidDel="00000000" w:rsidR="00000000" w:rsidRPr="00000000">
        <w:rPr>
          <w:rtl w:val="0"/>
        </w:rPr>
      </w:r>
    </w:p>
    <w:p w:rsidR="00000000" w:rsidDel="00000000" w:rsidP="00000000" w:rsidRDefault="00000000" w:rsidRPr="00000000" w14:paraId="0000011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870200"/>
            <wp:effectExtent b="0" l="0" r="0" t="0"/>
            <wp:docPr id="23"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7340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rtl w:val="0"/>
        </w:rPr>
        <w:t xml:space="preserve">Turkey 2018 (Decremental ECI Sensitivity)</w:t>
      </w:r>
    </w:p>
    <w:p w:rsidR="00000000" w:rsidDel="00000000" w:rsidP="00000000" w:rsidRDefault="00000000" w:rsidRPr="00000000" w14:paraId="00000117">
      <w:pPr>
        <w:pageBreakBefore w:val="0"/>
        <w:jc w:val="center"/>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Next</w:t>
      </w:r>
      <w:ins w:author="Ryo Shibata" w:id="130" w:date="2023-04-22T02:06:02Z">
        <w:r w:rsidDel="00000000" w:rsidR="00000000" w:rsidRPr="00000000">
          <w:rPr>
            <w:rtl w:val="0"/>
          </w:rPr>
          <w:t xml:space="preserve">,</w:t>
        </w:r>
      </w:ins>
      <w:r w:rsidDel="00000000" w:rsidR="00000000" w:rsidRPr="00000000">
        <w:rPr>
          <w:rtl w:val="0"/>
        </w:rPr>
        <w:t xml:space="preserve"> we consider the 2013 ECI Sensitivity graphs. We see that the profile in the positive shocking case is very similar to the 2018 case. Increase</w:t>
      </w:r>
      <w:ins w:author="Ryo Shibata" w:id="131" w:date="2023-04-22T02:06:32Z">
        <w:r w:rsidDel="00000000" w:rsidR="00000000" w:rsidRPr="00000000">
          <w:rPr>
            <w:rtl w:val="0"/>
          </w:rPr>
          <w:t xml:space="preserve">s</w:t>
        </w:r>
      </w:ins>
      <w:r w:rsidDel="00000000" w:rsidR="00000000" w:rsidRPr="00000000">
        <w:rPr>
          <w:rtl w:val="0"/>
        </w:rPr>
        <w:t xml:space="preserve"> in exports in High</w:t>
      </w:r>
      <w:ins w:author="Ryo Shibata" w:id="132" w:date="2023-04-22T02:06:17Z">
        <w:r w:rsidDel="00000000" w:rsidR="00000000" w:rsidRPr="00000000">
          <w:rPr>
            <w:rtl w:val="0"/>
          </w:rPr>
          <w:t xml:space="preserve">-</w:t>
        </w:r>
      </w:ins>
      <w:del w:author="Ryo Shibata" w:id="132" w:date="2023-04-22T02:06:17Z">
        <w:r w:rsidDel="00000000" w:rsidR="00000000" w:rsidRPr="00000000">
          <w:rPr>
            <w:rtl w:val="0"/>
          </w:rPr>
          <w:delText xml:space="preserve"> </w:delText>
        </w:r>
      </w:del>
      <w:ins w:author="Ryo Shibata" w:id="132" w:date="2023-04-22T02:06:17Z">
        <w:del w:author="Ryo Shibata" w:id="132" w:date="2023-04-22T02:06:17Z">
          <w:r w:rsidDel="00000000" w:rsidR="00000000" w:rsidRPr="00000000">
            <w:rPr>
              <w:rtl w:val="0"/>
            </w:rPr>
            <w:delText xml:space="preserve">c</w:delText>
          </w:r>
        </w:del>
      </w:ins>
      <w:del w:author="Ryo Shibata" w:id="132" w:date="2023-04-22T02:06:17Z">
        <w:r w:rsidDel="00000000" w:rsidR="00000000" w:rsidRPr="00000000">
          <w:rPr>
            <w:rtl w:val="0"/>
          </w:rPr>
          <w:delText xml:space="preserve">C</w:delText>
        </w:r>
      </w:del>
      <w:r w:rsidDel="00000000" w:rsidR="00000000" w:rsidRPr="00000000">
        <w:rPr>
          <w:rtl w:val="0"/>
        </w:rPr>
        <w:t xml:space="preserve">omplexity Products, Machinery and Construction, and Transportation lead to very fast expansion in ECI.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More interestingly, in the 2013 negative shocking case, we see that Turkey seems to</w:t>
      </w:r>
      <w:ins w:author="Ryo Shibata" w:id="133" w:date="2023-04-22T02:06:52Z">
        <w:r w:rsidDel="00000000" w:rsidR="00000000" w:rsidRPr="00000000">
          <w:rPr>
            <w:rtl w:val="0"/>
          </w:rPr>
          <w:t xml:space="preserve"> be</w:t>
        </w:r>
      </w:ins>
      <w:r w:rsidDel="00000000" w:rsidR="00000000" w:rsidRPr="00000000">
        <w:rPr>
          <w:rtl w:val="0"/>
        </w:rPr>
        <w:t xml:space="preserve"> much less sensitive to economic downturns than in the 2018 case. Drops of over 20% are required to see any effect </w:t>
      </w:r>
      <w:ins w:author="Ryo Shibata" w:id="134" w:date="2023-04-22T02:06:59Z">
        <w:r w:rsidDel="00000000" w:rsidR="00000000" w:rsidRPr="00000000">
          <w:rPr>
            <w:rtl w:val="0"/>
          </w:rPr>
          <w:t xml:space="preserve">on</w:t>
        </w:r>
      </w:ins>
      <w:del w:author="Ryo Shibata" w:id="134" w:date="2023-04-22T02:06:59Z">
        <w:r w:rsidDel="00000000" w:rsidR="00000000" w:rsidRPr="00000000">
          <w:rPr>
            <w:rtl w:val="0"/>
          </w:rPr>
          <w:delText xml:space="preserve">in</w:delText>
        </w:r>
      </w:del>
      <w:r w:rsidDel="00000000" w:rsidR="00000000" w:rsidRPr="00000000">
        <w:rPr>
          <w:rtl w:val="0"/>
        </w:rPr>
        <w:t xml:space="preserve"> the ECI level. That being said, we still see quite a few industries that increase ECI as export levels decrease.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606653" cy="2995613"/>
            <wp:effectExtent b="0" l="0" r="0" t="0"/>
            <wp:docPr id="19"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60665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center"/>
        <w:rPr>
          <w:rFonts w:ascii="Times" w:cs="Times" w:eastAsia="Times" w:hAnsi="Times"/>
          <w:b w:val="1"/>
          <w:bCs w:val="1"/>
          <w:sz w:val="28"/>
          <w:szCs w:val="28"/>
        </w:rPr>
      </w:pPr>
      <w:r w:rsidDel="00000000" w:rsidR="00000000" w:rsidRPr="00000000">
        <w:rPr>
          <w:rtl w:val="0"/>
        </w:rPr>
        <w:t xml:space="preserve">Turkey 2013 (Incremental ECI Sensitivity)</w:t>
      </w:r>
      <w:r w:rsidDel="00000000" w:rsidR="00000000" w:rsidRPr="00000000">
        <w:rPr>
          <w:rtl w:val="0"/>
        </w:rPr>
      </w:r>
    </w:p>
    <w:p w:rsidR="00000000" w:rsidDel="00000000" w:rsidP="00000000" w:rsidRDefault="00000000" w:rsidRPr="00000000" w14:paraId="0000011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4050" cy="2908300"/>
            <wp:effectExtent b="0" l="0" r="0" t="0"/>
            <wp:docPr id="1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57340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jc w:val="center"/>
        <w:rPr>
          <w:rFonts w:ascii="Times" w:cs="Times" w:eastAsia="Times" w:hAnsi="Times"/>
          <w:b w:val="1"/>
          <w:bCs w:val="1"/>
          <w:sz w:val="28"/>
          <w:szCs w:val="28"/>
        </w:rPr>
      </w:pPr>
      <w:r w:rsidDel="00000000" w:rsidR="00000000" w:rsidRPr="00000000">
        <w:rPr>
          <w:rtl w:val="0"/>
        </w:rPr>
        <w:t xml:space="preserve">Turkey 2013 (Decremental ECI Sensitivity)</w:t>
      </w:r>
      <w:r w:rsidDel="00000000" w:rsidR="00000000" w:rsidRPr="00000000">
        <w:rPr>
          <w:rtl w:val="0"/>
        </w:rPr>
      </w:r>
    </w:p>
    <w:p w:rsidR="00000000" w:rsidDel="00000000" w:rsidP="00000000" w:rsidRDefault="00000000" w:rsidRPr="00000000" w14:paraId="0000012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3">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4">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5">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6">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7">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8">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9">
      <w:pPr>
        <w:pageBreakBefore w:val="0"/>
        <w:jc w:val="both"/>
        <w:rPr>
          <w:del w:author="Ryo Shibata" w:id="135" w:date="2023-04-22T01:59:13Z"/>
          <w:rFonts w:ascii="Times" w:cs="Times" w:eastAsia="Times" w:hAnsi="Times"/>
          <w:b w:val="1"/>
          <w:bCs w:val="1"/>
          <w:sz w:val="28"/>
          <w:szCs w:val="28"/>
        </w:rPr>
      </w:pPr>
      <w:del w:author="Ryo Shibata" w:id="135" w:date="2023-04-22T01:59:13Z">
        <w:r w:rsidDel="00000000" w:rsidR="00000000" w:rsidRPr="00000000">
          <w:rPr>
            <w:rtl w:val="0"/>
          </w:rPr>
        </w:r>
      </w:del>
    </w:p>
    <w:p w:rsidR="00000000" w:rsidDel="00000000" w:rsidP="00000000" w:rsidRDefault="00000000" w:rsidRPr="00000000" w14:paraId="000001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C">
      <w:pPr>
        <w:pageBreakBefore w:val="0"/>
        <w:jc w:val="both"/>
        <w:rPr>
          <w:b w:val="1"/>
          <w:bCs w:val="1"/>
        </w:rPr>
      </w:pPr>
      <w:r w:rsidDel="00000000" w:rsidR="00000000" w:rsidRPr="00000000">
        <w:rPr>
          <w:rtl w:val="0"/>
        </w:rPr>
      </w:r>
    </w:p>
    <w:p w:rsidR="00000000" w:rsidDel="00000000" w:rsidP="00000000" w:rsidRDefault="00000000" w:rsidRPr="00000000" w14:paraId="0000012D">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2E">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w:t>
      </w:r>
      <w:ins w:author="Ryo Shibata" w:id="136" w:date="2023-04-22T02:07:18Z">
        <w:r w:rsidDel="00000000" w:rsidR="00000000" w:rsidRPr="00000000">
          <w:rPr>
            <w:rtl w:val="0"/>
          </w:rPr>
          <w:t xml:space="preserve">s</w:t>
        </w:r>
      </w:ins>
      <w:r w:rsidDel="00000000" w:rsidR="00000000" w:rsidRPr="00000000">
        <w:rPr>
          <w:rtl w:val="0"/>
        </w:rPr>
        <w:t xml:space="preserv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31">
      <w:pPr>
        <w:pageBreakBefore w:val="0"/>
        <w:jc w:val="both"/>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3A">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B">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b w:val="1"/>
          <w:bCs w:val="1"/>
        </w:rPr>
      </w:pPr>
      <w:r w:rsidDel="00000000" w:rsidR="00000000" w:rsidRPr="00000000">
        <w:rPr>
          <w:b w:val="1"/>
          <w:bCs w:val="1"/>
          <w:rtl w:val="0"/>
        </w:rPr>
        <w:t xml:space="preserve">5.2 SOI of Turkey and Its Implications</w:t>
      </w:r>
    </w:p>
    <w:p w:rsidR="00000000" w:rsidDel="00000000" w:rsidP="00000000" w:rsidRDefault="00000000" w:rsidRPr="00000000" w14:paraId="0000013E">
      <w:pPr>
        <w:pageBreakBefore w:val="0"/>
        <w:jc w:val="both"/>
        <w:rPr/>
      </w:pPr>
      <w:r w:rsidDel="00000000" w:rsidR="00000000" w:rsidRPr="00000000">
        <w:rPr>
          <w:rtl w:val="0"/>
        </w:rPr>
        <w:t xml:space="preserve">Turkey, for instance, has a moderate level of structural optimality as compared with its emerging peers. As the regression in Figure 7 suggests (the orange curve represents RDI and the blue curve stands for opportunity gain of the corresponding industry), Turkey in various industries demonstrates a high level of correlation with the opportunity gains of those industries, having an adjusted R-square (i.e., SOI) of around 21.8%. In fact, Turkey ranks among the fastest</w:t>
      </w:r>
      <w:ins w:author="Ryo Shibata" w:id="137" w:date="2023-04-22T02:07:54Z">
        <w:r w:rsidDel="00000000" w:rsidR="00000000" w:rsidRPr="00000000">
          <w:rPr>
            <w:rtl w:val="0"/>
          </w:rPr>
          <w:t xml:space="preserve">-</w:t>
        </w:r>
      </w:ins>
      <w:del w:author="Ryo Shibata" w:id="137" w:date="2023-04-22T02:07:54Z">
        <w:r w:rsidDel="00000000" w:rsidR="00000000" w:rsidRPr="00000000">
          <w:rPr>
            <w:rtl w:val="0"/>
          </w:rPr>
          <w:delText xml:space="preserve"> </w:delText>
        </w:r>
      </w:del>
      <w:r w:rsidDel="00000000" w:rsidR="00000000" w:rsidRPr="00000000">
        <w:rPr>
          <w:rtl w:val="0"/>
        </w:rPr>
        <w:t xml:space="preserve">growing countries,</w:t>
      </w:r>
      <w:ins w:author="Ryo Shibata" w:id="138" w:date="2023-04-22T02:08:02Z">
        <w:r w:rsidDel="00000000" w:rsidR="00000000" w:rsidRPr="00000000">
          <w:rPr>
            <w:rtl w:val="0"/>
          </w:rPr>
          <w:t xml:space="preserve"> with a</w:t>
        </w:r>
      </w:ins>
      <w:r w:rsidDel="00000000" w:rsidR="00000000" w:rsidRPr="00000000">
        <w:rPr>
          <w:rtl w:val="0"/>
        </w:rPr>
        <w:t xml:space="preserve"> 36.7% GDP Growth from 2013 to 2018, and has one of the highest SOI’s, which is consistent with the regression result in Figure 6. The situation in Turkey is in direct contrast to that in developed economies such as Japan, where there is a small SOI of around -4.8% and a corresponding 5-year growth rate of merely 9.0%, ranking it a slow-developing economy during the period. In sum, Turkey’s stable economic progress from 2013 to 2018 can be at least partially explained by a development strategy that demonstrates a considerable level of matching with our suggested developmental path. </w:t>
      </w:r>
      <w:ins w:author="Ryo Shibata" w:id="139" w:date="2023-04-22T02:08:16Z">
        <w:r w:rsidDel="00000000" w:rsidR="00000000" w:rsidRPr="00000000">
          <w:rPr>
            <w:rtl w:val="0"/>
          </w:rPr>
          <w:t xml:space="preserve">Specifically</w:t>
        </w:r>
      </w:ins>
      <w:del w:author="Ryo Shibata" w:id="139" w:date="2023-04-22T02:08:16Z">
        <w:r w:rsidDel="00000000" w:rsidR="00000000" w:rsidRPr="00000000">
          <w:rPr>
            <w:rtl w:val="0"/>
          </w:rPr>
          <w:delText xml:space="preserve">In specific</w:delText>
        </w:r>
      </w:del>
      <w:r w:rsidDel="00000000" w:rsidR="00000000" w:rsidRPr="00000000">
        <w:rPr>
          <w:rtl w:val="0"/>
        </w:rPr>
        <w:t xml:space="preserve">, Turkey should have focused more on moderately complex industry groups such as Chemical Manufacturing and Daily Instruments. </w:t>
      </w:r>
    </w:p>
    <w:p w:rsidR="00000000" w:rsidDel="00000000" w:rsidP="00000000" w:rsidRDefault="00000000" w:rsidRPr="00000000" w14:paraId="0000013F">
      <w:pPr>
        <w:pageBreakBefore w:val="0"/>
        <w:jc w:val="center"/>
        <w:rPr/>
      </w:pPr>
      <w:r w:rsidDel="00000000" w:rsidR="00000000" w:rsidRPr="00000000">
        <w:rPr/>
        <w:drawing>
          <wp:inline distB="114300" distT="114300" distL="114300" distR="114300">
            <wp:extent cx="5734050" cy="2298700"/>
            <wp:effectExtent b="0" l="0" r="0" t="0"/>
            <wp:docPr id="2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jc w:val="center"/>
        <w:rPr>
          <w:b w:val="1"/>
          <w:bCs w:val="1"/>
        </w:rPr>
      </w:pPr>
      <w:r w:rsidDel="00000000" w:rsidR="00000000" w:rsidRPr="00000000">
        <w:rPr>
          <w:rtl w:val="0"/>
        </w:rPr>
        <w:t xml:space="preserve">Figure 7: SOI of Turkey (2013-2018) </w:t>
      </w:r>
      <w:r w:rsidDel="00000000" w:rsidR="00000000" w:rsidRPr="00000000">
        <w:rPr>
          <w:rtl w:val="0"/>
        </w:rPr>
      </w:r>
    </w:p>
    <w:p w:rsidR="00000000" w:rsidDel="00000000" w:rsidP="00000000" w:rsidRDefault="00000000" w:rsidRPr="00000000" w14:paraId="00000141">
      <w:pPr>
        <w:pageBreakBefore w:val="0"/>
        <w:jc w:val="both"/>
        <w:rPr>
          <w:b w:val="1"/>
          <w:bCs w:val="1"/>
        </w:rPr>
      </w:pPr>
      <w:r w:rsidDel="00000000" w:rsidR="00000000" w:rsidRPr="00000000">
        <w:rPr>
          <w:rtl w:val="0"/>
        </w:rPr>
      </w:r>
    </w:p>
    <w:p w:rsidR="00000000" w:rsidDel="00000000" w:rsidP="00000000" w:rsidRDefault="00000000" w:rsidRPr="00000000" w14:paraId="0000014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rtl w:val="0"/>
        </w:rPr>
        <w:t xml:space="preserve">In conclusion, Turkey has demonstrated a promising level of economic growth in terms of GDP during the period from 2013 to 2018, concurrent with </w:t>
      </w:r>
      <w:del w:author="Ryo Shibata" w:id="140" w:date="2023-04-22T02:08:25Z">
        <w:r w:rsidDel="00000000" w:rsidR="00000000" w:rsidRPr="00000000">
          <w:rPr>
            <w:rtl w:val="0"/>
          </w:rPr>
          <w:delText xml:space="preserve">a</w:delText>
        </w:r>
      </w:del>
      <w:r w:rsidDel="00000000" w:rsidR="00000000" w:rsidRPr="00000000">
        <w:rPr>
          <w:rtl w:val="0"/>
        </w:rPr>
        <w:t xml:space="preserve"> stability in economic complexity as compared with other emerging economies in the world. </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The level of economic progress made during the period, we believe, can be largely explained through analysis of the economic and product complexity structure of Turkey on the industry group level. The product classification system we adopt allows us to measure the realized industry development for various industry groups and to observe that Turkey strategically invested in developing Services and Utilities, Textile and Clothing and Accessories industries during the period, while its regional peers and emerging economies around the globe have adopted much more progressive growth paths.</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jc w:val="both"/>
        <w:rPr/>
      </w:pPr>
      <w:r w:rsidDel="00000000" w:rsidR="00000000" w:rsidRPr="00000000">
        <w:rPr>
          <w:rtl w:val="0"/>
        </w:rPr>
        <w:t xml:space="preserve">Based on our analysis of the opportunity gain and a sensitivity analysis of major industry groups, Turkey can further its gains by focusing on Machinery and Construction, and Transportation. We further note that Turkey has a slightly mismatched development strategy that indicates a moderate but not perfect level of fitness with the strategy calculated on a complexity level, having an adjusted R-square of around 21.8%. Since a significant positive correlation exists between five-year GDP growth and the structural optimality index of an economy as we define and calculate, Turkey indeed adopted a more complex development plan as compared with other emerging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4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4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4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5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5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5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5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5B">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jp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jpg"/><Relationship Id="rId25" Type="http://schemas.openxmlformats.org/officeDocument/2006/relationships/image" Target="media/image13.png"/><Relationship Id="rId28" Type="http://schemas.openxmlformats.org/officeDocument/2006/relationships/image" Target="media/image17.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2.jpg"/><Relationship Id="rId7" Type="http://schemas.openxmlformats.org/officeDocument/2006/relationships/image" Target="media/image26.pn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15.jpg"/><Relationship Id="rId11" Type="http://schemas.openxmlformats.org/officeDocument/2006/relationships/image" Target="media/image9.png"/><Relationship Id="rId33" Type="http://schemas.openxmlformats.org/officeDocument/2006/relationships/header" Target="header1.xml"/><Relationship Id="rId10" Type="http://schemas.openxmlformats.org/officeDocument/2006/relationships/image" Target="media/image23.png"/><Relationship Id="rId32" Type="http://schemas.openxmlformats.org/officeDocument/2006/relationships/image" Target="media/image19.png"/><Relationship Id="rId13" Type="http://schemas.openxmlformats.org/officeDocument/2006/relationships/image" Target="media/image22.jpg"/><Relationship Id="rId35" Type="http://schemas.openxmlformats.org/officeDocument/2006/relationships/footer" Target="footer3.xml"/><Relationship Id="rId12" Type="http://schemas.openxmlformats.org/officeDocument/2006/relationships/image" Target="media/image11.jpg"/><Relationship Id="rId34"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6.jpg"/><Relationship Id="rId36" Type="http://schemas.openxmlformats.org/officeDocument/2006/relationships/footer" Target="footer1.xml"/><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20.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