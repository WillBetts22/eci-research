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ageBreakBefore w:val="0"/>
        <w:spacing w:after="0" w:before="0" w:line="288" w:lineRule="auto"/>
        <w:rPr>
          <w:rFonts w:ascii="Open Sans" w:cs="Open Sans" w:eastAsia="Open Sans" w:hAnsi="Open Sans"/>
          <w:color w:val="695d46"/>
          <w:sz w:val="22"/>
          <w:szCs w:val="22"/>
        </w:rPr>
      </w:pPr>
      <w:bookmarkStart w:colFirst="0" w:colLast="0" w:name="_z6ne0og04bp5" w:id="0"/>
      <w:bookmarkEnd w:id="0"/>
      <w:r w:rsidDel="00000000" w:rsidR="00000000" w:rsidRPr="00000000">
        <w:rPr>
          <w:rFonts w:ascii="Open Sans" w:cs="Open Sans" w:eastAsia="Open Sans" w:hAnsi="Open Sans"/>
          <w:b w:val="0"/>
          <w:bCs w:val="0"/>
          <w:color w:val="695d46"/>
          <w:sz w:val="24"/>
          <w:szCs w:val="24"/>
        </w:rPr>
        <w:drawing>
          <wp:inline distB="114300" distT="114300" distL="114300" distR="114300">
            <wp:extent cx="5731200" cy="101600"/>
            <wp:effectExtent b="0" l="0" r="0" t="0"/>
            <wp:docPr descr="horizontal line" id="15" name="image12.png"/>
            <a:graphic>
              <a:graphicData uri="http://schemas.openxmlformats.org/drawingml/2006/picture">
                <pic:pic>
                  <pic:nvPicPr>
                    <pic:cNvPr descr="horizontal line" id="0" name="image12.png"/>
                    <pic:cNvPicPr preferRelativeResize="0"/>
                  </pic:nvPicPr>
                  <pic:blipFill>
                    <a:blip r:embed="rId6"/>
                    <a:srcRect b="-35184" l="0" r="0" t="0"/>
                    <a:stretch>
                      <a:fillRect/>
                    </a:stretch>
                  </pic:blipFill>
                  <pic:spPr>
                    <a:xfrm>
                      <a:off x="0" y="0"/>
                      <a:ext cx="5731200" cy="101600"/>
                    </a:xfrm>
                    <a:prstGeom prst="rect"/>
                    <a:ln/>
                  </pic:spPr>
                </pic:pic>
              </a:graphicData>
            </a:graphic>
          </wp:inline>
        </w:drawing>
      </w:r>
      <w:r w:rsidDel="00000000" w:rsidR="00000000" w:rsidRPr="00000000">
        <w:rPr>
          <w:rFonts w:ascii="Open Sans" w:cs="Open Sans" w:eastAsia="Open Sans" w:hAnsi="Open Sans"/>
          <w:color w:val="695d46"/>
          <w:sz w:val="22"/>
          <w:szCs w:val="22"/>
        </w:rPr>
        <w:drawing>
          <wp:inline distB="114300" distT="114300" distL="114300" distR="114300">
            <wp:extent cx="5731200" cy="4000500"/>
            <wp:effectExtent b="0" l="0" r="0" t="0"/>
            <wp:docPr id="25" name="image25.png"/>
            <a:graphic>
              <a:graphicData uri="http://schemas.openxmlformats.org/drawingml/2006/picture">
                <pic:pic>
                  <pic:nvPicPr>
                    <pic:cNvPr id="0" name="image25.png"/>
                    <pic:cNvPicPr preferRelativeResize="0"/>
                  </pic:nvPicPr>
                  <pic:blipFill>
                    <a:blip r:embed="rId7"/>
                    <a:srcRect b="22656" l="0" r="0" t="0"/>
                    <a:stretch>
                      <a:fillRect/>
                    </a:stretch>
                  </pic:blipFill>
                  <pic:spPr>
                    <a:xfrm>
                      <a:off x="0" y="0"/>
                      <a:ext cx="57312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ageBreakBefore w:val="0"/>
        <w:rPr>
          <w:sz w:val="16"/>
          <w:szCs w:val="16"/>
        </w:rPr>
      </w:pPr>
      <w:r w:rsidDel="00000000" w:rsidR="00000000" w:rsidRPr="00000000">
        <w:rPr>
          <w:rtl w:val="0"/>
        </w:rPr>
        <w:t xml:space="preserve">       </w:t>
      </w:r>
      <w:r w:rsidDel="00000000" w:rsidR="00000000" w:rsidRPr="00000000">
        <w:rPr>
          <w:sz w:val="16"/>
          <w:szCs w:val="16"/>
          <w:rtl w:val="0"/>
        </w:rPr>
        <w:t xml:space="preserve"> https://atlas.cid.harvard.edu/</w:t>
      </w:r>
    </w:p>
    <w:p w:rsidR="00000000" w:rsidDel="00000000" w:rsidP="00000000" w:rsidRDefault="00000000" w:rsidRPr="00000000" w14:paraId="00000003">
      <w:pPr>
        <w:pStyle w:val="Title"/>
        <w:pageBreakBefore w:val="0"/>
        <w:spacing w:before="320" w:lineRule="auto"/>
        <w:rPr>
          <w:rFonts w:ascii="PT Sans Narrow" w:cs="PT Sans Narrow" w:eastAsia="PT Sans Narrow" w:hAnsi="PT Sans Narrow"/>
          <w:b w:val="1"/>
          <w:bCs w:val="1"/>
          <w:color w:val="666666"/>
          <w:sz w:val="60"/>
          <w:szCs w:val="60"/>
        </w:rPr>
      </w:pPr>
      <w:bookmarkStart w:colFirst="0" w:colLast="0" w:name="_2gazcsgmxkub" w:id="1"/>
      <w:bookmarkEnd w:id="1"/>
      <w:r w:rsidDel="00000000" w:rsidR="00000000" w:rsidRPr="00000000">
        <w:rPr>
          <w:rFonts w:ascii="PT Sans Narrow" w:cs="PT Sans Narrow" w:eastAsia="PT Sans Narrow" w:hAnsi="PT Sans Narrow"/>
          <w:b w:val="1"/>
          <w:bCs w:val="1"/>
          <w:color w:val="666666"/>
          <w:sz w:val="60"/>
          <w:szCs w:val="60"/>
          <w:rtl w:val="0"/>
        </w:rPr>
        <w:t xml:space="preserve">Optimal Industry Development Strategy Using Economic and Product Complexity</w:t>
      </w:r>
    </w:p>
    <w:p w:rsidR="00000000" w:rsidDel="00000000" w:rsidP="00000000" w:rsidRDefault="00000000" w:rsidRPr="00000000" w14:paraId="00000004">
      <w:pPr>
        <w:pStyle w:val="Title"/>
        <w:pageBreakBefore w:val="0"/>
        <w:spacing w:before="320" w:lineRule="auto"/>
        <w:rPr>
          <w:rFonts w:ascii="PT Sans Narrow" w:cs="PT Sans Narrow" w:eastAsia="PT Sans Narrow" w:hAnsi="PT Sans Narrow"/>
          <w:b w:val="1"/>
          <w:bCs w:val="1"/>
          <w:sz w:val="60"/>
          <w:szCs w:val="60"/>
        </w:rPr>
      </w:pPr>
      <w:bookmarkStart w:colFirst="0" w:colLast="0" w:name="_q5cok54tx0k8" w:id="2"/>
      <w:bookmarkEnd w:id="2"/>
      <w:r w:rsidDel="00000000" w:rsidR="00000000" w:rsidRPr="00000000">
        <w:rPr>
          <w:rFonts w:ascii="PT Sans Narrow" w:cs="PT Sans Narrow" w:eastAsia="PT Sans Narrow" w:hAnsi="PT Sans Narrow"/>
          <w:b w:val="1"/>
          <w:bCs w:val="1"/>
          <w:sz w:val="60"/>
          <w:szCs w:val="60"/>
          <w:rtl w:val="0"/>
        </w:rPr>
        <w:t xml:space="preserve">United Arab Emirates</w:t>
      </w:r>
    </w:p>
    <w:p w:rsidR="00000000" w:rsidDel="00000000" w:rsidP="00000000" w:rsidRDefault="00000000" w:rsidRPr="00000000" w14:paraId="00000005">
      <w:pPr>
        <w:pageBreakBefore w:val="0"/>
        <w:rPr/>
      </w:pPr>
      <w:r w:rsidDel="00000000" w:rsidR="00000000" w:rsidRPr="00000000">
        <w:rPr>
          <w:rtl w:val="0"/>
        </w:rPr>
      </w:r>
    </w:p>
    <w:p w:rsidR="00000000" w:rsidDel="00000000" w:rsidP="00000000" w:rsidRDefault="00000000" w:rsidRPr="00000000" w14:paraId="00000006">
      <w:pPr>
        <w:pageBreakBefore w:val="0"/>
        <w:spacing w:after="1440" w:line="288" w:lineRule="auto"/>
        <w:rPr>
          <w:rFonts w:ascii="Open Sans" w:cs="Open Sans" w:eastAsia="Open Sans" w:hAnsi="Open Sans"/>
          <w:sz w:val="22"/>
          <w:szCs w:val="22"/>
        </w:rPr>
      </w:pPr>
      <w:r w:rsidDel="00000000" w:rsidR="00000000" w:rsidRPr="00000000">
        <w:rPr>
          <w:rFonts w:ascii="Arial Unicode MS" w:cs="Arial Unicode MS" w:eastAsia="Arial Unicode MS" w:hAnsi="Arial Unicode MS"/>
          <w:b w:val="1"/>
          <w:bCs w:val="1"/>
          <w:sz w:val="36"/>
          <w:szCs w:val="36"/>
          <w:rtl w:val="0"/>
        </w:rPr>
        <w:t xml:space="preserve">─</w:t>
      </w:r>
      <w:r w:rsidDel="00000000" w:rsidR="00000000" w:rsidRPr="00000000">
        <w:rPr>
          <w:rtl w:val="0"/>
        </w:rPr>
      </w:r>
    </w:p>
    <w:p w:rsidR="00000000" w:rsidDel="00000000" w:rsidP="00000000" w:rsidRDefault="00000000" w:rsidRPr="00000000" w14:paraId="00000007">
      <w:pPr>
        <w:pageBreakBefore w:val="0"/>
        <w:spacing w:before="120" w:lineRule="auto"/>
        <w:rPr>
          <w:rFonts w:ascii="PT Sans Narrow" w:cs="PT Sans Narrow" w:eastAsia="PT Sans Narrow" w:hAnsi="PT Sans Narrow"/>
          <w:color w:val="008575"/>
          <w:sz w:val="32"/>
          <w:szCs w:val="32"/>
        </w:rPr>
      </w:pPr>
      <w:r w:rsidDel="00000000" w:rsidR="00000000" w:rsidRPr="00000000">
        <w:rPr>
          <w:rFonts w:ascii="PT Sans Narrow" w:cs="PT Sans Narrow" w:eastAsia="PT Sans Narrow" w:hAnsi="PT Sans Narrow"/>
          <w:color w:val="008575"/>
          <w:sz w:val="32"/>
          <w:szCs w:val="32"/>
          <w:rtl w:val="0"/>
        </w:rPr>
        <w:t xml:space="preserve">The Economic Complexity Lab - Columbia University</w:t>
      </w:r>
    </w:p>
    <w:p w:rsidR="00000000" w:rsidDel="00000000" w:rsidP="00000000" w:rsidRDefault="00000000" w:rsidRPr="00000000" w14:paraId="00000008">
      <w:pPr>
        <w:pageBreakBefore w:val="0"/>
        <w:rPr>
          <w:sz w:val="40"/>
          <w:szCs w:val="40"/>
        </w:rPr>
      </w:pPr>
      <w:r w:rsidDel="00000000" w:rsidR="00000000" w:rsidRPr="00000000">
        <w:rPr>
          <w:rFonts w:ascii="PT Sans Narrow" w:cs="PT Sans Narrow" w:eastAsia="PT Sans Narrow" w:hAnsi="PT Sans Narrow"/>
          <w:sz w:val="28"/>
          <w:szCs w:val="28"/>
          <w:rtl w:val="0"/>
        </w:rPr>
        <w:t xml:space="preserve">Haoxian Chen, Davepriyan Gunaratnam, Rohan Macherla, Ajit Akole, Shomik Ghose, Alex Wei-Liang Ku, Sannidhya Modi, Xilin Wang, Alexandra Garcia</w:t>
      </w:r>
      <w:r w:rsidDel="00000000" w:rsidR="00000000" w:rsidRPr="00000000">
        <w:br w:type="page"/>
      </w:r>
      <w:r w:rsidDel="00000000" w:rsidR="00000000" w:rsidRPr="00000000">
        <w:rPr>
          <w:rtl w:val="0"/>
        </w:rPr>
      </w:r>
    </w:p>
    <w:p w:rsidR="00000000" w:rsidDel="00000000" w:rsidP="00000000" w:rsidRDefault="00000000" w:rsidRPr="00000000" w14:paraId="00000009">
      <w:pPr>
        <w:pageBreakBefore w:val="0"/>
        <w:jc w:val="center"/>
        <w:rPr>
          <w:sz w:val="40"/>
          <w:szCs w:val="40"/>
        </w:rPr>
      </w:pPr>
      <w:r w:rsidDel="00000000" w:rsidR="00000000" w:rsidRPr="00000000">
        <w:rPr>
          <w:sz w:val="40"/>
          <w:szCs w:val="40"/>
          <w:rtl w:val="0"/>
        </w:rPr>
        <w:t xml:space="preserve">Optimal Industry Development Strategy for UAE</w:t>
      </w:r>
    </w:p>
    <w:p w:rsidR="00000000" w:rsidDel="00000000" w:rsidP="00000000" w:rsidRDefault="00000000" w:rsidRPr="00000000" w14:paraId="0000000A">
      <w:pPr>
        <w:pageBreakBefore w:val="0"/>
        <w:rPr/>
      </w:pPr>
      <w:r w:rsidDel="00000000" w:rsidR="00000000" w:rsidRPr="00000000">
        <w:rPr>
          <w:rtl w:val="0"/>
        </w:rPr>
      </w:r>
    </w:p>
    <w:p w:rsidR="00000000" w:rsidDel="00000000" w:rsidP="00000000" w:rsidRDefault="00000000" w:rsidRPr="00000000" w14:paraId="0000000B">
      <w:pPr>
        <w:pageBreakBefore w:val="0"/>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0. Executive Summary</w:t>
      </w:r>
    </w:p>
    <w:p w:rsidR="00000000" w:rsidDel="00000000" w:rsidP="00000000" w:rsidRDefault="00000000" w:rsidRPr="00000000" w14:paraId="0000000C">
      <w:pPr>
        <w:pageBreakBefore w:val="0"/>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0D">
      <w:pPr>
        <w:pageBreakBefore w:val="0"/>
        <w:jc w:val="both"/>
        <w:rPr/>
      </w:pPr>
      <w:r w:rsidDel="00000000" w:rsidR="00000000" w:rsidRPr="00000000">
        <w:rPr>
          <w:rtl w:val="0"/>
        </w:rPr>
        <w:t xml:space="preserve">In this report, we aim to uncover the economic path UAE went through during the period from 2013 to 2018. Specifically, we dive into the topic through a macroeconomic overview of UAE from the perspective of Gross Domestic Product (GDP) and Economic Complexity Index (ECI), which reflect countries’ production capability and production structure, respectively. We find that during the period of our interest, UAE demonstrated a promising level of economic growth with an annual GDP growth rate of 2.0%, but this is concurrent with a slight decrease in economic complexity as compared with other major economies in the region.</w:t>
      </w:r>
    </w:p>
    <w:p w:rsidR="00000000" w:rsidDel="00000000" w:rsidP="00000000" w:rsidRDefault="00000000" w:rsidRPr="00000000" w14:paraId="0000000E">
      <w:pPr>
        <w:pageBreakBefore w:val="0"/>
        <w:jc w:val="both"/>
        <w:rPr/>
      </w:pPr>
      <w:r w:rsidDel="00000000" w:rsidR="00000000" w:rsidRPr="00000000">
        <w:rPr>
          <w:rtl w:val="0"/>
        </w:rPr>
      </w:r>
    </w:p>
    <w:p w:rsidR="00000000" w:rsidDel="00000000" w:rsidP="00000000" w:rsidRDefault="00000000" w:rsidRPr="00000000" w14:paraId="0000000F">
      <w:pPr>
        <w:pageBreakBefore w:val="0"/>
        <w:jc w:val="both"/>
        <w:rPr/>
      </w:pPr>
      <w:r w:rsidDel="00000000" w:rsidR="00000000" w:rsidRPr="00000000">
        <w:rPr>
          <w:rtl w:val="0"/>
        </w:rPr>
        <w:t xml:space="preserve">The level of economic progress made during the period, we believe, can be largely explained through analysis of the economic and product complexity structure of UAE on the industry group level. The product classification system we adopt allows us to measure the realized industry development for various industry groups and to observe that UAE invested heavily in developing Services and Utilities, Vegetables</w:t>
      </w:r>
      <w:ins w:author="Ryo Shibata" w:id="0" w:date="2023-04-22T05:16:33Z">
        <w:r w:rsidDel="00000000" w:rsidR="00000000" w:rsidRPr="00000000">
          <w:rPr>
            <w:rtl w:val="0"/>
          </w:rPr>
          <w:t xml:space="preserve">,</w:t>
        </w:r>
      </w:ins>
      <w:r w:rsidDel="00000000" w:rsidR="00000000" w:rsidRPr="00000000">
        <w:rPr>
          <w:rtl w:val="0"/>
        </w:rPr>
        <w:t xml:space="preserve"> and Food industries during the period, while its regional peers and emerging economies around the globe have adopted much more complex and progressive paths.</w:t>
      </w:r>
    </w:p>
    <w:p w:rsidR="00000000" w:rsidDel="00000000" w:rsidP="00000000" w:rsidRDefault="00000000" w:rsidRPr="00000000" w14:paraId="00000010">
      <w:pPr>
        <w:pageBreakBefore w:val="0"/>
        <w:jc w:val="both"/>
        <w:rPr/>
      </w:pPr>
      <w:r w:rsidDel="00000000" w:rsidR="00000000" w:rsidRPr="00000000">
        <w:rPr>
          <w:rtl w:val="0"/>
        </w:rPr>
      </w:r>
    </w:p>
    <w:p w:rsidR="00000000" w:rsidDel="00000000" w:rsidP="00000000" w:rsidRDefault="00000000" w:rsidRPr="00000000" w14:paraId="00000011">
      <w:pPr>
        <w:pageBreakBefore w:val="0"/>
        <w:jc w:val="both"/>
        <w:rPr/>
      </w:pPr>
      <w:r w:rsidDel="00000000" w:rsidR="00000000" w:rsidRPr="00000000">
        <w:rPr>
          <w:rtl w:val="0"/>
        </w:rPr>
        <w:t xml:space="preserve">Based on our analysis of the opportunity gain and a sensitivity analysis of major industry groups, UAE can further its gains by focusing on Chemicals and Wood Products industries. We further note that UAE has a mismatched development strategy that indicates a particularly low level of structural optimality, having an adjusted R-square of merely -5.9%. Since a significant positive correlation exists between five-year GDP growth and the structural optimality index of an economy as we define and calculate, the growth we see in UAE during the period may not be sustainable as compared with fast-growing economies both on a regional scale and on a global scale, and UAE has the potential to further its economic gains through industrial structure optimization as suggested in the paper.</w:t>
      </w:r>
    </w:p>
    <w:p w:rsidR="00000000" w:rsidDel="00000000" w:rsidP="00000000" w:rsidRDefault="00000000" w:rsidRPr="00000000" w14:paraId="00000012">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013">
      <w:pPr>
        <w:pageBreakBefore w:val="0"/>
        <w:rPr/>
      </w:pPr>
      <w:r w:rsidDel="00000000" w:rsidR="00000000" w:rsidRPr="00000000">
        <w:rPr>
          <w:rtl w:val="0"/>
        </w:rPr>
      </w:r>
    </w:p>
    <w:p w:rsidR="00000000" w:rsidDel="00000000" w:rsidP="00000000" w:rsidRDefault="00000000" w:rsidRPr="00000000" w14:paraId="00000014">
      <w:pPr>
        <w:pageBreakBefore w:val="0"/>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1. Report Overview</w:t>
      </w:r>
    </w:p>
    <w:p w:rsidR="00000000" w:rsidDel="00000000" w:rsidP="00000000" w:rsidRDefault="00000000" w:rsidRPr="00000000" w14:paraId="00000015">
      <w:pPr>
        <w:pageBreakBefore w:val="0"/>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6">
      <w:pPr>
        <w:pageBreakBefore w:val="0"/>
        <w:jc w:val="both"/>
        <w:rPr/>
      </w:pPr>
      <w:r w:rsidDel="00000000" w:rsidR="00000000" w:rsidRPr="00000000">
        <w:rPr>
          <w:rtl w:val="0"/>
        </w:rPr>
        <w:t xml:space="preserve">In this report, we aim to uncover the economic path UAE went through during the period from 2013 to 2018. Specifically, we dive into the topic through a macroeconomic overview of UAE from the perspective of Gross Domestic Product (GDP) and Economic Complexity Index (ECI), which reflect countries’ production capability and production structure, respectively. We then analyze the industrial framework and changes of UAE during the period based on quantitative measures such as Product Complexity Index (PCI) and Product Family Complexity Index (PfCI), followed by a detailed analysis of how such changes have matched with development strategies as quantitatively measured by opportunity gains on an industry-level. We conclude our report with macro-level results and predictions of UAE, as deduced from regression models we have established on a global scale, which take into account countries’ stances in their product space.</w:t>
      </w:r>
    </w:p>
    <w:p w:rsidR="00000000" w:rsidDel="00000000" w:rsidP="00000000" w:rsidRDefault="00000000" w:rsidRPr="00000000" w14:paraId="00000017">
      <w:pPr>
        <w:pageBreakBefore w:val="0"/>
        <w:jc w:val="both"/>
        <w:rPr/>
      </w:pPr>
      <w:r w:rsidDel="00000000" w:rsidR="00000000" w:rsidRPr="00000000">
        <w:rPr>
          <w:rtl w:val="0"/>
        </w:rPr>
      </w:r>
    </w:p>
    <w:p w:rsidR="00000000" w:rsidDel="00000000" w:rsidP="00000000" w:rsidRDefault="00000000" w:rsidRPr="00000000" w14:paraId="00000018">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2. Macroeconomic Results</w:t>
      </w:r>
    </w:p>
    <w:p w:rsidR="00000000" w:rsidDel="00000000" w:rsidP="00000000" w:rsidRDefault="00000000" w:rsidRPr="00000000" w14:paraId="00000019">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A">
      <w:pPr>
        <w:pageBreakBefore w:val="0"/>
        <w:jc w:val="both"/>
        <w:rPr>
          <w:b w:val="1"/>
          <w:bCs w:val="1"/>
        </w:rPr>
      </w:pPr>
      <w:r w:rsidDel="00000000" w:rsidR="00000000" w:rsidRPr="00000000">
        <w:rPr>
          <w:b w:val="1"/>
          <w:bCs w:val="1"/>
          <w:rtl w:val="0"/>
        </w:rPr>
        <w:t xml:space="preserve">2.1 GDP Ranking and Changes</w:t>
      </w:r>
    </w:p>
    <w:p w:rsidR="00000000" w:rsidDel="00000000" w:rsidP="00000000" w:rsidRDefault="00000000" w:rsidRPr="00000000" w14:paraId="0000001B">
      <w:pPr>
        <w:pageBreakBefore w:val="0"/>
        <w:jc w:val="both"/>
        <w:rPr/>
      </w:pPr>
      <w:r w:rsidDel="00000000" w:rsidR="00000000" w:rsidRPr="00000000">
        <w:rPr>
          <w:rtl w:val="0"/>
        </w:rPr>
        <w:t xml:space="preserve">As the 29</w:t>
      </w:r>
      <w:r w:rsidDel="00000000" w:rsidR="00000000" w:rsidRPr="00000000">
        <w:rPr>
          <w:vertAlign w:val="superscript"/>
          <w:rtl w:val="0"/>
        </w:rPr>
        <w:t xml:space="preserve">th</w:t>
      </w:r>
      <w:r w:rsidDel="00000000" w:rsidR="00000000" w:rsidRPr="00000000">
        <w:rPr>
          <w:rtl w:val="0"/>
        </w:rPr>
        <w:t xml:space="preserve"> largest economy in the world by GDP in 2018, UAE has a GDP of 390 billion USD in 2013 and 414 billion USD in 2018, exhibiting a promising level of economic output. Figure 1 illustrates the time-series GDP results for major emerging economies from 1999-2018, and UAE ranks among its peers as a small but growing economy in terms of both GDP and GDP growth. From 2013 to 2018, UAE achieved an annual growth of 2% in GDP. This number is slightly below the annual growth rate of the other five leading emerging economies, which have </w:t>
      </w:r>
      <w:del w:author="Ryo Shibata" w:id="1" w:date="2023-04-22T05:16:48Z">
        <w:r w:rsidDel="00000000" w:rsidR="00000000" w:rsidRPr="00000000">
          <w:rPr>
            <w:rtl w:val="0"/>
          </w:rPr>
          <w:delText xml:space="preserve">a</w:delText>
        </w:r>
      </w:del>
      <w:r w:rsidDel="00000000" w:rsidR="00000000" w:rsidRPr="00000000">
        <w:rPr>
          <w:rtl w:val="0"/>
        </w:rPr>
        <w:t xml:space="preserve"> geometric average growth rates of 2.4% and </w:t>
      </w:r>
      <w:del w:author="Ryo Shibata" w:id="2" w:date="2023-04-22T05:16:50Z">
        <w:r w:rsidDel="00000000" w:rsidR="00000000" w:rsidRPr="00000000">
          <w:rPr>
            <w:rtl w:val="0"/>
          </w:rPr>
          <w:delText xml:space="preserve">an </w:delText>
        </w:r>
      </w:del>
      <w:r w:rsidDel="00000000" w:rsidR="00000000" w:rsidRPr="00000000">
        <w:rPr>
          <w:rtl w:val="0"/>
        </w:rPr>
        <w:t xml:space="preserve">arithmetic average growth rate of 2.3%. Compared with more developed economies on a global scale, the annual growth rate of 2% is also slightly lower since countries such as the United States have an annual GDP increase of around 4% during the same period. The mild economic growth, we believe, can be reflected through changes in ECI and PCI</w:t>
      </w:r>
      <w:del w:author="Ryo Shibata" w:id="3" w:date="2023-04-22T05:16:55Z">
        <w:r w:rsidDel="00000000" w:rsidR="00000000" w:rsidRPr="00000000">
          <w:rPr>
            <w:rtl w:val="0"/>
          </w:rPr>
          <w:delText xml:space="preserve">,</w:delText>
        </w:r>
      </w:del>
      <w:r w:rsidDel="00000000" w:rsidR="00000000" w:rsidRPr="00000000">
        <w:rPr>
          <w:rtl w:val="0"/>
        </w:rPr>
        <w:t xml:space="preserve"> and can be further explained by a set of production strategies adopted by UAE from 2013 to 2018, which we will expand </w:t>
      </w:r>
      <w:ins w:author="Ryo Shibata" w:id="4" w:date="2023-04-22T05:17:08Z">
        <w:r w:rsidDel="00000000" w:rsidR="00000000" w:rsidRPr="00000000">
          <w:rPr>
            <w:rtl w:val="0"/>
          </w:rPr>
          <w:t xml:space="preserve">on later in</w:t>
        </w:r>
      </w:ins>
      <w:del w:author="Ryo Shibata" w:id="4" w:date="2023-04-22T05:17:08Z">
        <w:r w:rsidDel="00000000" w:rsidR="00000000" w:rsidRPr="00000000">
          <w:rPr>
            <w:rtl w:val="0"/>
          </w:rPr>
          <w:delText xml:space="preserve">at the later stage of</w:delText>
        </w:r>
      </w:del>
      <w:r w:rsidDel="00000000" w:rsidR="00000000" w:rsidRPr="00000000">
        <w:rPr>
          <w:rtl w:val="0"/>
        </w:rPr>
        <w:t xml:space="preserve"> the report.</w:t>
      </w:r>
    </w:p>
    <w:p w:rsidR="00000000" w:rsidDel="00000000" w:rsidP="00000000" w:rsidRDefault="00000000" w:rsidRPr="00000000" w14:paraId="0000001C">
      <w:pPr>
        <w:pageBreakBefore w:val="0"/>
        <w:jc w:val="both"/>
        <w:rPr/>
      </w:pPr>
      <w:r w:rsidDel="00000000" w:rsidR="00000000" w:rsidRPr="00000000">
        <w:rPr>
          <w:rtl w:val="0"/>
        </w:rPr>
      </w:r>
    </w:p>
    <w:p w:rsidR="00000000" w:rsidDel="00000000" w:rsidP="00000000" w:rsidRDefault="00000000" w:rsidRPr="00000000" w14:paraId="0000001D">
      <w:pPr>
        <w:pageBreakBefore w:val="0"/>
        <w:jc w:val="center"/>
        <w:rPr/>
      </w:pPr>
      <w:r w:rsidDel="00000000" w:rsidR="00000000" w:rsidRPr="00000000">
        <w:rPr/>
        <w:drawing>
          <wp:inline distB="114300" distT="114300" distL="114300" distR="114300">
            <wp:extent cx="4367213" cy="2463324"/>
            <wp:effectExtent b="0" l="0" r="0" t="0"/>
            <wp:docPr id="19" name="image23.png"/>
            <a:graphic>
              <a:graphicData uri="http://schemas.openxmlformats.org/drawingml/2006/picture">
                <pic:pic>
                  <pic:nvPicPr>
                    <pic:cNvPr id="0" name="image23.png"/>
                    <pic:cNvPicPr preferRelativeResize="0"/>
                  </pic:nvPicPr>
                  <pic:blipFill>
                    <a:blip r:embed="rId8"/>
                    <a:srcRect b="0" l="0" r="0" t="0"/>
                    <a:stretch>
                      <a:fillRect/>
                    </a:stretch>
                  </pic:blipFill>
                  <pic:spPr>
                    <a:xfrm>
                      <a:off x="0" y="0"/>
                      <a:ext cx="4367213" cy="2463324"/>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pageBreakBefore w:val="0"/>
        <w:jc w:val="center"/>
        <w:rPr/>
      </w:pPr>
      <w:r w:rsidDel="00000000" w:rsidR="00000000" w:rsidRPr="00000000">
        <w:rPr>
          <w:rtl w:val="0"/>
        </w:rPr>
      </w:r>
    </w:p>
    <w:p w:rsidR="00000000" w:rsidDel="00000000" w:rsidP="00000000" w:rsidRDefault="00000000" w:rsidRPr="00000000" w14:paraId="0000001F">
      <w:pPr>
        <w:pageBreakBefore w:val="0"/>
        <w:jc w:val="center"/>
        <w:rPr/>
      </w:pPr>
      <w:r w:rsidDel="00000000" w:rsidR="00000000" w:rsidRPr="00000000">
        <w:rPr>
          <w:rtl w:val="0"/>
        </w:rPr>
        <w:t xml:space="preserve">Figure 1: GDP Comparison Among Major Emerging Economies</w:t>
      </w:r>
    </w:p>
    <w:p w:rsidR="00000000" w:rsidDel="00000000" w:rsidP="00000000" w:rsidRDefault="00000000" w:rsidRPr="00000000" w14:paraId="00000020">
      <w:pPr>
        <w:pageBreakBefore w:val="0"/>
        <w:jc w:val="center"/>
        <w:rPr/>
      </w:pPr>
      <w:r w:rsidDel="00000000" w:rsidR="00000000" w:rsidRPr="00000000">
        <w:rPr>
          <w:rtl w:val="0"/>
        </w:rPr>
      </w:r>
    </w:p>
    <w:p w:rsidR="00000000" w:rsidDel="00000000" w:rsidP="00000000" w:rsidRDefault="00000000" w:rsidRPr="00000000" w14:paraId="00000021">
      <w:pPr>
        <w:pageBreakBefore w:val="0"/>
        <w:jc w:val="both"/>
        <w:rPr>
          <w:b w:val="1"/>
          <w:bCs w:val="1"/>
        </w:rPr>
      </w:pPr>
      <w:r w:rsidDel="00000000" w:rsidR="00000000" w:rsidRPr="00000000">
        <w:rPr>
          <w:b w:val="1"/>
          <w:bCs w:val="1"/>
          <w:rtl w:val="0"/>
        </w:rPr>
        <w:t xml:space="preserve">2.2 ECI Ranking and Changes</w:t>
      </w:r>
    </w:p>
    <w:p w:rsidR="00000000" w:rsidDel="00000000" w:rsidP="00000000" w:rsidRDefault="00000000" w:rsidRPr="00000000" w14:paraId="00000022">
      <w:pPr>
        <w:pageBreakBefore w:val="0"/>
        <w:jc w:val="both"/>
        <w:rPr/>
      </w:pPr>
      <w:r w:rsidDel="00000000" w:rsidR="00000000" w:rsidRPr="00000000">
        <w:rPr>
          <w:rtl w:val="0"/>
        </w:rPr>
        <w:t xml:space="preserve">The Economic Complexity Index (ECI), as defined by Ricardo Hausmann and Cesar Hidalgo in 2009 to explain the knowledge accumulated in a country's population, exhibits a different pattern for UAE. As illustrated in Figure 2 below, UAE exhibits an increase in terms of its production capability from 2016 to 2018, as measured by ECI. This is in direct contrast to countries such as South Korea and China, which demonstrate an advantage in both ECI growth rate and GDP growth rate. </w:t>
      </w:r>
    </w:p>
    <w:p w:rsidR="00000000" w:rsidDel="00000000" w:rsidP="00000000" w:rsidRDefault="00000000" w:rsidRPr="00000000" w14:paraId="00000023">
      <w:pPr>
        <w:pageBreakBefore w:val="0"/>
        <w:jc w:val="both"/>
        <w:rPr/>
      </w:pPr>
      <w:r w:rsidDel="00000000" w:rsidR="00000000" w:rsidRPr="00000000">
        <w:rPr>
          <w:rtl w:val="0"/>
        </w:rPr>
        <w:t xml:space="preserve"> </w:t>
      </w:r>
    </w:p>
    <w:p w:rsidR="00000000" w:rsidDel="00000000" w:rsidP="00000000" w:rsidRDefault="00000000" w:rsidRPr="00000000" w14:paraId="00000024">
      <w:pPr>
        <w:pageBreakBefore w:val="0"/>
        <w:jc w:val="both"/>
        <w:rPr/>
      </w:pPr>
      <w:r w:rsidDel="00000000" w:rsidR="00000000" w:rsidRPr="00000000">
        <w:rPr/>
        <w:drawing>
          <wp:inline distB="114300" distT="114300" distL="114300" distR="114300">
            <wp:extent cx="3085365" cy="1519238"/>
            <wp:effectExtent b="0" l="0" r="0" t="0"/>
            <wp:docPr id="23" name="image26.png"/>
            <a:graphic>
              <a:graphicData uri="http://schemas.openxmlformats.org/drawingml/2006/picture">
                <pic:pic>
                  <pic:nvPicPr>
                    <pic:cNvPr id="0" name="image26.png"/>
                    <pic:cNvPicPr preferRelativeResize="0"/>
                  </pic:nvPicPr>
                  <pic:blipFill>
                    <a:blip r:embed="rId9"/>
                    <a:srcRect b="0" l="0" r="0" t="0"/>
                    <a:stretch>
                      <a:fillRect/>
                    </a:stretch>
                  </pic:blipFill>
                  <pic:spPr>
                    <a:xfrm>
                      <a:off x="0" y="0"/>
                      <a:ext cx="3085365" cy="1519238"/>
                    </a:xfrm>
                    <a:prstGeom prst="rect"/>
                    <a:ln/>
                  </pic:spPr>
                </pic:pic>
              </a:graphicData>
            </a:graphic>
          </wp:inline>
        </w:drawing>
      </w:r>
      <w:r w:rsidDel="00000000" w:rsidR="00000000" w:rsidRPr="00000000">
        <w:rPr/>
        <w:drawing>
          <wp:inline distB="114300" distT="114300" distL="114300" distR="114300">
            <wp:extent cx="2547938" cy="1561060"/>
            <wp:effectExtent b="0" l="0" r="0" t="0"/>
            <wp:docPr id="20" name="image22.png"/>
            <a:graphic>
              <a:graphicData uri="http://schemas.openxmlformats.org/drawingml/2006/picture">
                <pic:pic>
                  <pic:nvPicPr>
                    <pic:cNvPr id="0" name="image22.png"/>
                    <pic:cNvPicPr preferRelativeResize="0"/>
                  </pic:nvPicPr>
                  <pic:blipFill>
                    <a:blip r:embed="rId10"/>
                    <a:srcRect b="0" l="0" r="0" t="0"/>
                    <a:stretch>
                      <a:fillRect/>
                    </a:stretch>
                  </pic:blipFill>
                  <pic:spPr>
                    <a:xfrm>
                      <a:off x="0" y="0"/>
                      <a:ext cx="2547938" cy="156106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pageBreakBefore w:val="0"/>
        <w:jc w:val="center"/>
        <w:rPr/>
      </w:pPr>
      <w:r w:rsidDel="00000000" w:rsidR="00000000" w:rsidRPr="00000000">
        <w:rPr>
          <w:rtl w:val="0"/>
        </w:rPr>
      </w:r>
    </w:p>
    <w:p w:rsidR="00000000" w:rsidDel="00000000" w:rsidP="00000000" w:rsidRDefault="00000000" w:rsidRPr="00000000" w14:paraId="00000026">
      <w:pPr>
        <w:pageBreakBefore w:val="0"/>
        <w:jc w:val="center"/>
        <w:rPr/>
      </w:pPr>
      <w:r w:rsidDel="00000000" w:rsidR="00000000" w:rsidRPr="00000000">
        <w:rPr>
          <w:rtl w:val="0"/>
        </w:rPr>
        <w:t xml:space="preserve">Figure 2: ECI Comparison                            Figure 3: GDP and ECI (UAE)</w:t>
      </w:r>
    </w:p>
    <w:p w:rsidR="00000000" w:rsidDel="00000000" w:rsidP="00000000" w:rsidRDefault="00000000" w:rsidRPr="00000000" w14:paraId="00000027">
      <w:pPr>
        <w:pageBreakBefore w:val="0"/>
        <w:jc w:val="both"/>
        <w:rPr/>
      </w:pPr>
      <w:r w:rsidDel="00000000" w:rsidR="00000000" w:rsidRPr="00000000">
        <w:rPr>
          <w:rtl w:val="0"/>
        </w:rPr>
      </w:r>
    </w:p>
    <w:p w:rsidR="00000000" w:rsidDel="00000000" w:rsidP="00000000" w:rsidRDefault="00000000" w:rsidRPr="00000000" w14:paraId="00000028">
      <w:pPr>
        <w:pageBreakBefore w:val="0"/>
        <w:jc w:val="both"/>
        <w:rPr/>
      </w:pPr>
      <w:r w:rsidDel="00000000" w:rsidR="00000000" w:rsidRPr="00000000">
        <w:rPr>
          <w:rtl w:val="0"/>
        </w:rPr>
        <w:t xml:space="preserve">Figure 3 offers a further comparison of GDP and ECI over the time span from 2013 to 2018 for UAE. Based on statistical analysis, ECI is a significant covariate for GDP with an adjusted R-square of 29.0%. During the period from 2013 to 2018, indeed, the ups and downs in GDP are consistent </w:t>
      </w:r>
      <w:ins w:author="Ryo Shibata" w:id="5" w:date="2023-04-22T05:18:38Z">
        <w:r w:rsidDel="00000000" w:rsidR="00000000" w:rsidRPr="00000000">
          <w:rPr>
            <w:rtl w:val="0"/>
          </w:rPr>
          <w:t xml:space="preserve">with</w:t>
        </w:r>
      </w:ins>
      <w:del w:author="Ryo Shibata" w:id="5" w:date="2023-04-22T05:18:38Z">
        <w:r w:rsidDel="00000000" w:rsidR="00000000" w:rsidRPr="00000000">
          <w:rPr>
            <w:rtl w:val="0"/>
          </w:rPr>
          <w:delText xml:space="preserve">to</w:delText>
        </w:r>
      </w:del>
      <w:r w:rsidDel="00000000" w:rsidR="00000000" w:rsidRPr="00000000">
        <w:rPr>
          <w:rtl w:val="0"/>
        </w:rPr>
        <w:t xml:space="preserve"> the changes in ECI, indic</w:t>
      </w:r>
      <w:ins w:author="Ryo Shibata" w:id="6" w:date="2023-04-22T05:18:42Z">
        <w:r w:rsidDel="00000000" w:rsidR="00000000" w:rsidRPr="00000000">
          <w:rPr>
            <w:rtl w:val="0"/>
          </w:rPr>
          <w:t xml:space="preserve">a</w:t>
        </w:r>
      </w:ins>
      <w:r w:rsidDel="00000000" w:rsidR="00000000" w:rsidRPr="00000000">
        <w:rPr>
          <w:rtl w:val="0"/>
        </w:rPr>
        <w:t xml:space="preserve">ting the potential that the mild economic growth experienced by UAE during the period from 2013 to 2018 might be sustainable if ECI could keep increasing, and UAE is effective in developing a competitive product space that helps to accumulate complicated knowledge and technology. In order to provide a more concrete answer to why this has happened, we will dive into an analysis of UAE’s production structure and its product space designs in the next few chapters. </w:t>
      </w:r>
    </w:p>
    <w:p w:rsidR="00000000" w:rsidDel="00000000" w:rsidP="00000000" w:rsidRDefault="00000000" w:rsidRPr="00000000" w14:paraId="00000029">
      <w:pPr>
        <w:pageBreakBefore w:val="0"/>
        <w:jc w:val="both"/>
        <w:rPr>
          <w:b w:val="1"/>
          <w:bCs w:val="1"/>
        </w:rPr>
      </w:pPr>
      <w:r w:rsidDel="00000000" w:rsidR="00000000" w:rsidRPr="00000000">
        <w:rPr>
          <w:rtl w:val="0"/>
        </w:rPr>
      </w:r>
    </w:p>
    <w:p w:rsidR="00000000" w:rsidDel="00000000" w:rsidP="00000000" w:rsidRDefault="00000000" w:rsidRPr="00000000" w14:paraId="0000002A">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3. Production Analysis</w:t>
      </w:r>
    </w:p>
    <w:p w:rsidR="00000000" w:rsidDel="00000000" w:rsidP="00000000" w:rsidRDefault="00000000" w:rsidRPr="00000000" w14:paraId="0000002B">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2C">
      <w:pPr>
        <w:pageBreakBefore w:val="0"/>
        <w:jc w:val="both"/>
        <w:rPr>
          <w:b w:val="1"/>
          <w:bCs w:val="1"/>
        </w:rPr>
      </w:pPr>
      <w:r w:rsidDel="00000000" w:rsidR="00000000" w:rsidRPr="00000000">
        <w:rPr>
          <w:b w:val="1"/>
          <w:bCs w:val="1"/>
          <w:rtl w:val="0"/>
        </w:rPr>
        <w:t xml:space="preserve">3.1 Product Categorization</w:t>
      </w:r>
    </w:p>
    <w:p w:rsidR="00000000" w:rsidDel="00000000" w:rsidP="00000000" w:rsidRDefault="00000000" w:rsidRPr="00000000" w14:paraId="0000002D">
      <w:pPr>
        <w:pageBreakBefore w:val="0"/>
        <w:jc w:val="both"/>
        <w:rPr/>
      </w:pPr>
      <w:r w:rsidDel="00000000" w:rsidR="00000000" w:rsidRPr="00000000">
        <w:rPr>
          <w:rtl w:val="0"/>
        </w:rPr>
        <w:t xml:space="preserve">Our main data source in this research is the UN Comtrade Website (https://comtrade.un.org), which provides us with valuable information on countries’ export values on an annual basis, including highly specific export data for more than 5</w:t>
      </w:r>
      <w:ins w:author="Ryo Shibata" w:id="7" w:date="2023-04-22T05:18:50Z">
        <w:r w:rsidDel="00000000" w:rsidR="00000000" w:rsidRPr="00000000">
          <w:rPr>
            <w:rtl w:val="0"/>
          </w:rPr>
          <w:t xml:space="preserve">,</w:t>
        </w:r>
      </w:ins>
      <w:r w:rsidDel="00000000" w:rsidR="00000000" w:rsidRPr="00000000">
        <w:rPr>
          <w:rtl w:val="0"/>
        </w:rPr>
        <w:t xml:space="preserve">000 categories of products. In order to have a holistic vision of the product space of a country, however, a level of categorization is required. Products in our data source are label</w:t>
      </w:r>
      <w:del w:author="Ryo Shibata" w:id="8" w:date="2023-04-22T05:18:53Z">
        <w:r w:rsidDel="00000000" w:rsidR="00000000" w:rsidRPr="00000000">
          <w:rPr>
            <w:rtl w:val="0"/>
          </w:rPr>
          <w:delText xml:space="preserve">l</w:delText>
        </w:r>
      </w:del>
      <w:r w:rsidDel="00000000" w:rsidR="00000000" w:rsidRPr="00000000">
        <w:rPr>
          <w:rtl w:val="0"/>
        </w:rPr>
        <w:t xml:space="preserve">ed from 010000-999999, with the first two-digits representing a general category to which the product belongs. Based on the 99 categories as extracted from the label, we further group the products into 18 most widely-accepted industries, as summarized in Table 1.</w:t>
      </w:r>
    </w:p>
    <w:p w:rsidR="00000000" w:rsidDel="00000000" w:rsidP="00000000" w:rsidRDefault="00000000" w:rsidRPr="00000000" w14:paraId="0000002E">
      <w:pPr>
        <w:pageBreakBefore w:val="0"/>
        <w:jc w:val="both"/>
        <w:rPr/>
      </w:pPr>
      <w:r w:rsidDel="00000000" w:rsidR="00000000" w:rsidRPr="00000000">
        <w:rPr>
          <w:rtl w:val="0"/>
        </w:rPr>
      </w:r>
    </w:p>
    <w:p w:rsidR="00000000" w:rsidDel="00000000" w:rsidP="00000000" w:rsidRDefault="00000000" w:rsidRPr="00000000" w14:paraId="0000002F">
      <w:pPr>
        <w:pageBreakBefore w:val="0"/>
        <w:jc w:val="both"/>
        <w:rPr/>
      </w:pPr>
      <w:r w:rsidDel="00000000" w:rsidR="00000000" w:rsidRPr="00000000">
        <w:rPr>
          <w:rtl w:val="0"/>
        </w:rPr>
        <w:t xml:space="preserve">Note that the High-complexity Products industry group is not a distinct industry but rather an aggregated industry that encompasses the most complicated products from the most technologically-advanced industries (as measured by PCI). This industry serves as an indicator for us to quantitatively evaluate how well a country has performed in developing cutting-edge technologies and closing its technical gap with advanced economies, which has become a topic of wide concern today. Indeed, when we rank the 18 categories based on PfCI (an equivalent concept of PCI as calculated based on the 18 categorized product groups), the High-complexity Products industry has the highest PfCI among all industry groups. </w:t>
      </w:r>
    </w:p>
    <w:p w:rsidR="00000000" w:rsidDel="00000000" w:rsidP="00000000" w:rsidRDefault="00000000" w:rsidRPr="00000000" w14:paraId="00000030">
      <w:pPr>
        <w:pageBreakBefore w:val="0"/>
        <w:jc w:val="both"/>
        <w:rPr/>
      </w:pPr>
      <w:r w:rsidDel="00000000" w:rsidR="00000000" w:rsidRPr="00000000">
        <w:rPr>
          <w:rtl w:val="0"/>
        </w:rPr>
      </w:r>
    </w:p>
    <w:tbl>
      <w:tblPr>
        <w:tblStyle w:val="Table1"/>
        <w:tblW w:w="9010.0" w:type="dxa"/>
        <w:jc w:val="left"/>
        <w:tblInd w:w="-108.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2723"/>
        <w:gridCol w:w="6287"/>
        <w:tblGridChange w:id="0">
          <w:tblGrid>
            <w:gridCol w:w="2723"/>
            <w:gridCol w:w="6287"/>
          </w:tblGrid>
        </w:tblGridChange>
      </w:tblGrid>
      <w:tr>
        <w:trPr>
          <w:cantSplit w:val="0"/>
          <w:tblHeader w:val="0"/>
        </w:trPr>
        <w:tc>
          <w:tcPr/>
          <w:p w:rsidR="00000000" w:rsidDel="00000000" w:rsidP="00000000" w:rsidRDefault="00000000" w:rsidRPr="00000000" w14:paraId="00000031">
            <w:pPr>
              <w:pageBreakBefore w:val="0"/>
              <w:jc w:val="both"/>
              <w:rPr>
                <w:b w:val="0"/>
                <w:bCs w:val="0"/>
              </w:rPr>
            </w:pPr>
            <w:r w:rsidDel="00000000" w:rsidR="00000000" w:rsidRPr="00000000">
              <w:rPr>
                <w:b w:val="0"/>
                <w:bCs w:val="0"/>
                <w:rtl w:val="0"/>
              </w:rPr>
              <w:t xml:space="preserve">Category</w:t>
            </w:r>
          </w:p>
        </w:tc>
        <w:tc>
          <w:tcPr/>
          <w:p w:rsidR="00000000" w:rsidDel="00000000" w:rsidP="00000000" w:rsidRDefault="00000000" w:rsidRPr="00000000" w14:paraId="00000032">
            <w:pPr>
              <w:pageBreakBefore w:val="0"/>
              <w:jc w:val="both"/>
              <w:rPr>
                <w:b w:val="0"/>
                <w:bCs w:val="0"/>
              </w:rPr>
            </w:pPr>
            <w:r w:rsidDel="00000000" w:rsidR="00000000" w:rsidRPr="00000000">
              <w:rPr>
                <w:b w:val="0"/>
                <w:bCs w:val="0"/>
                <w:rtl w:val="0"/>
              </w:rPr>
              <w:t xml:space="preserve">Description</w:t>
            </w:r>
          </w:p>
        </w:tc>
      </w:tr>
      <w:tr>
        <w:trPr>
          <w:cantSplit w:val="0"/>
          <w:tblHeader w:val="0"/>
        </w:trPr>
        <w:tc>
          <w:tcPr/>
          <w:p w:rsidR="00000000" w:rsidDel="00000000" w:rsidP="00000000" w:rsidRDefault="00000000" w:rsidRPr="00000000" w14:paraId="00000033">
            <w:pPr>
              <w:pageBreakBefore w:val="0"/>
              <w:jc w:val="both"/>
              <w:rPr>
                <w:sz w:val="20"/>
                <w:szCs w:val="20"/>
              </w:rPr>
            </w:pPr>
            <w:r w:rsidDel="00000000" w:rsidR="00000000" w:rsidRPr="00000000">
              <w:rPr>
                <w:sz w:val="20"/>
                <w:szCs w:val="20"/>
                <w:rtl w:val="0"/>
              </w:rPr>
              <w:t xml:space="preserve">Animals and By-products</w:t>
            </w:r>
          </w:p>
        </w:tc>
        <w:tc>
          <w:tcPr/>
          <w:p w:rsidR="00000000" w:rsidDel="00000000" w:rsidP="00000000" w:rsidRDefault="00000000" w:rsidRPr="00000000" w14:paraId="00000034">
            <w:pPr>
              <w:pageBreakBefore w:val="0"/>
              <w:jc w:val="both"/>
              <w:rPr>
                <w:sz w:val="20"/>
                <w:szCs w:val="20"/>
              </w:rPr>
            </w:pPr>
            <w:r w:rsidDel="00000000" w:rsidR="00000000" w:rsidRPr="00000000">
              <w:rPr>
                <w:sz w:val="20"/>
                <w:szCs w:val="20"/>
                <w:rtl w:val="0"/>
              </w:rPr>
              <w:t xml:space="preserve">All kinds of meat, livestock and related by-products </w:t>
            </w:r>
          </w:p>
        </w:tc>
      </w:tr>
      <w:tr>
        <w:trPr>
          <w:cantSplit w:val="0"/>
          <w:tblHeader w:val="0"/>
        </w:trPr>
        <w:tc>
          <w:tcPr/>
          <w:p w:rsidR="00000000" w:rsidDel="00000000" w:rsidP="00000000" w:rsidRDefault="00000000" w:rsidRPr="00000000" w14:paraId="00000035">
            <w:pPr>
              <w:pageBreakBefore w:val="0"/>
              <w:jc w:val="both"/>
              <w:rPr>
                <w:sz w:val="20"/>
                <w:szCs w:val="20"/>
              </w:rPr>
            </w:pPr>
            <w:r w:rsidDel="00000000" w:rsidR="00000000" w:rsidRPr="00000000">
              <w:rPr>
                <w:sz w:val="20"/>
                <w:szCs w:val="20"/>
                <w:rtl w:val="0"/>
              </w:rPr>
              <w:t xml:space="preserve">Vegetables, Fruits and Plants</w:t>
            </w:r>
          </w:p>
        </w:tc>
        <w:tc>
          <w:tcPr/>
          <w:p w:rsidR="00000000" w:rsidDel="00000000" w:rsidP="00000000" w:rsidRDefault="00000000" w:rsidRPr="00000000" w14:paraId="00000036">
            <w:pPr>
              <w:pageBreakBefore w:val="0"/>
              <w:jc w:val="both"/>
              <w:rPr>
                <w:sz w:val="20"/>
                <w:szCs w:val="20"/>
              </w:rPr>
            </w:pPr>
            <w:r w:rsidDel="00000000" w:rsidR="00000000" w:rsidRPr="00000000">
              <w:rPr>
                <w:sz w:val="20"/>
                <w:szCs w:val="20"/>
                <w:rtl w:val="0"/>
              </w:rPr>
              <w:t xml:space="preserve">All kinds of plants, edible vegetables and fruits </w:t>
            </w:r>
          </w:p>
        </w:tc>
      </w:tr>
      <w:tr>
        <w:trPr>
          <w:cantSplit w:val="0"/>
          <w:tblHeader w:val="0"/>
        </w:trPr>
        <w:tc>
          <w:tcPr/>
          <w:p w:rsidR="00000000" w:rsidDel="00000000" w:rsidP="00000000" w:rsidRDefault="00000000" w:rsidRPr="00000000" w14:paraId="00000037">
            <w:pPr>
              <w:pageBreakBefore w:val="0"/>
              <w:jc w:val="both"/>
              <w:rPr>
                <w:sz w:val="20"/>
                <w:szCs w:val="20"/>
              </w:rPr>
            </w:pPr>
            <w:r w:rsidDel="00000000" w:rsidR="00000000" w:rsidRPr="00000000">
              <w:rPr>
                <w:sz w:val="20"/>
                <w:szCs w:val="20"/>
                <w:rtl w:val="0"/>
              </w:rPr>
              <w:t xml:space="preserve">Food and Preparations</w:t>
            </w:r>
          </w:p>
        </w:tc>
        <w:tc>
          <w:tcPr/>
          <w:p w:rsidR="00000000" w:rsidDel="00000000" w:rsidP="00000000" w:rsidRDefault="00000000" w:rsidRPr="00000000" w14:paraId="00000038">
            <w:pPr>
              <w:pageBreakBefore w:val="0"/>
              <w:jc w:val="both"/>
              <w:rPr>
                <w:sz w:val="20"/>
                <w:szCs w:val="20"/>
              </w:rPr>
            </w:pPr>
            <w:r w:rsidDel="00000000" w:rsidR="00000000" w:rsidRPr="00000000">
              <w:rPr>
                <w:sz w:val="20"/>
                <w:szCs w:val="20"/>
                <w:rtl w:val="0"/>
              </w:rPr>
              <w:t xml:space="preserve">Edible preparations, raw cooking materials and appliances</w:t>
            </w:r>
          </w:p>
        </w:tc>
      </w:tr>
      <w:tr>
        <w:trPr>
          <w:cantSplit w:val="0"/>
          <w:tblHeader w:val="0"/>
        </w:trPr>
        <w:tc>
          <w:tcPr/>
          <w:p w:rsidR="00000000" w:rsidDel="00000000" w:rsidP="00000000" w:rsidRDefault="00000000" w:rsidRPr="00000000" w14:paraId="00000039">
            <w:pPr>
              <w:pageBreakBefore w:val="0"/>
              <w:jc w:val="both"/>
              <w:rPr>
                <w:sz w:val="20"/>
                <w:szCs w:val="20"/>
              </w:rPr>
            </w:pPr>
            <w:r w:rsidDel="00000000" w:rsidR="00000000" w:rsidRPr="00000000">
              <w:rPr>
                <w:sz w:val="20"/>
                <w:szCs w:val="20"/>
                <w:rtl w:val="0"/>
              </w:rPr>
              <w:t xml:space="preserve">Clothing and Accessories</w:t>
            </w:r>
          </w:p>
        </w:tc>
        <w:tc>
          <w:tcPr/>
          <w:p w:rsidR="00000000" w:rsidDel="00000000" w:rsidP="00000000" w:rsidRDefault="00000000" w:rsidRPr="00000000" w14:paraId="0000003A">
            <w:pPr>
              <w:pageBreakBefore w:val="0"/>
              <w:jc w:val="both"/>
              <w:rPr>
                <w:sz w:val="20"/>
                <w:szCs w:val="20"/>
              </w:rPr>
            </w:pPr>
            <w:r w:rsidDel="00000000" w:rsidR="00000000" w:rsidRPr="00000000">
              <w:rPr>
                <w:sz w:val="20"/>
                <w:szCs w:val="20"/>
                <w:rtl w:val="0"/>
              </w:rPr>
              <w:t xml:space="preserve">All kinds of fabrics, filament, clothing and accessories</w:t>
            </w:r>
          </w:p>
        </w:tc>
      </w:tr>
      <w:tr>
        <w:trPr>
          <w:cantSplit w:val="0"/>
          <w:tblHeader w:val="0"/>
        </w:trPr>
        <w:tc>
          <w:tcPr/>
          <w:p w:rsidR="00000000" w:rsidDel="00000000" w:rsidP="00000000" w:rsidRDefault="00000000" w:rsidRPr="00000000" w14:paraId="0000003B">
            <w:pPr>
              <w:pageBreakBefore w:val="0"/>
              <w:jc w:val="both"/>
              <w:rPr>
                <w:sz w:val="20"/>
                <w:szCs w:val="20"/>
              </w:rPr>
            </w:pPr>
            <w:r w:rsidDel="00000000" w:rsidR="00000000" w:rsidRPr="00000000">
              <w:rPr>
                <w:sz w:val="20"/>
                <w:szCs w:val="20"/>
                <w:rtl w:val="0"/>
              </w:rPr>
              <w:t xml:space="preserve">Textiles</w:t>
            </w:r>
          </w:p>
        </w:tc>
        <w:tc>
          <w:tcPr/>
          <w:p w:rsidR="00000000" w:rsidDel="00000000" w:rsidP="00000000" w:rsidRDefault="00000000" w:rsidRPr="00000000" w14:paraId="0000003C">
            <w:pPr>
              <w:pageBreakBefore w:val="0"/>
              <w:jc w:val="both"/>
              <w:rPr>
                <w:sz w:val="20"/>
                <w:szCs w:val="20"/>
              </w:rPr>
            </w:pPr>
            <w:r w:rsidDel="00000000" w:rsidR="00000000" w:rsidRPr="00000000">
              <w:rPr>
                <w:sz w:val="20"/>
                <w:szCs w:val="20"/>
                <w:rtl w:val="0"/>
              </w:rPr>
              <w:t xml:space="preserve">All kinds of textile articles and related products</w:t>
            </w:r>
          </w:p>
        </w:tc>
      </w:tr>
      <w:tr>
        <w:trPr>
          <w:cantSplit w:val="0"/>
          <w:tblHeader w:val="0"/>
        </w:trPr>
        <w:tc>
          <w:tcPr/>
          <w:p w:rsidR="00000000" w:rsidDel="00000000" w:rsidP="00000000" w:rsidRDefault="00000000" w:rsidRPr="00000000" w14:paraId="0000003D">
            <w:pPr>
              <w:pageBreakBefore w:val="0"/>
              <w:jc w:val="both"/>
              <w:rPr>
                <w:sz w:val="20"/>
                <w:szCs w:val="20"/>
              </w:rPr>
            </w:pPr>
            <w:r w:rsidDel="00000000" w:rsidR="00000000" w:rsidRPr="00000000">
              <w:rPr>
                <w:sz w:val="20"/>
                <w:szCs w:val="20"/>
                <w:rtl w:val="0"/>
              </w:rPr>
              <w:t xml:space="preserve">Wood Products</w:t>
            </w:r>
          </w:p>
        </w:tc>
        <w:tc>
          <w:tcPr/>
          <w:p w:rsidR="00000000" w:rsidDel="00000000" w:rsidP="00000000" w:rsidRDefault="00000000" w:rsidRPr="00000000" w14:paraId="0000003E">
            <w:pPr>
              <w:pageBreakBefore w:val="0"/>
              <w:jc w:val="both"/>
              <w:rPr>
                <w:sz w:val="20"/>
                <w:szCs w:val="20"/>
              </w:rPr>
            </w:pPr>
            <w:r w:rsidDel="00000000" w:rsidR="00000000" w:rsidRPr="00000000">
              <w:rPr>
                <w:sz w:val="20"/>
                <w:szCs w:val="20"/>
                <w:rtl w:val="0"/>
              </w:rPr>
              <w:t xml:space="preserve">Book, paper and other elementary products related to wood</w:t>
            </w:r>
          </w:p>
        </w:tc>
      </w:tr>
      <w:tr>
        <w:trPr>
          <w:cantSplit w:val="0"/>
          <w:tblHeader w:val="0"/>
        </w:trPr>
        <w:tc>
          <w:tcPr/>
          <w:p w:rsidR="00000000" w:rsidDel="00000000" w:rsidP="00000000" w:rsidRDefault="00000000" w:rsidRPr="00000000" w14:paraId="0000003F">
            <w:pPr>
              <w:pageBreakBefore w:val="0"/>
              <w:jc w:val="both"/>
              <w:rPr>
                <w:sz w:val="20"/>
                <w:szCs w:val="20"/>
              </w:rPr>
            </w:pPr>
            <w:r w:rsidDel="00000000" w:rsidR="00000000" w:rsidRPr="00000000">
              <w:rPr>
                <w:sz w:val="20"/>
                <w:szCs w:val="20"/>
                <w:rtl w:val="0"/>
              </w:rPr>
              <w:t xml:space="preserve">Metals</w:t>
            </w:r>
          </w:p>
        </w:tc>
        <w:tc>
          <w:tcPr/>
          <w:p w:rsidR="00000000" w:rsidDel="00000000" w:rsidP="00000000" w:rsidRDefault="00000000" w:rsidRPr="00000000" w14:paraId="00000040">
            <w:pPr>
              <w:pageBreakBefore w:val="0"/>
              <w:jc w:val="both"/>
              <w:rPr>
                <w:sz w:val="20"/>
                <w:szCs w:val="20"/>
              </w:rPr>
            </w:pPr>
            <w:r w:rsidDel="00000000" w:rsidR="00000000" w:rsidRPr="00000000">
              <w:rPr>
                <w:sz w:val="20"/>
                <w:szCs w:val="20"/>
                <w:rtl w:val="0"/>
              </w:rPr>
              <w:t xml:space="preserve">Mining of all sorts of raw Metals</w:t>
            </w:r>
          </w:p>
        </w:tc>
      </w:tr>
      <w:tr>
        <w:trPr>
          <w:cantSplit w:val="0"/>
          <w:tblHeader w:val="0"/>
        </w:trPr>
        <w:tc>
          <w:tcPr/>
          <w:p w:rsidR="00000000" w:rsidDel="00000000" w:rsidP="00000000" w:rsidRDefault="00000000" w:rsidRPr="00000000" w14:paraId="00000041">
            <w:pPr>
              <w:pageBreakBefore w:val="0"/>
              <w:rPr>
                <w:sz w:val="20"/>
                <w:szCs w:val="20"/>
              </w:rPr>
            </w:pPr>
            <w:r w:rsidDel="00000000" w:rsidR="00000000" w:rsidRPr="00000000">
              <w:rPr>
                <w:sz w:val="20"/>
                <w:szCs w:val="20"/>
                <w:rtl w:val="0"/>
              </w:rPr>
              <w:t xml:space="preserve">Refined and Processed Stones</w:t>
            </w:r>
          </w:p>
        </w:tc>
        <w:tc>
          <w:tcPr/>
          <w:p w:rsidR="00000000" w:rsidDel="00000000" w:rsidP="00000000" w:rsidRDefault="00000000" w:rsidRPr="00000000" w14:paraId="00000042">
            <w:pPr>
              <w:pageBreakBefore w:val="0"/>
              <w:jc w:val="both"/>
              <w:rPr>
                <w:sz w:val="20"/>
                <w:szCs w:val="20"/>
              </w:rPr>
            </w:pPr>
            <w:r w:rsidDel="00000000" w:rsidR="00000000" w:rsidRPr="00000000">
              <w:rPr>
                <w:sz w:val="20"/>
                <w:szCs w:val="20"/>
                <w:rtl w:val="0"/>
              </w:rPr>
              <w:t xml:space="preserve">Refined or processed stone products such as pearl and ceramics</w:t>
            </w:r>
          </w:p>
        </w:tc>
      </w:tr>
      <w:tr>
        <w:trPr>
          <w:cantSplit w:val="0"/>
          <w:tblHeader w:val="0"/>
        </w:trPr>
        <w:tc>
          <w:tcPr/>
          <w:p w:rsidR="00000000" w:rsidDel="00000000" w:rsidP="00000000" w:rsidRDefault="00000000" w:rsidRPr="00000000" w14:paraId="00000043">
            <w:pPr>
              <w:pageBreakBefore w:val="0"/>
              <w:jc w:val="both"/>
              <w:rPr>
                <w:sz w:val="20"/>
                <w:szCs w:val="20"/>
              </w:rPr>
            </w:pPr>
            <w:r w:rsidDel="00000000" w:rsidR="00000000" w:rsidRPr="00000000">
              <w:rPr>
                <w:sz w:val="20"/>
                <w:szCs w:val="20"/>
                <w:rtl w:val="0"/>
              </w:rPr>
              <w:t xml:space="preserve">Energy Drilling and Mining</w:t>
            </w:r>
          </w:p>
        </w:tc>
        <w:tc>
          <w:tcPr/>
          <w:p w:rsidR="00000000" w:rsidDel="00000000" w:rsidP="00000000" w:rsidRDefault="00000000" w:rsidRPr="00000000" w14:paraId="00000044">
            <w:pPr>
              <w:pageBreakBefore w:val="0"/>
              <w:jc w:val="both"/>
              <w:rPr>
                <w:sz w:val="20"/>
                <w:szCs w:val="20"/>
              </w:rPr>
            </w:pPr>
            <w:r w:rsidDel="00000000" w:rsidR="00000000" w:rsidRPr="00000000">
              <w:rPr>
                <w:sz w:val="20"/>
                <w:szCs w:val="20"/>
                <w:rtl w:val="0"/>
              </w:rPr>
              <w:t xml:space="preserve">Mining industry for energy, minerals, stone materials, etc.</w:t>
            </w:r>
          </w:p>
        </w:tc>
      </w:tr>
      <w:tr>
        <w:trPr>
          <w:cantSplit w:val="0"/>
          <w:tblHeader w:val="0"/>
        </w:trPr>
        <w:tc>
          <w:tcPr/>
          <w:p w:rsidR="00000000" w:rsidDel="00000000" w:rsidP="00000000" w:rsidRDefault="00000000" w:rsidRPr="00000000" w14:paraId="00000045">
            <w:pPr>
              <w:pageBreakBefore w:val="0"/>
              <w:jc w:val="both"/>
              <w:rPr>
                <w:sz w:val="20"/>
                <w:szCs w:val="20"/>
              </w:rPr>
            </w:pPr>
            <w:r w:rsidDel="00000000" w:rsidR="00000000" w:rsidRPr="00000000">
              <w:rPr>
                <w:sz w:val="20"/>
                <w:szCs w:val="20"/>
                <w:rtl w:val="0"/>
              </w:rPr>
              <w:t xml:space="preserve">Daily Instruments</w:t>
            </w:r>
          </w:p>
        </w:tc>
        <w:tc>
          <w:tcPr/>
          <w:p w:rsidR="00000000" w:rsidDel="00000000" w:rsidP="00000000" w:rsidRDefault="00000000" w:rsidRPr="00000000" w14:paraId="00000046">
            <w:pPr>
              <w:pageBreakBefore w:val="0"/>
              <w:jc w:val="both"/>
              <w:rPr>
                <w:sz w:val="20"/>
                <w:szCs w:val="20"/>
              </w:rPr>
            </w:pPr>
            <w:r w:rsidDel="00000000" w:rsidR="00000000" w:rsidRPr="00000000">
              <w:rPr>
                <w:sz w:val="20"/>
                <w:szCs w:val="20"/>
                <w:rtl w:val="0"/>
              </w:rPr>
              <w:t xml:space="preserve">Basic daily instruments such as sport requisites, timing and measuring tools</w:t>
            </w:r>
          </w:p>
        </w:tc>
      </w:tr>
      <w:tr>
        <w:trPr>
          <w:cantSplit w:val="0"/>
          <w:tblHeader w:val="0"/>
        </w:trPr>
        <w:tc>
          <w:tcPr/>
          <w:p w:rsidR="00000000" w:rsidDel="00000000" w:rsidP="00000000" w:rsidRDefault="00000000" w:rsidRPr="00000000" w14:paraId="00000047">
            <w:pPr>
              <w:pageBreakBefore w:val="0"/>
              <w:jc w:val="both"/>
              <w:rPr>
                <w:sz w:val="20"/>
                <w:szCs w:val="20"/>
              </w:rPr>
            </w:pPr>
            <w:r w:rsidDel="00000000" w:rsidR="00000000" w:rsidRPr="00000000">
              <w:rPr>
                <w:sz w:val="20"/>
                <w:szCs w:val="20"/>
                <w:rtl w:val="0"/>
              </w:rPr>
              <w:t xml:space="preserve">Raw Manufacturing</w:t>
            </w:r>
          </w:p>
        </w:tc>
        <w:tc>
          <w:tcPr/>
          <w:p w:rsidR="00000000" w:rsidDel="00000000" w:rsidP="00000000" w:rsidRDefault="00000000" w:rsidRPr="00000000" w14:paraId="00000048">
            <w:pPr>
              <w:pageBreakBefore w:val="0"/>
              <w:jc w:val="both"/>
              <w:rPr>
                <w:sz w:val="20"/>
                <w:szCs w:val="20"/>
              </w:rPr>
            </w:pPr>
            <w:r w:rsidDel="00000000" w:rsidR="00000000" w:rsidRPr="00000000">
              <w:rPr>
                <w:sz w:val="20"/>
                <w:szCs w:val="20"/>
                <w:rtl w:val="0"/>
              </w:rPr>
              <w:t xml:space="preserve">Basic products made from plastic, rubber, leather, etc.</w:t>
            </w:r>
          </w:p>
        </w:tc>
      </w:tr>
      <w:tr>
        <w:trPr>
          <w:cantSplit w:val="0"/>
          <w:tblHeader w:val="0"/>
        </w:trPr>
        <w:tc>
          <w:tcPr/>
          <w:p w:rsidR="00000000" w:rsidDel="00000000" w:rsidP="00000000" w:rsidRDefault="00000000" w:rsidRPr="00000000" w14:paraId="00000049">
            <w:pPr>
              <w:pageBreakBefore w:val="0"/>
              <w:jc w:val="both"/>
              <w:rPr>
                <w:sz w:val="20"/>
                <w:szCs w:val="20"/>
              </w:rPr>
            </w:pPr>
            <w:r w:rsidDel="00000000" w:rsidR="00000000" w:rsidRPr="00000000">
              <w:rPr>
                <w:sz w:val="20"/>
                <w:szCs w:val="20"/>
                <w:rtl w:val="0"/>
              </w:rPr>
              <w:t xml:space="preserve">Chemical Manufacturing</w:t>
            </w:r>
          </w:p>
        </w:tc>
        <w:tc>
          <w:tcPr/>
          <w:p w:rsidR="00000000" w:rsidDel="00000000" w:rsidP="00000000" w:rsidRDefault="00000000" w:rsidRPr="00000000" w14:paraId="0000004A">
            <w:pPr>
              <w:pageBreakBefore w:val="0"/>
              <w:jc w:val="both"/>
              <w:rPr>
                <w:sz w:val="20"/>
                <w:szCs w:val="20"/>
              </w:rPr>
            </w:pPr>
            <w:r w:rsidDel="00000000" w:rsidR="00000000" w:rsidRPr="00000000">
              <w:rPr>
                <w:sz w:val="20"/>
                <w:szCs w:val="20"/>
                <w:rtl w:val="0"/>
              </w:rPr>
              <w:t xml:space="preserve">Advanced chemical products and pharmaceutical products</w:t>
            </w:r>
          </w:p>
        </w:tc>
      </w:tr>
      <w:tr>
        <w:trPr>
          <w:cantSplit w:val="0"/>
          <w:tblHeader w:val="0"/>
        </w:trPr>
        <w:tc>
          <w:tcPr/>
          <w:p w:rsidR="00000000" w:rsidDel="00000000" w:rsidP="00000000" w:rsidRDefault="00000000" w:rsidRPr="00000000" w14:paraId="0000004B">
            <w:pPr>
              <w:pageBreakBefore w:val="0"/>
              <w:jc w:val="both"/>
              <w:rPr>
                <w:sz w:val="20"/>
                <w:szCs w:val="20"/>
              </w:rPr>
            </w:pPr>
            <w:r w:rsidDel="00000000" w:rsidR="00000000" w:rsidRPr="00000000">
              <w:rPr>
                <w:sz w:val="20"/>
                <w:szCs w:val="20"/>
                <w:rtl w:val="0"/>
              </w:rPr>
              <w:t xml:space="preserve">Chemicals</w:t>
            </w:r>
          </w:p>
        </w:tc>
        <w:tc>
          <w:tcPr/>
          <w:p w:rsidR="00000000" w:rsidDel="00000000" w:rsidP="00000000" w:rsidRDefault="00000000" w:rsidRPr="00000000" w14:paraId="0000004C">
            <w:pPr>
              <w:pageBreakBefore w:val="0"/>
              <w:jc w:val="both"/>
              <w:rPr>
                <w:sz w:val="20"/>
                <w:szCs w:val="20"/>
              </w:rPr>
            </w:pPr>
            <w:r w:rsidDel="00000000" w:rsidR="00000000" w:rsidRPr="00000000">
              <w:rPr>
                <w:sz w:val="20"/>
                <w:szCs w:val="20"/>
                <w:rtl w:val="0"/>
              </w:rPr>
              <w:t xml:space="preserve">Raw chemical materials and by-products</w:t>
            </w:r>
          </w:p>
        </w:tc>
      </w:tr>
      <w:tr>
        <w:trPr>
          <w:cantSplit w:val="0"/>
          <w:tblHeader w:val="0"/>
        </w:trPr>
        <w:tc>
          <w:tcPr/>
          <w:p w:rsidR="00000000" w:rsidDel="00000000" w:rsidP="00000000" w:rsidRDefault="00000000" w:rsidRPr="00000000" w14:paraId="0000004D">
            <w:pPr>
              <w:pageBreakBefore w:val="0"/>
              <w:tabs>
                <w:tab w:val="left" w:leader="none" w:pos="1718"/>
              </w:tabs>
              <w:jc w:val="both"/>
              <w:rPr>
                <w:sz w:val="20"/>
                <w:szCs w:val="20"/>
              </w:rPr>
            </w:pPr>
            <w:r w:rsidDel="00000000" w:rsidR="00000000" w:rsidRPr="00000000">
              <w:rPr>
                <w:sz w:val="20"/>
                <w:szCs w:val="20"/>
                <w:rtl w:val="0"/>
              </w:rPr>
              <w:t xml:space="preserve">Machinery and Construction</w:t>
            </w:r>
          </w:p>
        </w:tc>
        <w:tc>
          <w:tcPr/>
          <w:p w:rsidR="00000000" w:rsidDel="00000000" w:rsidP="00000000" w:rsidRDefault="00000000" w:rsidRPr="00000000" w14:paraId="0000004E">
            <w:pPr>
              <w:pageBreakBefore w:val="0"/>
              <w:jc w:val="both"/>
              <w:rPr>
                <w:sz w:val="20"/>
                <w:szCs w:val="20"/>
              </w:rPr>
            </w:pPr>
            <w:r w:rsidDel="00000000" w:rsidR="00000000" w:rsidRPr="00000000">
              <w:rPr>
                <w:sz w:val="20"/>
                <w:szCs w:val="20"/>
                <w:rtl w:val="0"/>
              </w:rPr>
              <w:t xml:space="preserve">Machinery and mechanical appliances, including electrical equipment</w:t>
            </w:r>
          </w:p>
        </w:tc>
      </w:tr>
      <w:tr>
        <w:trPr>
          <w:cantSplit w:val="0"/>
          <w:tblHeader w:val="0"/>
        </w:trPr>
        <w:tc>
          <w:tcPr/>
          <w:p w:rsidR="00000000" w:rsidDel="00000000" w:rsidP="00000000" w:rsidRDefault="00000000" w:rsidRPr="00000000" w14:paraId="0000004F">
            <w:pPr>
              <w:pageBreakBefore w:val="0"/>
              <w:jc w:val="both"/>
              <w:rPr>
                <w:sz w:val="20"/>
                <w:szCs w:val="20"/>
              </w:rPr>
            </w:pPr>
            <w:r w:rsidDel="00000000" w:rsidR="00000000" w:rsidRPr="00000000">
              <w:rPr>
                <w:sz w:val="20"/>
                <w:szCs w:val="20"/>
                <w:rtl w:val="0"/>
              </w:rPr>
              <w:t xml:space="preserve">Transportation</w:t>
            </w:r>
          </w:p>
        </w:tc>
        <w:tc>
          <w:tcPr/>
          <w:p w:rsidR="00000000" w:rsidDel="00000000" w:rsidP="00000000" w:rsidRDefault="00000000" w:rsidRPr="00000000" w14:paraId="00000050">
            <w:pPr>
              <w:pageBreakBefore w:val="0"/>
              <w:jc w:val="both"/>
              <w:rPr>
                <w:sz w:val="20"/>
                <w:szCs w:val="20"/>
              </w:rPr>
            </w:pPr>
            <w:r w:rsidDel="00000000" w:rsidR="00000000" w:rsidRPr="00000000">
              <w:rPr>
                <w:sz w:val="20"/>
                <w:szCs w:val="20"/>
                <w:rtl w:val="0"/>
              </w:rPr>
              <w:t xml:space="preserve">Vehicles and locomotives including aircraft, ship, railway, etc.</w:t>
            </w:r>
          </w:p>
        </w:tc>
      </w:tr>
      <w:tr>
        <w:trPr>
          <w:cantSplit w:val="0"/>
          <w:tblHeader w:val="0"/>
        </w:trPr>
        <w:tc>
          <w:tcPr/>
          <w:p w:rsidR="00000000" w:rsidDel="00000000" w:rsidP="00000000" w:rsidRDefault="00000000" w:rsidRPr="00000000" w14:paraId="00000051">
            <w:pPr>
              <w:pageBreakBefore w:val="0"/>
              <w:jc w:val="both"/>
              <w:rPr>
                <w:sz w:val="20"/>
                <w:szCs w:val="20"/>
              </w:rPr>
            </w:pPr>
            <w:r w:rsidDel="00000000" w:rsidR="00000000" w:rsidRPr="00000000">
              <w:rPr>
                <w:sz w:val="20"/>
                <w:szCs w:val="20"/>
                <w:rtl w:val="0"/>
              </w:rPr>
              <w:t xml:space="preserve">Weapons</w:t>
            </w:r>
          </w:p>
        </w:tc>
        <w:tc>
          <w:tcPr/>
          <w:p w:rsidR="00000000" w:rsidDel="00000000" w:rsidP="00000000" w:rsidRDefault="00000000" w:rsidRPr="00000000" w14:paraId="00000052">
            <w:pPr>
              <w:pageBreakBefore w:val="0"/>
              <w:jc w:val="both"/>
              <w:rPr>
                <w:sz w:val="20"/>
                <w:szCs w:val="20"/>
              </w:rPr>
            </w:pPr>
            <w:r w:rsidDel="00000000" w:rsidR="00000000" w:rsidRPr="00000000">
              <w:rPr>
                <w:sz w:val="20"/>
                <w:szCs w:val="20"/>
                <w:rtl w:val="0"/>
              </w:rPr>
              <w:t xml:space="preserve">Explosives, arms and ammunition</w:t>
            </w:r>
          </w:p>
        </w:tc>
      </w:tr>
      <w:tr>
        <w:trPr>
          <w:cantSplit w:val="0"/>
          <w:tblHeader w:val="0"/>
        </w:trPr>
        <w:tc>
          <w:tcPr/>
          <w:p w:rsidR="00000000" w:rsidDel="00000000" w:rsidP="00000000" w:rsidRDefault="00000000" w:rsidRPr="00000000" w14:paraId="00000053">
            <w:pPr>
              <w:pageBreakBefore w:val="0"/>
              <w:jc w:val="both"/>
              <w:rPr>
                <w:sz w:val="20"/>
                <w:szCs w:val="20"/>
              </w:rPr>
            </w:pPr>
            <w:r w:rsidDel="00000000" w:rsidR="00000000" w:rsidRPr="00000000">
              <w:rPr>
                <w:sz w:val="20"/>
                <w:szCs w:val="20"/>
                <w:rtl w:val="0"/>
              </w:rPr>
              <w:t xml:space="preserve">Services and Utilities</w:t>
            </w:r>
          </w:p>
        </w:tc>
        <w:tc>
          <w:tcPr/>
          <w:p w:rsidR="00000000" w:rsidDel="00000000" w:rsidP="00000000" w:rsidRDefault="00000000" w:rsidRPr="00000000" w14:paraId="00000054">
            <w:pPr>
              <w:pageBreakBefore w:val="0"/>
              <w:jc w:val="both"/>
              <w:rPr>
                <w:sz w:val="20"/>
                <w:szCs w:val="20"/>
              </w:rPr>
            </w:pPr>
            <w:r w:rsidDel="00000000" w:rsidR="00000000" w:rsidRPr="00000000">
              <w:rPr>
                <w:sz w:val="20"/>
                <w:szCs w:val="20"/>
                <w:rtl w:val="0"/>
              </w:rPr>
              <w:t xml:space="preserve">Financial, business, legal, communication, travel Services and Utilities, etc.</w:t>
            </w:r>
          </w:p>
        </w:tc>
      </w:tr>
      <w:tr>
        <w:trPr>
          <w:cantSplit w:val="0"/>
          <w:trHeight w:val="199" w:hRule="atLeast"/>
          <w:tblHeader w:val="0"/>
        </w:trPr>
        <w:tc>
          <w:tcPr/>
          <w:p w:rsidR="00000000" w:rsidDel="00000000" w:rsidP="00000000" w:rsidRDefault="00000000" w:rsidRPr="00000000" w14:paraId="00000055">
            <w:pPr>
              <w:pageBreakBefore w:val="0"/>
              <w:jc w:val="both"/>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56">
            <w:pPr>
              <w:pageBreakBefore w:val="0"/>
              <w:jc w:val="both"/>
              <w:rPr>
                <w:sz w:val="20"/>
                <w:szCs w:val="20"/>
              </w:rPr>
            </w:pPr>
            <w:r w:rsidDel="00000000" w:rsidR="00000000" w:rsidRPr="00000000">
              <w:rPr>
                <w:sz w:val="20"/>
                <w:szCs w:val="20"/>
                <w:rtl w:val="0"/>
              </w:rPr>
              <w:t xml:space="preserve">Agglomeration of advanced products with highest PCIs</w:t>
            </w:r>
          </w:p>
        </w:tc>
      </w:tr>
    </w:tbl>
    <w:p w:rsidR="00000000" w:rsidDel="00000000" w:rsidP="00000000" w:rsidRDefault="00000000" w:rsidRPr="00000000" w14:paraId="00000057">
      <w:pPr>
        <w:pageBreakBefore w:val="0"/>
        <w:jc w:val="both"/>
        <w:rPr/>
      </w:pPr>
      <w:r w:rsidDel="00000000" w:rsidR="00000000" w:rsidRPr="00000000">
        <w:rPr>
          <w:rtl w:val="0"/>
        </w:rPr>
      </w:r>
    </w:p>
    <w:p w:rsidR="00000000" w:rsidDel="00000000" w:rsidP="00000000" w:rsidRDefault="00000000" w:rsidRPr="00000000" w14:paraId="00000058">
      <w:pPr>
        <w:pageBreakBefore w:val="0"/>
        <w:jc w:val="center"/>
        <w:rPr/>
      </w:pPr>
      <w:r w:rsidDel="00000000" w:rsidR="00000000" w:rsidRPr="00000000">
        <w:rPr>
          <w:rtl w:val="0"/>
        </w:rPr>
        <w:t xml:space="preserve">Table 1: Categorization of Products</w:t>
      </w:r>
    </w:p>
    <w:p w:rsidR="00000000" w:rsidDel="00000000" w:rsidP="00000000" w:rsidRDefault="00000000" w:rsidRPr="00000000" w14:paraId="00000059">
      <w:pPr>
        <w:pageBreakBefore w:val="0"/>
        <w:jc w:val="both"/>
        <w:rPr/>
      </w:pPr>
      <w:r w:rsidDel="00000000" w:rsidR="00000000" w:rsidRPr="00000000">
        <w:rPr>
          <w:rtl w:val="0"/>
        </w:rPr>
      </w:r>
    </w:p>
    <w:p w:rsidR="00000000" w:rsidDel="00000000" w:rsidP="00000000" w:rsidRDefault="00000000" w:rsidRPr="00000000" w14:paraId="0000005A">
      <w:pPr>
        <w:pageBreakBefore w:val="0"/>
        <w:jc w:val="both"/>
        <w:rPr/>
      </w:pPr>
      <w:r w:rsidDel="00000000" w:rsidR="00000000" w:rsidRPr="00000000">
        <w:rPr>
          <w:rtl w:val="0"/>
        </w:rPr>
        <w:t xml:space="preserve">We further observe a positive correlation between the GDP and the export of High-complexity Products. A higher adjusted R-square exists between GDP and High-complexity Products exports, indicating that more successful economi</w:t>
      </w:r>
      <w:ins w:author="Ryo Shibata" w:id="9" w:date="2023-04-22T05:19:07Z">
        <w:r w:rsidDel="00000000" w:rsidR="00000000" w:rsidRPr="00000000">
          <w:rPr>
            <w:rtl w:val="0"/>
          </w:rPr>
          <w:t xml:space="preserve">e</w:t>
        </w:r>
      </w:ins>
      <w:del w:author="Ryo Shibata" w:id="9" w:date="2023-04-22T05:19:07Z">
        <w:r w:rsidDel="00000000" w:rsidR="00000000" w:rsidRPr="00000000">
          <w:rPr>
            <w:rtl w:val="0"/>
          </w:rPr>
          <w:delText xml:space="preserve">c</w:delText>
        </w:r>
      </w:del>
      <w:r w:rsidDel="00000000" w:rsidR="00000000" w:rsidRPr="00000000">
        <w:rPr>
          <w:rtl w:val="0"/>
        </w:rPr>
        <w:t xml:space="preserve">s, as measured by GDP, tend to be those that are capable of producing and exporting High-complexity Products as we define them. </w:t>
      </w:r>
      <w:del w:author="Ryo Shibata" w:id="10" w:date="2023-04-22T05:19:11Z">
        <w:r w:rsidDel="00000000" w:rsidR="00000000" w:rsidRPr="00000000">
          <w:rPr>
            <w:rtl w:val="0"/>
          </w:rPr>
          <w:delText xml:space="preserve">The </w:delText>
        </w:r>
      </w:del>
      <w:r w:rsidDel="00000000" w:rsidR="00000000" w:rsidRPr="00000000">
        <w:rPr>
          <w:rtl w:val="0"/>
        </w:rPr>
        <w:t xml:space="preserve">Figure</w:t>
      </w:r>
      <w:ins w:author="Ryo Shibata" w:id="11" w:date="2023-04-22T05:19:13Z">
        <w:r w:rsidDel="00000000" w:rsidR="00000000" w:rsidRPr="00000000">
          <w:rPr>
            <w:rtl w:val="0"/>
          </w:rPr>
          <w:t xml:space="preserve">s</w:t>
        </w:r>
      </w:ins>
      <w:r w:rsidDel="00000000" w:rsidR="00000000" w:rsidRPr="00000000">
        <w:rPr>
          <w:rtl w:val="0"/>
        </w:rPr>
        <w:t xml:space="preserve"> 3 and 4 show the OLS results in a universe of 107 and 21 typical countries</w:t>
      </w:r>
      <w:ins w:author="Ryo Shibata" w:id="12" w:date="2023-04-22T05:19:15Z">
        <w:r w:rsidDel="00000000" w:rsidR="00000000" w:rsidRPr="00000000">
          <w:rPr>
            <w:rtl w:val="0"/>
          </w:rPr>
          <w:t xml:space="preserve">,</w:t>
        </w:r>
      </w:ins>
      <w:r w:rsidDel="00000000" w:rsidR="00000000" w:rsidRPr="00000000">
        <w:rPr>
          <w:rtl w:val="0"/>
        </w:rPr>
        <w:t xml:space="preserve"> respectively.</w:t>
      </w:r>
    </w:p>
    <w:p w:rsidR="00000000" w:rsidDel="00000000" w:rsidP="00000000" w:rsidRDefault="00000000" w:rsidRPr="00000000" w14:paraId="0000005B">
      <w:pPr>
        <w:pageBreakBefore w:val="0"/>
        <w:jc w:val="both"/>
        <w:rPr/>
      </w:pPr>
      <w:r w:rsidDel="00000000" w:rsidR="00000000" w:rsidRPr="00000000">
        <w:rPr>
          <w:rtl w:val="0"/>
        </w:rPr>
      </w:r>
    </w:p>
    <w:p w:rsidR="00000000" w:rsidDel="00000000" w:rsidP="00000000" w:rsidRDefault="00000000" w:rsidRPr="00000000" w14:paraId="0000005C">
      <w:pPr>
        <w:pageBreakBefore w:val="0"/>
        <w:jc w:val="center"/>
        <w:rPr/>
      </w:pPr>
      <w:r w:rsidDel="00000000" w:rsidR="00000000" w:rsidRPr="00000000">
        <w:rPr>
          <w:rtl w:val="0"/>
        </w:rPr>
      </w:r>
    </w:p>
    <w:tbl>
      <w:tblPr>
        <w:tblStyle w:val="Table2"/>
        <w:tblW w:w="9375.0" w:type="dxa"/>
        <w:jc w:val="left"/>
        <w:tblInd w:w="-363.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650"/>
        <w:gridCol w:w="2565"/>
        <w:gridCol w:w="2550"/>
        <w:gridCol w:w="2610"/>
        <w:tblGridChange w:id="0">
          <w:tblGrid>
            <w:gridCol w:w="1650"/>
            <w:gridCol w:w="2565"/>
            <w:gridCol w:w="2550"/>
            <w:gridCol w:w="2610"/>
          </w:tblGrid>
        </w:tblGridChange>
      </w:tblGrid>
      <w:tr>
        <w:trPr>
          <w:cantSplit w:val="0"/>
          <w:trHeight w:val="240" w:hRule="atLeast"/>
          <w:tblHeader w:val="0"/>
        </w:trPr>
        <w:tc>
          <w:tcPr/>
          <w:p w:rsidR="00000000" w:rsidDel="00000000" w:rsidP="00000000" w:rsidRDefault="00000000" w:rsidRPr="00000000" w14:paraId="0000005D">
            <w:pPr>
              <w:pageBreakBefore w:val="0"/>
              <w:jc w:val="center"/>
              <w:rPr/>
            </w:pPr>
            <w:r w:rsidDel="00000000" w:rsidR="00000000" w:rsidRPr="00000000">
              <w:rPr>
                <w:rtl w:val="0"/>
              </w:rPr>
            </w:r>
          </w:p>
        </w:tc>
        <w:tc>
          <w:tcPr/>
          <w:p w:rsidR="00000000" w:rsidDel="00000000" w:rsidP="00000000" w:rsidRDefault="00000000" w:rsidRPr="00000000" w14:paraId="0000005E">
            <w:pPr>
              <w:pageBreakBefore w:val="0"/>
              <w:jc w:val="center"/>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5F">
            <w:pPr>
              <w:pageBreakBefore w:val="0"/>
              <w:jc w:val="center"/>
              <w:rPr>
                <w:sz w:val="20"/>
                <w:szCs w:val="20"/>
              </w:rPr>
            </w:pPr>
            <w:r w:rsidDel="00000000" w:rsidR="00000000" w:rsidRPr="00000000">
              <w:rPr>
                <w:sz w:val="20"/>
                <w:szCs w:val="20"/>
                <w:rtl w:val="0"/>
              </w:rPr>
              <w:t xml:space="preserve">Food and</w:t>
            </w:r>
            <w:r w:rsidDel="00000000" w:rsidR="00000000" w:rsidRPr="00000000">
              <w:rPr>
                <w:sz w:val="20"/>
                <w:szCs w:val="20"/>
                <w:rtl w:val="0"/>
              </w:rPr>
              <w:t xml:space="preserve"> Preparations</w:t>
            </w:r>
          </w:p>
        </w:tc>
        <w:tc>
          <w:tcPr/>
          <w:p w:rsidR="00000000" w:rsidDel="00000000" w:rsidP="00000000" w:rsidRDefault="00000000" w:rsidRPr="00000000" w14:paraId="00000060">
            <w:pPr>
              <w:pageBreakBefore w:val="0"/>
              <w:jc w:val="center"/>
              <w:rPr>
                <w:sz w:val="20"/>
                <w:szCs w:val="20"/>
              </w:rPr>
            </w:pPr>
            <w:r w:rsidDel="00000000" w:rsidR="00000000" w:rsidRPr="00000000">
              <w:rPr>
                <w:sz w:val="20"/>
                <w:szCs w:val="20"/>
                <w:rtl w:val="0"/>
              </w:rPr>
              <w:t xml:space="preserve">Animals and</w:t>
            </w:r>
            <w:r w:rsidDel="00000000" w:rsidR="00000000" w:rsidRPr="00000000">
              <w:rPr>
                <w:sz w:val="20"/>
                <w:szCs w:val="20"/>
                <w:rtl w:val="0"/>
              </w:rPr>
              <w:t xml:space="preserve"> By-products</w:t>
            </w:r>
          </w:p>
        </w:tc>
      </w:tr>
      <w:tr>
        <w:trPr>
          <w:cantSplit w:val="0"/>
          <w:trHeight w:val="270" w:hRule="atLeast"/>
          <w:tblHeader w:val="0"/>
        </w:trPr>
        <w:tc>
          <w:tcPr/>
          <w:p w:rsidR="00000000" w:rsidDel="00000000" w:rsidP="00000000" w:rsidRDefault="00000000" w:rsidRPr="00000000" w14:paraId="00000061">
            <w:pPr>
              <w:pageBreakBefore w:val="0"/>
              <w:jc w:val="center"/>
              <w:rPr>
                <w:b w:val="0"/>
                <w:bCs w:val="0"/>
                <w:sz w:val="20"/>
                <w:szCs w:val="20"/>
              </w:rPr>
            </w:pPr>
            <w:r w:rsidDel="00000000" w:rsidR="00000000" w:rsidRPr="00000000">
              <w:rPr>
                <w:b w:val="0"/>
                <w:bCs w:val="0"/>
                <w:sz w:val="20"/>
                <w:szCs w:val="20"/>
                <w:rtl w:val="0"/>
              </w:rPr>
              <w:t xml:space="preserve">Adj.R-squared</w:t>
            </w:r>
          </w:p>
        </w:tc>
        <w:tc>
          <w:tcPr>
            <w:vAlign w:val="bottom"/>
          </w:tcPr>
          <w:p w:rsidR="00000000" w:rsidDel="00000000" w:rsidP="00000000" w:rsidRDefault="00000000" w:rsidRPr="00000000" w14:paraId="00000062">
            <w:pPr>
              <w:pageBreakBefore w:val="0"/>
              <w:jc w:val="center"/>
              <w:rPr/>
            </w:pPr>
            <w:r w:rsidDel="00000000" w:rsidR="00000000" w:rsidRPr="00000000">
              <w:rPr>
                <w:rtl w:val="0"/>
              </w:rPr>
              <w:t xml:space="preserve">0.075</w:t>
            </w:r>
          </w:p>
        </w:tc>
        <w:tc>
          <w:tcPr>
            <w:vAlign w:val="bottom"/>
          </w:tcPr>
          <w:p w:rsidR="00000000" w:rsidDel="00000000" w:rsidP="00000000" w:rsidRDefault="00000000" w:rsidRPr="00000000" w14:paraId="00000063">
            <w:pPr>
              <w:pageBreakBefore w:val="0"/>
              <w:jc w:val="center"/>
              <w:rPr/>
            </w:pPr>
            <w:r w:rsidDel="00000000" w:rsidR="00000000" w:rsidRPr="00000000">
              <w:rPr>
                <w:rtl w:val="0"/>
              </w:rPr>
              <w:t xml:space="preserve">0.006</w:t>
            </w:r>
          </w:p>
        </w:tc>
        <w:tc>
          <w:tcPr>
            <w:vAlign w:val="bottom"/>
          </w:tcPr>
          <w:p w:rsidR="00000000" w:rsidDel="00000000" w:rsidP="00000000" w:rsidRDefault="00000000" w:rsidRPr="00000000" w14:paraId="00000064">
            <w:pPr>
              <w:pageBreakBefore w:val="0"/>
              <w:jc w:val="center"/>
              <w:rPr/>
            </w:pPr>
            <w:r w:rsidDel="00000000" w:rsidR="00000000" w:rsidRPr="00000000">
              <w:rPr>
                <w:rtl w:val="0"/>
              </w:rPr>
              <w:t xml:space="preserve">0.002</w:t>
            </w:r>
          </w:p>
        </w:tc>
      </w:tr>
      <w:tr>
        <w:trPr>
          <w:cantSplit w:val="0"/>
          <w:tblHeader w:val="0"/>
        </w:trPr>
        <w:tc>
          <w:tcPr/>
          <w:p w:rsidR="00000000" w:rsidDel="00000000" w:rsidP="00000000" w:rsidRDefault="00000000" w:rsidRPr="00000000" w14:paraId="00000065">
            <w:pPr>
              <w:pageBreakBefore w:val="0"/>
              <w:jc w:val="center"/>
              <w:rPr>
                <w:b w:val="0"/>
                <w:bCs w:val="0"/>
                <w:sz w:val="20"/>
                <w:szCs w:val="20"/>
              </w:rPr>
            </w:pPr>
            <w:r w:rsidDel="00000000" w:rsidR="00000000" w:rsidRPr="00000000">
              <w:rPr>
                <w:b w:val="0"/>
                <w:bCs w:val="0"/>
                <w:sz w:val="20"/>
                <w:szCs w:val="20"/>
                <w:highlight w:val="white"/>
                <w:rtl w:val="0"/>
              </w:rPr>
              <w:t xml:space="preserve">F-statistic</w:t>
            </w:r>
            <w:r w:rsidDel="00000000" w:rsidR="00000000" w:rsidRPr="00000000">
              <w:rPr>
                <w:rtl w:val="0"/>
              </w:rPr>
            </w:r>
          </w:p>
        </w:tc>
        <w:tc>
          <w:tcPr>
            <w:vAlign w:val="bottom"/>
          </w:tcPr>
          <w:p w:rsidR="00000000" w:rsidDel="00000000" w:rsidP="00000000" w:rsidRDefault="00000000" w:rsidRPr="00000000" w14:paraId="00000066">
            <w:pPr>
              <w:pageBreakBefore w:val="0"/>
              <w:jc w:val="center"/>
              <w:rPr>
                <w:highlight w:val="white"/>
              </w:rPr>
            </w:pPr>
            <w:r w:rsidDel="00000000" w:rsidR="00000000" w:rsidRPr="00000000">
              <w:rPr>
                <w:highlight w:val="white"/>
                <w:rtl w:val="0"/>
              </w:rPr>
              <w:t xml:space="preserve">9.556</w:t>
            </w:r>
          </w:p>
        </w:tc>
        <w:tc>
          <w:tcPr>
            <w:vAlign w:val="bottom"/>
          </w:tcPr>
          <w:p w:rsidR="00000000" w:rsidDel="00000000" w:rsidP="00000000" w:rsidRDefault="00000000" w:rsidRPr="00000000" w14:paraId="00000067">
            <w:pPr>
              <w:pageBreakBefore w:val="0"/>
              <w:jc w:val="center"/>
              <w:rPr>
                <w:highlight w:val="white"/>
              </w:rPr>
            </w:pPr>
            <w:r w:rsidDel="00000000" w:rsidR="00000000" w:rsidRPr="00000000">
              <w:rPr>
                <w:highlight w:val="white"/>
                <w:rtl w:val="0"/>
              </w:rPr>
              <w:t xml:space="preserve">1.638</w:t>
            </w:r>
          </w:p>
        </w:tc>
        <w:tc>
          <w:tcPr>
            <w:vAlign w:val="bottom"/>
          </w:tcPr>
          <w:p w:rsidR="00000000" w:rsidDel="00000000" w:rsidP="00000000" w:rsidRDefault="00000000" w:rsidRPr="00000000" w14:paraId="00000068">
            <w:pPr>
              <w:pageBreakBefore w:val="0"/>
              <w:jc w:val="center"/>
              <w:rPr/>
            </w:pPr>
            <w:r w:rsidDel="00000000" w:rsidR="00000000" w:rsidRPr="00000000">
              <w:rPr>
                <w:rtl w:val="0"/>
              </w:rPr>
              <w:t xml:space="preserve">1.175</w:t>
            </w:r>
          </w:p>
        </w:tc>
      </w:tr>
      <w:tr>
        <w:trPr>
          <w:cantSplit w:val="0"/>
          <w:tblHeader w:val="0"/>
        </w:trPr>
        <w:tc>
          <w:tcPr/>
          <w:p w:rsidR="00000000" w:rsidDel="00000000" w:rsidP="00000000" w:rsidRDefault="00000000" w:rsidRPr="00000000" w14:paraId="00000069">
            <w:pPr>
              <w:pageBreakBefore w:val="0"/>
              <w:jc w:val="center"/>
              <w:rPr>
                <w:b w:val="0"/>
                <w:bCs w:val="0"/>
                <w:sz w:val="20"/>
                <w:szCs w:val="20"/>
              </w:rPr>
            </w:pPr>
            <w:r w:rsidDel="00000000" w:rsidR="00000000" w:rsidRPr="00000000">
              <w:rPr>
                <w:b w:val="0"/>
                <w:bCs w:val="0"/>
                <w:sz w:val="20"/>
                <w:szCs w:val="20"/>
                <w:rtl w:val="0"/>
              </w:rPr>
              <w:t xml:space="preserve">No. Observations</w:t>
            </w:r>
          </w:p>
        </w:tc>
        <w:tc>
          <w:tcPr>
            <w:vAlign w:val="bottom"/>
          </w:tcPr>
          <w:p w:rsidR="00000000" w:rsidDel="00000000" w:rsidP="00000000" w:rsidRDefault="00000000" w:rsidRPr="00000000" w14:paraId="0000006A">
            <w:pPr>
              <w:pageBreakBefore w:val="0"/>
              <w:jc w:val="center"/>
              <w:rPr/>
            </w:pPr>
            <w:r w:rsidDel="00000000" w:rsidR="00000000" w:rsidRPr="00000000">
              <w:rPr>
                <w:rtl w:val="0"/>
              </w:rPr>
              <w:t xml:space="preserve">107</w:t>
            </w:r>
          </w:p>
        </w:tc>
        <w:tc>
          <w:tcPr>
            <w:vAlign w:val="bottom"/>
          </w:tcPr>
          <w:p w:rsidR="00000000" w:rsidDel="00000000" w:rsidP="00000000" w:rsidRDefault="00000000" w:rsidRPr="00000000" w14:paraId="0000006B">
            <w:pPr>
              <w:pageBreakBefore w:val="0"/>
              <w:jc w:val="center"/>
              <w:rPr/>
            </w:pPr>
            <w:r w:rsidDel="00000000" w:rsidR="00000000" w:rsidRPr="00000000">
              <w:rPr>
                <w:rtl w:val="0"/>
              </w:rPr>
              <w:t xml:space="preserve">107</w:t>
            </w:r>
          </w:p>
        </w:tc>
        <w:tc>
          <w:tcPr>
            <w:vAlign w:val="bottom"/>
          </w:tcPr>
          <w:p w:rsidR="00000000" w:rsidDel="00000000" w:rsidP="00000000" w:rsidRDefault="00000000" w:rsidRPr="00000000" w14:paraId="0000006C">
            <w:pPr>
              <w:pageBreakBefore w:val="0"/>
              <w:jc w:val="center"/>
              <w:rPr/>
            </w:pPr>
            <w:r w:rsidDel="00000000" w:rsidR="00000000" w:rsidRPr="00000000">
              <w:rPr>
                <w:rtl w:val="0"/>
              </w:rPr>
              <w:t xml:space="preserve">107</w:t>
            </w:r>
          </w:p>
        </w:tc>
      </w:tr>
    </w:tbl>
    <w:p w:rsidR="00000000" w:rsidDel="00000000" w:rsidP="00000000" w:rsidRDefault="00000000" w:rsidRPr="00000000" w14:paraId="0000006D">
      <w:pPr>
        <w:pageBreakBefore w:val="0"/>
        <w:jc w:val="center"/>
        <w:rPr/>
      </w:pPr>
      <w:r w:rsidDel="00000000" w:rsidR="00000000" w:rsidRPr="00000000">
        <w:rPr>
          <w:rtl w:val="0"/>
        </w:rPr>
      </w:r>
    </w:p>
    <w:p w:rsidR="00000000" w:rsidDel="00000000" w:rsidP="00000000" w:rsidRDefault="00000000" w:rsidRPr="00000000" w14:paraId="0000006E">
      <w:pPr>
        <w:pageBreakBefore w:val="0"/>
        <w:jc w:val="center"/>
        <w:rPr/>
      </w:pPr>
      <w:r w:rsidDel="00000000" w:rsidR="00000000" w:rsidRPr="00000000">
        <w:rPr>
          <w:rtl w:val="0"/>
        </w:rPr>
        <w:t xml:space="preserve">Figure 3: OLS Regression Results of GDP against Percentage Volume of Exports </w:t>
      </w:r>
    </w:p>
    <w:p w:rsidR="00000000" w:rsidDel="00000000" w:rsidP="00000000" w:rsidRDefault="00000000" w:rsidRPr="00000000" w14:paraId="0000006F">
      <w:pPr>
        <w:pageBreakBefore w:val="0"/>
        <w:jc w:val="both"/>
        <w:rPr/>
      </w:pPr>
      <w:r w:rsidDel="00000000" w:rsidR="00000000" w:rsidRPr="00000000">
        <w:rPr>
          <w:rtl w:val="0"/>
        </w:rPr>
      </w:r>
    </w:p>
    <w:p w:rsidR="00000000" w:rsidDel="00000000" w:rsidP="00000000" w:rsidRDefault="00000000" w:rsidRPr="00000000" w14:paraId="00000070">
      <w:pPr>
        <w:pageBreakBefore w:val="0"/>
        <w:jc w:val="center"/>
        <w:rPr/>
      </w:pPr>
      <w:r w:rsidDel="00000000" w:rsidR="00000000" w:rsidRPr="00000000">
        <w:rPr>
          <w:rtl w:val="0"/>
        </w:rPr>
      </w:r>
    </w:p>
    <w:tbl>
      <w:tblPr>
        <w:tblStyle w:val="Table3"/>
        <w:tblW w:w="9375.0" w:type="dxa"/>
        <w:jc w:val="left"/>
        <w:tblInd w:w="-363.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650"/>
        <w:gridCol w:w="2565"/>
        <w:gridCol w:w="2550"/>
        <w:gridCol w:w="2610"/>
        <w:tblGridChange w:id="0">
          <w:tblGrid>
            <w:gridCol w:w="1650"/>
            <w:gridCol w:w="2565"/>
            <w:gridCol w:w="2550"/>
            <w:gridCol w:w="2610"/>
          </w:tblGrid>
        </w:tblGridChange>
      </w:tblGrid>
      <w:tr>
        <w:trPr>
          <w:cantSplit w:val="0"/>
          <w:trHeight w:val="240" w:hRule="atLeast"/>
          <w:tblHeader w:val="0"/>
        </w:trPr>
        <w:tc>
          <w:tcPr/>
          <w:p w:rsidR="00000000" w:rsidDel="00000000" w:rsidP="00000000" w:rsidRDefault="00000000" w:rsidRPr="00000000" w14:paraId="00000071">
            <w:pPr>
              <w:pageBreakBefore w:val="0"/>
              <w:jc w:val="center"/>
              <w:rPr/>
            </w:pPr>
            <w:r w:rsidDel="00000000" w:rsidR="00000000" w:rsidRPr="00000000">
              <w:rPr>
                <w:rtl w:val="0"/>
              </w:rPr>
            </w:r>
          </w:p>
        </w:tc>
        <w:tc>
          <w:tcPr/>
          <w:p w:rsidR="00000000" w:rsidDel="00000000" w:rsidP="00000000" w:rsidRDefault="00000000" w:rsidRPr="00000000" w14:paraId="00000072">
            <w:pPr>
              <w:pageBreakBefore w:val="0"/>
              <w:jc w:val="center"/>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73">
            <w:pPr>
              <w:pageBreakBefore w:val="0"/>
              <w:jc w:val="center"/>
              <w:rPr>
                <w:sz w:val="20"/>
                <w:szCs w:val="20"/>
              </w:rPr>
            </w:pPr>
            <w:r w:rsidDel="00000000" w:rsidR="00000000" w:rsidRPr="00000000">
              <w:rPr>
                <w:sz w:val="20"/>
                <w:szCs w:val="20"/>
                <w:rtl w:val="0"/>
              </w:rPr>
              <w:t xml:space="preserve">Food and</w:t>
            </w:r>
            <w:r w:rsidDel="00000000" w:rsidR="00000000" w:rsidRPr="00000000">
              <w:rPr>
                <w:sz w:val="20"/>
                <w:szCs w:val="20"/>
                <w:rtl w:val="0"/>
              </w:rPr>
              <w:t xml:space="preserve"> Preparations</w:t>
            </w:r>
          </w:p>
        </w:tc>
        <w:tc>
          <w:tcPr/>
          <w:p w:rsidR="00000000" w:rsidDel="00000000" w:rsidP="00000000" w:rsidRDefault="00000000" w:rsidRPr="00000000" w14:paraId="00000074">
            <w:pPr>
              <w:pageBreakBefore w:val="0"/>
              <w:jc w:val="center"/>
              <w:rPr>
                <w:sz w:val="20"/>
                <w:szCs w:val="20"/>
              </w:rPr>
            </w:pPr>
            <w:r w:rsidDel="00000000" w:rsidR="00000000" w:rsidRPr="00000000">
              <w:rPr>
                <w:sz w:val="20"/>
                <w:szCs w:val="20"/>
                <w:rtl w:val="0"/>
              </w:rPr>
              <w:t xml:space="preserve">Animals and</w:t>
            </w:r>
            <w:r w:rsidDel="00000000" w:rsidR="00000000" w:rsidRPr="00000000">
              <w:rPr>
                <w:sz w:val="20"/>
                <w:szCs w:val="20"/>
                <w:rtl w:val="0"/>
              </w:rPr>
              <w:t xml:space="preserve"> By-products</w:t>
            </w:r>
          </w:p>
        </w:tc>
      </w:tr>
      <w:tr>
        <w:trPr>
          <w:cantSplit w:val="0"/>
          <w:trHeight w:val="270" w:hRule="atLeast"/>
          <w:tblHeader w:val="0"/>
        </w:trPr>
        <w:tc>
          <w:tcPr/>
          <w:p w:rsidR="00000000" w:rsidDel="00000000" w:rsidP="00000000" w:rsidRDefault="00000000" w:rsidRPr="00000000" w14:paraId="00000075">
            <w:pPr>
              <w:pageBreakBefore w:val="0"/>
              <w:jc w:val="center"/>
              <w:rPr>
                <w:b w:val="0"/>
                <w:bCs w:val="0"/>
                <w:sz w:val="20"/>
                <w:szCs w:val="20"/>
              </w:rPr>
            </w:pPr>
            <w:r w:rsidDel="00000000" w:rsidR="00000000" w:rsidRPr="00000000">
              <w:rPr>
                <w:b w:val="0"/>
                <w:bCs w:val="0"/>
                <w:sz w:val="20"/>
                <w:szCs w:val="20"/>
                <w:rtl w:val="0"/>
              </w:rPr>
              <w:t xml:space="preserve">Adj.R-squared</w:t>
            </w:r>
          </w:p>
        </w:tc>
        <w:tc>
          <w:tcPr>
            <w:vAlign w:val="bottom"/>
          </w:tcPr>
          <w:p w:rsidR="00000000" w:rsidDel="00000000" w:rsidP="00000000" w:rsidRDefault="00000000" w:rsidRPr="00000000" w14:paraId="00000076">
            <w:pPr>
              <w:pageBreakBefore w:val="0"/>
              <w:jc w:val="center"/>
              <w:rPr/>
            </w:pPr>
            <w:r w:rsidDel="00000000" w:rsidR="00000000" w:rsidRPr="00000000">
              <w:rPr>
                <w:rtl w:val="0"/>
              </w:rPr>
              <w:t xml:space="preserve">0.149</w:t>
            </w:r>
          </w:p>
        </w:tc>
        <w:tc>
          <w:tcPr>
            <w:vAlign w:val="bottom"/>
          </w:tcPr>
          <w:p w:rsidR="00000000" w:rsidDel="00000000" w:rsidP="00000000" w:rsidRDefault="00000000" w:rsidRPr="00000000" w14:paraId="00000077">
            <w:pPr>
              <w:pageBreakBefore w:val="0"/>
              <w:jc w:val="center"/>
              <w:rPr/>
            </w:pPr>
            <w:r w:rsidDel="00000000" w:rsidR="00000000" w:rsidRPr="00000000">
              <w:rPr>
                <w:rtl w:val="0"/>
              </w:rPr>
              <w:t xml:space="preserve">0.003</w:t>
            </w:r>
          </w:p>
        </w:tc>
        <w:tc>
          <w:tcPr>
            <w:vAlign w:val="bottom"/>
          </w:tcPr>
          <w:p w:rsidR="00000000" w:rsidDel="00000000" w:rsidP="00000000" w:rsidRDefault="00000000" w:rsidRPr="00000000" w14:paraId="00000078">
            <w:pPr>
              <w:pageBreakBefore w:val="0"/>
              <w:jc w:val="center"/>
              <w:rPr/>
            </w:pPr>
            <w:r w:rsidDel="00000000" w:rsidR="00000000" w:rsidRPr="00000000">
              <w:rPr>
                <w:rtl w:val="0"/>
              </w:rPr>
              <w:t xml:space="preserve">-0.012</w:t>
            </w:r>
          </w:p>
        </w:tc>
      </w:tr>
      <w:tr>
        <w:trPr>
          <w:cantSplit w:val="0"/>
          <w:tblHeader w:val="0"/>
        </w:trPr>
        <w:tc>
          <w:tcPr/>
          <w:p w:rsidR="00000000" w:rsidDel="00000000" w:rsidP="00000000" w:rsidRDefault="00000000" w:rsidRPr="00000000" w14:paraId="00000079">
            <w:pPr>
              <w:pageBreakBefore w:val="0"/>
              <w:jc w:val="center"/>
              <w:rPr>
                <w:b w:val="0"/>
                <w:bCs w:val="0"/>
                <w:sz w:val="20"/>
                <w:szCs w:val="20"/>
              </w:rPr>
            </w:pPr>
            <w:r w:rsidDel="00000000" w:rsidR="00000000" w:rsidRPr="00000000">
              <w:rPr>
                <w:b w:val="0"/>
                <w:bCs w:val="0"/>
                <w:sz w:val="20"/>
                <w:szCs w:val="20"/>
                <w:highlight w:val="white"/>
                <w:rtl w:val="0"/>
              </w:rPr>
              <w:t xml:space="preserve">F-statistic</w:t>
            </w:r>
            <w:r w:rsidDel="00000000" w:rsidR="00000000" w:rsidRPr="00000000">
              <w:rPr>
                <w:rtl w:val="0"/>
              </w:rPr>
            </w:r>
          </w:p>
        </w:tc>
        <w:tc>
          <w:tcPr>
            <w:vAlign w:val="bottom"/>
          </w:tcPr>
          <w:p w:rsidR="00000000" w:rsidDel="00000000" w:rsidP="00000000" w:rsidRDefault="00000000" w:rsidRPr="00000000" w14:paraId="0000007A">
            <w:pPr>
              <w:pageBreakBefore w:val="0"/>
              <w:jc w:val="center"/>
              <w:rPr>
                <w:highlight w:val="white"/>
              </w:rPr>
            </w:pPr>
            <w:r w:rsidDel="00000000" w:rsidR="00000000" w:rsidRPr="00000000">
              <w:rPr>
                <w:highlight w:val="white"/>
                <w:rtl w:val="0"/>
              </w:rPr>
              <w:t xml:space="preserve">4.510</w:t>
            </w:r>
          </w:p>
        </w:tc>
        <w:tc>
          <w:tcPr>
            <w:vAlign w:val="bottom"/>
          </w:tcPr>
          <w:p w:rsidR="00000000" w:rsidDel="00000000" w:rsidP="00000000" w:rsidRDefault="00000000" w:rsidRPr="00000000" w14:paraId="0000007B">
            <w:pPr>
              <w:pageBreakBefore w:val="0"/>
              <w:jc w:val="center"/>
              <w:rPr>
                <w:highlight w:val="white"/>
              </w:rPr>
            </w:pPr>
            <w:r w:rsidDel="00000000" w:rsidR="00000000" w:rsidRPr="00000000">
              <w:rPr>
                <w:highlight w:val="white"/>
                <w:rtl w:val="0"/>
              </w:rPr>
              <w:t xml:space="preserve">1.059</w:t>
            </w:r>
          </w:p>
        </w:tc>
        <w:tc>
          <w:tcPr>
            <w:vAlign w:val="bottom"/>
          </w:tcPr>
          <w:p w:rsidR="00000000" w:rsidDel="00000000" w:rsidP="00000000" w:rsidRDefault="00000000" w:rsidRPr="00000000" w14:paraId="0000007C">
            <w:pPr>
              <w:pageBreakBefore w:val="0"/>
              <w:jc w:val="center"/>
              <w:rPr/>
            </w:pPr>
            <w:r w:rsidDel="00000000" w:rsidR="00000000" w:rsidRPr="00000000">
              <w:rPr>
                <w:rtl w:val="0"/>
              </w:rPr>
              <w:t xml:space="preserve">0.7542</w:t>
            </w:r>
          </w:p>
        </w:tc>
      </w:tr>
      <w:tr>
        <w:trPr>
          <w:cantSplit w:val="0"/>
          <w:tblHeader w:val="0"/>
        </w:trPr>
        <w:tc>
          <w:tcPr/>
          <w:p w:rsidR="00000000" w:rsidDel="00000000" w:rsidP="00000000" w:rsidRDefault="00000000" w:rsidRPr="00000000" w14:paraId="0000007D">
            <w:pPr>
              <w:pageBreakBefore w:val="0"/>
              <w:jc w:val="center"/>
              <w:rPr>
                <w:b w:val="0"/>
                <w:bCs w:val="0"/>
                <w:sz w:val="20"/>
                <w:szCs w:val="20"/>
              </w:rPr>
            </w:pPr>
            <w:r w:rsidDel="00000000" w:rsidR="00000000" w:rsidRPr="00000000">
              <w:rPr>
                <w:b w:val="0"/>
                <w:bCs w:val="0"/>
                <w:sz w:val="20"/>
                <w:szCs w:val="20"/>
                <w:rtl w:val="0"/>
              </w:rPr>
              <w:t xml:space="preserve">No. Observations</w:t>
            </w:r>
          </w:p>
        </w:tc>
        <w:tc>
          <w:tcPr>
            <w:vAlign w:val="bottom"/>
          </w:tcPr>
          <w:p w:rsidR="00000000" w:rsidDel="00000000" w:rsidP="00000000" w:rsidRDefault="00000000" w:rsidRPr="00000000" w14:paraId="0000007E">
            <w:pPr>
              <w:pageBreakBefore w:val="0"/>
              <w:jc w:val="center"/>
              <w:rPr/>
            </w:pPr>
            <w:r w:rsidDel="00000000" w:rsidR="00000000" w:rsidRPr="00000000">
              <w:rPr>
                <w:rtl w:val="0"/>
              </w:rPr>
              <w:t xml:space="preserve">21</w:t>
            </w:r>
          </w:p>
        </w:tc>
        <w:tc>
          <w:tcPr>
            <w:vAlign w:val="bottom"/>
          </w:tcPr>
          <w:p w:rsidR="00000000" w:rsidDel="00000000" w:rsidP="00000000" w:rsidRDefault="00000000" w:rsidRPr="00000000" w14:paraId="0000007F">
            <w:pPr>
              <w:pageBreakBefore w:val="0"/>
              <w:jc w:val="center"/>
              <w:rPr/>
            </w:pPr>
            <w:r w:rsidDel="00000000" w:rsidR="00000000" w:rsidRPr="00000000">
              <w:rPr>
                <w:rtl w:val="0"/>
              </w:rPr>
              <w:t xml:space="preserve">21</w:t>
            </w:r>
          </w:p>
        </w:tc>
        <w:tc>
          <w:tcPr>
            <w:vAlign w:val="bottom"/>
          </w:tcPr>
          <w:p w:rsidR="00000000" w:rsidDel="00000000" w:rsidP="00000000" w:rsidRDefault="00000000" w:rsidRPr="00000000" w14:paraId="00000080">
            <w:pPr>
              <w:pageBreakBefore w:val="0"/>
              <w:jc w:val="center"/>
              <w:rPr/>
            </w:pPr>
            <w:r w:rsidDel="00000000" w:rsidR="00000000" w:rsidRPr="00000000">
              <w:rPr>
                <w:rtl w:val="0"/>
              </w:rPr>
              <w:t xml:space="preserve">21</w:t>
            </w:r>
          </w:p>
        </w:tc>
      </w:tr>
    </w:tbl>
    <w:p w:rsidR="00000000" w:rsidDel="00000000" w:rsidP="00000000" w:rsidRDefault="00000000" w:rsidRPr="00000000" w14:paraId="00000081">
      <w:pPr>
        <w:pageBreakBefore w:val="0"/>
        <w:jc w:val="center"/>
        <w:rPr/>
      </w:pPr>
      <w:r w:rsidDel="00000000" w:rsidR="00000000" w:rsidRPr="00000000">
        <w:rPr>
          <w:rtl w:val="0"/>
        </w:rPr>
      </w:r>
    </w:p>
    <w:p w:rsidR="00000000" w:rsidDel="00000000" w:rsidP="00000000" w:rsidRDefault="00000000" w:rsidRPr="00000000" w14:paraId="00000082">
      <w:pPr>
        <w:pageBreakBefore w:val="0"/>
        <w:jc w:val="center"/>
        <w:rPr/>
      </w:pPr>
      <w:r w:rsidDel="00000000" w:rsidR="00000000" w:rsidRPr="00000000">
        <w:rPr>
          <w:rtl w:val="0"/>
        </w:rPr>
        <w:t xml:space="preserve">Figure 4: OLS Regression Results of GDP against Volume of Percentage Exports</w:t>
      </w:r>
    </w:p>
    <w:p w:rsidR="00000000" w:rsidDel="00000000" w:rsidP="00000000" w:rsidRDefault="00000000" w:rsidRPr="00000000" w14:paraId="00000083">
      <w:pPr>
        <w:pageBreakBefore w:val="0"/>
        <w:jc w:val="center"/>
        <w:rPr>
          <w:sz w:val="20"/>
          <w:szCs w:val="20"/>
        </w:rPr>
      </w:pPr>
      <w:r w:rsidDel="00000000" w:rsidR="00000000" w:rsidRPr="00000000">
        <w:rPr>
          <w:rtl w:val="0"/>
        </w:rPr>
      </w:r>
    </w:p>
    <w:p w:rsidR="00000000" w:rsidDel="00000000" w:rsidP="00000000" w:rsidRDefault="00000000" w:rsidRPr="00000000" w14:paraId="00000084">
      <w:pPr>
        <w:pageBreakBefore w:val="0"/>
        <w:jc w:val="center"/>
        <w:rPr/>
      </w:pPr>
      <w:r w:rsidDel="00000000" w:rsidR="00000000" w:rsidRPr="00000000">
        <w:rPr>
          <w:rtl w:val="0"/>
        </w:rPr>
      </w:r>
    </w:p>
    <w:p w:rsidR="00000000" w:rsidDel="00000000" w:rsidP="00000000" w:rsidRDefault="00000000" w:rsidRPr="00000000" w14:paraId="00000085">
      <w:pPr>
        <w:pageBreakBefore w:val="0"/>
        <w:jc w:val="both"/>
        <w:rPr>
          <w:b w:val="1"/>
          <w:bCs w:val="1"/>
        </w:rPr>
      </w:pPr>
      <w:r w:rsidDel="00000000" w:rsidR="00000000" w:rsidRPr="00000000">
        <w:rPr>
          <w:rtl w:val="0"/>
        </w:rPr>
      </w:r>
    </w:p>
    <w:p w:rsidR="00000000" w:rsidDel="00000000" w:rsidP="00000000" w:rsidRDefault="00000000" w:rsidRPr="00000000" w14:paraId="00000086">
      <w:pPr>
        <w:pageBreakBefore w:val="0"/>
        <w:jc w:val="both"/>
        <w:rPr>
          <w:b w:val="1"/>
          <w:bCs w:val="1"/>
        </w:rPr>
      </w:pPr>
      <w:r w:rsidDel="00000000" w:rsidR="00000000" w:rsidRPr="00000000">
        <w:rPr>
          <w:b w:val="1"/>
          <w:bCs w:val="1"/>
          <w:rtl w:val="0"/>
        </w:rPr>
        <w:t xml:space="preserve">3.2 Realized Industry Development</w:t>
      </w:r>
    </w:p>
    <w:p w:rsidR="00000000" w:rsidDel="00000000" w:rsidP="00000000" w:rsidRDefault="00000000" w:rsidRPr="00000000" w14:paraId="00000087">
      <w:pPr>
        <w:pageBreakBefore w:val="0"/>
        <w:jc w:val="both"/>
        <w:rPr/>
      </w:pPr>
      <w:r w:rsidDel="00000000" w:rsidR="00000000" w:rsidRPr="00000000">
        <w:rPr>
          <w:rtl w:val="0"/>
        </w:rPr>
        <w:t xml:space="preserve">Based on the product categorization </w:t>
      </w:r>
      <w:ins w:author="Ryo Shibata" w:id="13" w:date="2023-04-22T05:24:00Z">
        <w:r w:rsidDel="00000000" w:rsidR="00000000" w:rsidRPr="00000000">
          <w:rPr>
            <w:rtl w:val="0"/>
          </w:rPr>
          <w:t xml:space="preserve">mentioned earlier</w:t>
        </w:r>
      </w:ins>
      <w:del w:author="Ryo Shibata" w:id="13" w:date="2023-04-22T05:24:00Z">
        <w:r w:rsidDel="00000000" w:rsidR="00000000" w:rsidRPr="00000000">
          <w:rPr>
            <w:rtl w:val="0"/>
          </w:rPr>
          <w:delText xml:space="preserve">aforementioned</w:delText>
        </w:r>
      </w:del>
      <w:r w:rsidDel="00000000" w:rsidR="00000000" w:rsidRPr="00000000">
        <w:rPr>
          <w:rtl w:val="0"/>
        </w:rPr>
        <w:t xml:space="preserve">, we aim to capture UAE’s realized industry production strategy between 2013 and 2018 on a complexity level. In Hausmann and Hidalgo (2009), distance is defined </w:t>
      </w:r>
      <w:ins w:author="Ryo Shibata" w:id="14" w:date="2023-04-22T05:24:51Z">
        <w:r w:rsidDel="00000000" w:rsidR="00000000" w:rsidRPr="00000000">
          <w:rPr>
            <w:rtl w:val="0"/>
          </w:rPr>
          <w:t xml:space="preserve">as</w:t>
        </w:r>
      </w:ins>
      <w:del w:author="Ryo Shibata" w:id="14" w:date="2023-04-22T05:24:51Z">
        <w:r w:rsidDel="00000000" w:rsidR="00000000" w:rsidRPr="00000000">
          <w:rPr>
            <w:rtl w:val="0"/>
          </w:rPr>
          <w:delText xml:space="preserve">to be</w:delText>
        </w:r>
      </w:del>
      <w:r w:rsidDel="00000000" w:rsidR="00000000" w:rsidRPr="00000000">
        <w:rPr>
          <w:rtl w:val="0"/>
        </w:rPr>
        <w:t xml:space="preserve"> a measure of how far a country is from a certain product not in its product space. We extend this concept to all product groups and quantify how technically equipped a country is to develop the corresponding product groups. In other words, the shorter the distance between a country and a product group, the more capable a country is in developing products within that group. Defining this net distance change as the Realized Industry Development (RID), our export data allow</w:t>
      </w:r>
      <w:ins w:author="Ryo Shibata" w:id="15" w:date="2023-04-22T05:25:02Z">
        <w:r w:rsidDel="00000000" w:rsidR="00000000" w:rsidRPr="00000000">
          <w:rPr>
            <w:rtl w:val="0"/>
          </w:rPr>
          <w:t xml:space="preserve">s</w:t>
        </w:r>
      </w:ins>
      <w:r w:rsidDel="00000000" w:rsidR="00000000" w:rsidRPr="00000000">
        <w:rPr>
          <w:rtl w:val="0"/>
        </w:rPr>
        <w:t xml:space="preserve"> us to calculate and compare RID of UAE and the 18 product groups in 2013 and 2018 through subtraction, where a positive RID indicates a shortening of the distance (i.e., advancement of the industry), and a negative RID indicates the reverse. As ranked in Table 2, during the period from 2013 to 2018, UAE has focused on products with a moderate level of complexity and those requiring intermediate skills. </w:t>
      </w:r>
    </w:p>
    <w:p w:rsidR="00000000" w:rsidDel="00000000" w:rsidP="00000000" w:rsidRDefault="00000000" w:rsidRPr="00000000" w14:paraId="00000088">
      <w:pPr>
        <w:pageBreakBefore w:val="0"/>
        <w:jc w:val="both"/>
        <w:rPr/>
      </w:pPr>
      <w:r w:rsidDel="00000000" w:rsidR="00000000" w:rsidRPr="00000000">
        <w:rPr>
          <w:rtl w:val="0"/>
        </w:rPr>
      </w:r>
    </w:p>
    <w:p w:rsidR="00000000" w:rsidDel="00000000" w:rsidP="00000000" w:rsidRDefault="00000000" w:rsidRPr="00000000" w14:paraId="00000089">
      <w:pPr>
        <w:pageBreakBefore w:val="0"/>
        <w:jc w:val="both"/>
        <w:rPr/>
      </w:pPr>
      <w:r w:rsidDel="00000000" w:rsidR="00000000" w:rsidRPr="00000000">
        <w:rPr>
          <w:rtl w:val="0"/>
        </w:rPr>
      </w:r>
    </w:p>
    <w:p w:rsidR="00000000" w:rsidDel="00000000" w:rsidP="00000000" w:rsidRDefault="00000000" w:rsidRPr="00000000" w14:paraId="0000008A">
      <w:pPr>
        <w:pageBreakBefore w:val="0"/>
        <w:jc w:val="center"/>
        <w:rPr/>
      </w:pPr>
      <w:r w:rsidDel="00000000" w:rsidR="00000000" w:rsidRPr="00000000">
        <w:rPr/>
        <w:drawing>
          <wp:inline distB="114300" distT="114300" distL="114300" distR="114300">
            <wp:extent cx="5248275" cy="2562225"/>
            <wp:effectExtent b="0" l="0" r="0" t="0"/>
            <wp:docPr id="10" name="image14.png"/>
            <a:graphic>
              <a:graphicData uri="http://schemas.openxmlformats.org/drawingml/2006/picture">
                <pic:pic>
                  <pic:nvPicPr>
                    <pic:cNvPr id="0" name="image14.png"/>
                    <pic:cNvPicPr preferRelativeResize="0"/>
                  </pic:nvPicPr>
                  <pic:blipFill>
                    <a:blip r:embed="rId11"/>
                    <a:srcRect b="0" l="0" r="0" t="0"/>
                    <a:stretch>
                      <a:fillRect/>
                    </a:stretch>
                  </pic:blipFill>
                  <pic:spPr>
                    <a:xfrm>
                      <a:off x="0" y="0"/>
                      <a:ext cx="5248275" cy="2562225"/>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pageBreakBefore w:val="0"/>
        <w:jc w:val="center"/>
        <w:rPr/>
      </w:pPr>
      <w:r w:rsidDel="00000000" w:rsidR="00000000" w:rsidRPr="00000000">
        <w:rPr>
          <w:rtl w:val="0"/>
        </w:rPr>
        <w:t xml:space="preserve">Table 2: Realized Industry Development (RID) of UAE</w:t>
      </w:r>
    </w:p>
    <w:p w:rsidR="00000000" w:rsidDel="00000000" w:rsidP="00000000" w:rsidRDefault="00000000" w:rsidRPr="00000000" w14:paraId="0000008C">
      <w:pPr>
        <w:pageBreakBefore w:val="0"/>
        <w:jc w:val="both"/>
        <w:rPr>
          <w:b w:val="1"/>
          <w:bCs w:val="1"/>
        </w:rPr>
      </w:pPr>
      <w:r w:rsidDel="00000000" w:rsidR="00000000" w:rsidRPr="00000000">
        <w:rPr>
          <w:rtl w:val="0"/>
        </w:rPr>
      </w:r>
    </w:p>
    <w:p w:rsidR="00000000" w:rsidDel="00000000" w:rsidP="00000000" w:rsidRDefault="00000000" w:rsidRPr="00000000" w14:paraId="0000008D">
      <w:pPr>
        <w:pageBreakBefore w:val="0"/>
        <w:jc w:val="both"/>
        <w:rPr>
          <w:b w:val="1"/>
          <w:bCs w:val="1"/>
        </w:rPr>
      </w:pPr>
      <w:r w:rsidDel="00000000" w:rsidR="00000000" w:rsidRPr="00000000">
        <w:rPr>
          <w:b w:val="1"/>
          <w:bCs w:val="1"/>
          <w:rtl w:val="0"/>
        </w:rPr>
        <w:t xml:space="preserve">3.3 Regional and Global Comparison</w:t>
      </w:r>
    </w:p>
    <w:p w:rsidR="00000000" w:rsidDel="00000000" w:rsidP="00000000" w:rsidRDefault="00000000" w:rsidRPr="00000000" w14:paraId="0000008E">
      <w:pPr>
        <w:pageBreakBefore w:val="0"/>
        <w:jc w:val="both"/>
        <w:rPr/>
      </w:pPr>
      <w:r w:rsidDel="00000000" w:rsidR="00000000" w:rsidRPr="00000000">
        <w:rPr>
          <w:rtl w:val="0"/>
        </w:rPr>
        <w:t xml:space="preserve">Table</w:t>
      </w:r>
      <w:ins w:author="Ryo Shibata" w:id="16" w:date="2023-04-22T05:25:06Z">
        <w:r w:rsidDel="00000000" w:rsidR="00000000" w:rsidRPr="00000000">
          <w:rPr>
            <w:rtl w:val="0"/>
          </w:rPr>
          <w:t xml:space="preserve">s</w:t>
        </w:r>
      </w:ins>
      <w:r w:rsidDel="00000000" w:rsidR="00000000" w:rsidRPr="00000000">
        <w:rPr>
          <w:rtl w:val="0"/>
        </w:rPr>
        <w:t xml:space="preserve"> 3 and 4 below summarize how the production strategy adopted by UAE compares with leading economies and a selected group of emerging economies in the world, as measured in RID. It can be directly observed that UAE focused on products with a lower complexity level</w:t>
      </w:r>
      <w:del w:author="Ryo Shibata" w:id="17" w:date="2023-04-22T05:25:13Z">
        <w:r w:rsidDel="00000000" w:rsidR="00000000" w:rsidRPr="00000000">
          <w:rPr>
            <w:rtl w:val="0"/>
          </w:rPr>
          <w:delText xml:space="preserve">,</w:delText>
        </w:r>
      </w:del>
      <w:r w:rsidDel="00000000" w:rsidR="00000000" w:rsidRPr="00000000">
        <w:rPr>
          <w:rtl w:val="0"/>
        </w:rPr>
        <w:t xml:space="preserve"> when compared against leading economies such as the United States and Germany, which gave a considerable level of attention to more advanced product groups such as clothing, services and utilities, and chemical manufacturing.</w:t>
      </w:r>
    </w:p>
    <w:p w:rsidR="00000000" w:rsidDel="00000000" w:rsidP="00000000" w:rsidRDefault="00000000" w:rsidRPr="00000000" w14:paraId="0000008F">
      <w:pPr>
        <w:pageBreakBefore w:val="0"/>
        <w:jc w:val="both"/>
        <w:rPr/>
      </w:pPr>
      <w:r w:rsidDel="00000000" w:rsidR="00000000" w:rsidRPr="00000000">
        <w:rPr>
          <w:rtl w:val="0"/>
        </w:rPr>
      </w:r>
    </w:p>
    <w:tbl>
      <w:tblPr>
        <w:tblStyle w:val="Table4"/>
        <w:tblW w:w="8967.0" w:type="dxa"/>
        <w:jc w:val="left"/>
        <w:tblInd w:w="-108.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122"/>
        <w:gridCol w:w="2842"/>
        <w:gridCol w:w="2552"/>
        <w:gridCol w:w="2451"/>
        <w:tblGridChange w:id="0">
          <w:tblGrid>
            <w:gridCol w:w="1122"/>
            <w:gridCol w:w="2842"/>
            <w:gridCol w:w="2552"/>
            <w:gridCol w:w="2451"/>
          </w:tblGrid>
        </w:tblGridChange>
      </w:tblGrid>
      <w:tr>
        <w:trPr>
          <w:cantSplit w:val="0"/>
          <w:tblHeader w:val="0"/>
        </w:trPr>
        <w:tc>
          <w:tcPr/>
          <w:p w:rsidR="00000000" w:rsidDel="00000000" w:rsidP="00000000" w:rsidRDefault="00000000" w:rsidRPr="00000000" w14:paraId="00000090">
            <w:pPr>
              <w:pageBreakBefore w:val="0"/>
              <w:jc w:val="both"/>
              <w:rPr/>
            </w:pPr>
            <w:r w:rsidDel="00000000" w:rsidR="00000000" w:rsidRPr="00000000">
              <w:rPr>
                <w:rtl w:val="0"/>
              </w:rPr>
              <w:t xml:space="preserve">Ranking</w:t>
            </w:r>
          </w:p>
        </w:tc>
        <w:tc>
          <w:tcPr/>
          <w:p w:rsidR="00000000" w:rsidDel="00000000" w:rsidP="00000000" w:rsidRDefault="00000000" w:rsidRPr="00000000" w14:paraId="00000091">
            <w:pPr>
              <w:pageBreakBefore w:val="0"/>
              <w:jc w:val="both"/>
              <w:rPr/>
            </w:pPr>
            <w:r w:rsidDel="00000000" w:rsidR="00000000" w:rsidRPr="00000000">
              <w:rPr>
                <w:rtl w:val="0"/>
              </w:rPr>
              <w:t xml:space="preserve">France</w:t>
            </w:r>
          </w:p>
        </w:tc>
        <w:tc>
          <w:tcPr/>
          <w:p w:rsidR="00000000" w:rsidDel="00000000" w:rsidP="00000000" w:rsidRDefault="00000000" w:rsidRPr="00000000" w14:paraId="00000092">
            <w:pPr>
              <w:pageBreakBefore w:val="0"/>
              <w:jc w:val="both"/>
              <w:rPr/>
            </w:pPr>
            <w:r w:rsidDel="00000000" w:rsidR="00000000" w:rsidRPr="00000000">
              <w:rPr>
                <w:rtl w:val="0"/>
              </w:rPr>
              <w:t xml:space="preserve">The United States</w:t>
            </w:r>
          </w:p>
        </w:tc>
        <w:tc>
          <w:tcPr/>
          <w:p w:rsidR="00000000" w:rsidDel="00000000" w:rsidP="00000000" w:rsidRDefault="00000000" w:rsidRPr="00000000" w14:paraId="00000093">
            <w:pPr>
              <w:pageBreakBefore w:val="0"/>
              <w:jc w:val="both"/>
              <w:rPr/>
            </w:pPr>
            <w:r w:rsidDel="00000000" w:rsidR="00000000" w:rsidRPr="00000000">
              <w:rPr>
                <w:rtl w:val="0"/>
              </w:rPr>
              <w:t xml:space="preserve">Germany</w:t>
            </w:r>
          </w:p>
        </w:tc>
      </w:tr>
      <w:tr>
        <w:trPr>
          <w:cantSplit w:val="0"/>
          <w:tblHeader w:val="0"/>
        </w:trPr>
        <w:tc>
          <w:tcPr/>
          <w:p w:rsidR="00000000" w:rsidDel="00000000" w:rsidP="00000000" w:rsidRDefault="00000000" w:rsidRPr="00000000" w14:paraId="00000094">
            <w:pPr>
              <w:pageBreakBefore w:val="0"/>
              <w:jc w:val="both"/>
              <w:rPr>
                <w:b w:val="0"/>
                <w:bCs w:val="0"/>
                <w:sz w:val="20"/>
                <w:szCs w:val="20"/>
              </w:rPr>
            </w:pPr>
            <w:r w:rsidDel="00000000" w:rsidR="00000000" w:rsidRPr="00000000">
              <w:rPr>
                <w:b w:val="0"/>
                <w:bCs w:val="0"/>
                <w:sz w:val="20"/>
                <w:szCs w:val="20"/>
                <w:rtl w:val="0"/>
              </w:rPr>
              <w:t xml:space="preserve">1</w:t>
            </w:r>
          </w:p>
        </w:tc>
        <w:tc>
          <w:tcPr>
            <w:vAlign w:val="bottom"/>
          </w:tcPr>
          <w:p w:rsidR="00000000" w:rsidDel="00000000" w:rsidP="00000000" w:rsidRDefault="00000000" w:rsidRPr="00000000" w14:paraId="00000095">
            <w:pPr>
              <w:pageBreakBefore w:val="0"/>
              <w:jc w:val="both"/>
              <w:rPr>
                <w:sz w:val="20"/>
                <w:szCs w:val="20"/>
              </w:rPr>
            </w:pPr>
            <w:r w:rsidDel="00000000" w:rsidR="00000000" w:rsidRPr="00000000">
              <w:rPr>
                <w:sz w:val="20"/>
                <w:szCs w:val="20"/>
                <w:rtl w:val="0"/>
              </w:rPr>
              <w:t xml:space="preserve">High-complexity Products</w:t>
            </w:r>
          </w:p>
        </w:tc>
        <w:tc>
          <w:tcPr>
            <w:vAlign w:val="bottom"/>
          </w:tcPr>
          <w:p w:rsidR="00000000" w:rsidDel="00000000" w:rsidP="00000000" w:rsidRDefault="00000000" w:rsidRPr="00000000" w14:paraId="00000096">
            <w:pPr>
              <w:pageBreakBefore w:val="0"/>
              <w:jc w:val="both"/>
              <w:rPr>
                <w:sz w:val="20"/>
                <w:szCs w:val="20"/>
              </w:rPr>
            </w:pPr>
            <w:r w:rsidDel="00000000" w:rsidR="00000000" w:rsidRPr="00000000">
              <w:rPr>
                <w:sz w:val="20"/>
                <w:szCs w:val="20"/>
                <w:rtl w:val="0"/>
              </w:rPr>
              <w:t xml:space="preserve">Services and Utilities</w:t>
            </w:r>
          </w:p>
        </w:tc>
        <w:tc>
          <w:tcPr>
            <w:vAlign w:val="bottom"/>
          </w:tcPr>
          <w:p w:rsidR="00000000" w:rsidDel="00000000" w:rsidP="00000000" w:rsidRDefault="00000000" w:rsidRPr="00000000" w14:paraId="00000097">
            <w:pPr>
              <w:pageBreakBefore w:val="0"/>
              <w:jc w:val="both"/>
              <w:rPr>
                <w:sz w:val="20"/>
                <w:szCs w:val="20"/>
              </w:rPr>
            </w:pPr>
            <w:r w:rsidDel="00000000" w:rsidR="00000000" w:rsidRPr="00000000">
              <w:rPr>
                <w:sz w:val="20"/>
                <w:szCs w:val="20"/>
                <w:rtl w:val="0"/>
              </w:rPr>
              <w:t xml:space="preserve">High-complexity Products</w:t>
            </w:r>
          </w:p>
        </w:tc>
      </w:tr>
      <w:tr>
        <w:trPr>
          <w:cantSplit w:val="0"/>
          <w:tblHeader w:val="0"/>
        </w:trPr>
        <w:tc>
          <w:tcPr/>
          <w:p w:rsidR="00000000" w:rsidDel="00000000" w:rsidP="00000000" w:rsidRDefault="00000000" w:rsidRPr="00000000" w14:paraId="00000098">
            <w:pPr>
              <w:pageBreakBefore w:val="0"/>
              <w:jc w:val="both"/>
              <w:rPr>
                <w:b w:val="0"/>
                <w:bCs w:val="0"/>
                <w:sz w:val="20"/>
                <w:szCs w:val="20"/>
              </w:rPr>
            </w:pPr>
            <w:r w:rsidDel="00000000" w:rsidR="00000000" w:rsidRPr="00000000">
              <w:rPr>
                <w:b w:val="0"/>
                <w:bCs w:val="0"/>
                <w:sz w:val="20"/>
                <w:szCs w:val="20"/>
                <w:rtl w:val="0"/>
              </w:rPr>
              <w:t xml:space="preserve">2</w:t>
            </w:r>
          </w:p>
        </w:tc>
        <w:tc>
          <w:tcPr>
            <w:vAlign w:val="bottom"/>
          </w:tcPr>
          <w:p w:rsidR="00000000" w:rsidDel="00000000" w:rsidP="00000000" w:rsidRDefault="00000000" w:rsidRPr="00000000" w14:paraId="00000099">
            <w:pPr>
              <w:pageBreakBefore w:val="0"/>
              <w:jc w:val="both"/>
              <w:rPr>
                <w:sz w:val="20"/>
                <w:szCs w:val="20"/>
              </w:rPr>
            </w:pPr>
            <w:r w:rsidDel="00000000" w:rsidR="00000000" w:rsidRPr="00000000">
              <w:rPr>
                <w:sz w:val="20"/>
                <w:szCs w:val="20"/>
                <w:rtl w:val="0"/>
              </w:rPr>
              <w:t xml:space="preserve">Chemical Manufacturing</w:t>
            </w:r>
          </w:p>
        </w:tc>
        <w:tc>
          <w:tcPr>
            <w:vAlign w:val="bottom"/>
          </w:tcPr>
          <w:p w:rsidR="00000000" w:rsidDel="00000000" w:rsidP="00000000" w:rsidRDefault="00000000" w:rsidRPr="00000000" w14:paraId="0000009A">
            <w:pPr>
              <w:pageBreakBefore w:val="0"/>
              <w:jc w:val="both"/>
              <w:rPr>
                <w:sz w:val="20"/>
                <w:szCs w:val="20"/>
              </w:rPr>
            </w:pPr>
            <w:r w:rsidDel="00000000" w:rsidR="00000000" w:rsidRPr="00000000">
              <w:rPr>
                <w:sz w:val="20"/>
                <w:szCs w:val="20"/>
                <w:rtl w:val="0"/>
              </w:rPr>
              <w:t xml:space="preserve">Weapons</w:t>
            </w:r>
          </w:p>
        </w:tc>
        <w:tc>
          <w:tcPr>
            <w:vAlign w:val="bottom"/>
          </w:tcPr>
          <w:p w:rsidR="00000000" w:rsidDel="00000000" w:rsidP="00000000" w:rsidRDefault="00000000" w:rsidRPr="00000000" w14:paraId="0000009B">
            <w:pPr>
              <w:pageBreakBefore w:val="0"/>
              <w:jc w:val="both"/>
              <w:rPr>
                <w:sz w:val="20"/>
                <w:szCs w:val="20"/>
              </w:rPr>
            </w:pPr>
            <w:r w:rsidDel="00000000" w:rsidR="00000000" w:rsidRPr="00000000">
              <w:rPr>
                <w:sz w:val="20"/>
                <w:szCs w:val="20"/>
                <w:rtl w:val="0"/>
              </w:rPr>
              <w:t xml:space="preserve">Transportation</w:t>
            </w:r>
          </w:p>
        </w:tc>
      </w:tr>
      <w:tr>
        <w:trPr>
          <w:cantSplit w:val="0"/>
          <w:tblHeader w:val="0"/>
        </w:trPr>
        <w:tc>
          <w:tcPr/>
          <w:p w:rsidR="00000000" w:rsidDel="00000000" w:rsidP="00000000" w:rsidRDefault="00000000" w:rsidRPr="00000000" w14:paraId="0000009C">
            <w:pPr>
              <w:pageBreakBefore w:val="0"/>
              <w:jc w:val="both"/>
              <w:rPr>
                <w:b w:val="0"/>
                <w:bCs w:val="0"/>
                <w:sz w:val="20"/>
                <w:szCs w:val="20"/>
              </w:rPr>
            </w:pPr>
            <w:r w:rsidDel="00000000" w:rsidR="00000000" w:rsidRPr="00000000">
              <w:rPr>
                <w:b w:val="0"/>
                <w:bCs w:val="0"/>
                <w:sz w:val="20"/>
                <w:szCs w:val="20"/>
                <w:rtl w:val="0"/>
              </w:rPr>
              <w:t xml:space="preserve">3</w:t>
            </w:r>
          </w:p>
        </w:tc>
        <w:tc>
          <w:tcPr>
            <w:vAlign w:val="bottom"/>
          </w:tcPr>
          <w:p w:rsidR="00000000" w:rsidDel="00000000" w:rsidP="00000000" w:rsidRDefault="00000000" w:rsidRPr="00000000" w14:paraId="0000009D">
            <w:pPr>
              <w:pageBreakBefore w:val="0"/>
              <w:jc w:val="both"/>
              <w:rPr>
                <w:sz w:val="20"/>
                <w:szCs w:val="20"/>
              </w:rPr>
            </w:pPr>
            <w:r w:rsidDel="00000000" w:rsidR="00000000" w:rsidRPr="00000000">
              <w:rPr>
                <w:sz w:val="20"/>
                <w:szCs w:val="20"/>
                <w:rtl w:val="0"/>
              </w:rPr>
              <w:t xml:space="preserve">Daily Instruments</w:t>
            </w:r>
          </w:p>
        </w:tc>
        <w:tc>
          <w:tcPr>
            <w:vAlign w:val="bottom"/>
          </w:tcPr>
          <w:p w:rsidR="00000000" w:rsidDel="00000000" w:rsidP="00000000" w:rsidRDefault="00000000" w:rsidRPr="00000000" w14:paraId="0000009E">
            <w:pPr>
              <w:pageBreakBefore w:val="0"/>
              <w:jc w:val="both"/>
              <w:rPr>
                <w:sz w:val="20"/>
                <w:szCs w:val="20"/>
              </w:rPr>
            </w:pPr>
            <w:r w:rsidDel="00000000" w:rsidR="00000000" w:rsidRPr="00000000">
              <w:rPr>
                <w:sz w:val="20"/>
                <w:szCs w:val="20"/>
                <w:rtl w:val="0"/>
              </w:rPr>
              <w:t xml:space="preserve">Raw Manufacturing</w:t>
            </w:r>
          </w:p>
        </w:tc>
        <w:tc>
          <w:tcPr>
            <w:vAlign w:val="bottom"/>
          </w:tcPr>
          <w:p w:rsidR="00000000" w:rsidDel="00000000" w:rsidP="00000000" w:rsidRDefault="00000000" w:rsidRPr="00000000" w14:paraId="0000009F">
            <w:pPr>
              <w:pageBreakBefore w:val="0"/>
              <w:jc w:val="both"/>
              <w:rPr>
                <w:sz w:val="20"/>
                <w:szCs w:val="20"/>
              </w:rPr>
            </w:pPr>
            <w:r w:rsidDel="00000000" w:rsidR="00000000" w:rsidRPr="00000000">
              <w:rPr>
                <w:sz w:val="20"/>
                <w:szCs w:val="20"/>
                <w:rtl w:val="0"/>
              </w:rPr>
              <w:t xml:space="preserve">Wood Products</w:t>
            </w:r>
          </w:p>
        </w:tc>
      </w:tr>
      <w:tr>
        <w:trPr>
          <w:cantSplit w:val="0"/>
          <w:tblHeader w:val="0"/>
        </w:trPr>
        <w:tc>
          <w:tcPr/>
          <w:p w:rsidR="00000000" w:rsidDel="00000000" w:rsidP="00000000" w:rsidRDefault="00000000" w:rsidRPr="00000000" w14:paraId="000000A0">
            <w:pPr>
              <w:pageBreakBefore w:val="0"/>
              <w:jc w:val="both"/>
              <w:rPr>
                <w:b w:val="0"/>
                <w:bCs w:val="0"/>
                <w:sz w:val="20"/>
                <w:szCs w:val="20"/>
              </w:rPr>
            </w:pPr>
            <w:r w:rsidDel="00000000" w:rsidR="00000000" w:rsidRPr="00000000">
              <w:rPr>
                <w:b w:val="0"/>
                <w:bCs w:val="0"/>
                <w:sz w:val="20"/>
                <w:szCs w:val="20"/>
                <w:rtl w:val="0"/>
              </w:rPr>
              <w:t xml:space="preserve">4</w:t>
            </w:r>
          </w:p>
        </w:tc>
        <w:tc>
          <w:tcPr>
            <w:vAlign w:val="bottom"/>
          </w:tcPr>
          <w:p w:rsidR="00000000" w:rsidDel="00000000" w:rsidP="00000000" w:rsidRDefault="00000000" w:rsidRPr="00000000" w14:paraId="000000A1">
            <w:pPr>
              <w:pageBreakBefore w:val="0"/>
              <w:jc w:val="both"/>
              <w:rPr>
                <w:sz w:val="20"/>
                <w:szCs w:val="20"/>
              </w:rPr>
            </w:pPr>
            <w:r w:rsidDel="00000000" w:rsidR="00000000" w:rsidRPr="00000000">
              <w:rPr>
                <w:sz w:val="20"/>
                <w:szCs w:val="20"/>
                <w:rtl w:val="0"/>
              </w:rPr>
              <w:t xml:space="preserve">Animals and By-products</w:t>
            </w:r>
          </w:p>
        </w:tc>
        <w:tc>
          <w:tcPr>
            <w:vAlign w:val="bottom"/>
          </w:tcPr>
          <w:p w:rsidR="00000000" w:rsidDel="00000000" w:rsidP="00000000" w:rsidRDefault="00000000" w:rsidRPr="00000000" w14:paraId="000000A2">
            <w:pPr>
              <w:pageBreakBefore w:val="0"/>
              <w:jc w:val="both"/>
              <w:rPr>
                <w:sz w:val="20"/>
                <w:szCs w:val="20"/>
              </w:rPr>
            </w:pPr>
            <w:r w:rsidDel="00000000" w:rsidR="00000000" w:rsidRPr="00000000">
              <w:rPr>
                <w:sz w:val="20"/>
                <w:szCs w:val="20"/>
                <w:rtl w:val="0"/>
              </w:rPr>
              <w:t xml:space="preserve">Precious Stones</w:t>
            </w:r>
          </w:p>
        </w:tc>
        <w:tc>
          <w:tcPr>
            <w:vAlign w:val="bottom"/>
          </w:tcPr>
          <w:p w:rsidR="00000000" w:rsidDel="00000000" w:rsidP="00000000" w:rsidRDefault="00000000" w:rsidRPr="00000000" w14:paraId="000000A3">
            <w:pPr>
              <w:pageBreakBefore w:val="0"/>
              <w:jc w:val="both"/>
              <w:rPr>
                <w:sz w:val="20"/>
                <w:szCs w:val="20"/>
              </w:rPr>
            </w:pPr>
            <w:r w:rsidDel="00000000" w:rsidR="00000000" w:rsidRPr="00000000">
              <w:rPr>
                <w:sz w:val="20"/>
                <w:szCs w:val="20"/>
                <w:rtl w:val="0"/>
              </w:rPr>
              <w:t xml:space="preserve">Metals</w:t>
            </w:r>
          </w:p>
        </w:tc>
      </w:tr>
      <w:tr>
        <w:trPr>
          <w:cantSplit w:val="0"/>
          <w:tblHeader w:val="0"/>
        </w:trPr>
        <w:tc>
          <w:tcPr/>
          <w:p w:rsidR="00000000" w:rsidDel="00000000" w:rsidP="00000000" w:rsidRDefault="00000000" w:rsidRPr="00000000" w14:paraId="000000A4">
            <w:pPr>
              <w:pageBreakBefore w:val="0"/>
              <w:jc w:val="both"/>
              <w:rPr>
                <w:b w:val="0"/>
                <w:bCs w:val="0"/>
                <w:sz w:val="20"/>
                <w:szCs w:val="20"/>
              </w:rPr>
            </w:pPr>
            <w:r w:rsidDel="00000000" w:rsidR="00000000" w:rsidRPr="00000000">
              <w:rPr>
                <w:b w:val="0"/>
                <w:bCs w:val="0"/>
                <w:sz w:val="20"/>
                <w:szCs w:val="20"/>
                <w:rtl w:val="0"/>
              </w:rPr>
              <w:t xml:space="preserve">5</w:t>
            </w:r>
          </w:p>
        </w:tc>
        <w:tc>
          <w:tcPr>
            <w:vAlign w:val="bottom"/>
          </w:tcPr>
          <w:p w:rsidR="00000000" w:rsidDel="00000000" w:rsidP="00000000" w:rsidRDefault="00000000" w:rsidRPr="00000000" w14:paraId="000000A5">
            <w:pPr>
              <w:pageBreakBefore w:val="0"/>
              <w:jc w:val="both"/>
              <w:rPr>
                <w:sz w:val="20"/>
                <w:szCs w:val="20"/>
              </w:rPr>
            </w:pPr>
            <w:r w:rsidDel="00000000" w:rsidR="00000000" w:rsidRPr="00000000">
              <w:rPr>
                <w:sz w:val="20"/>
                <w:szCs w:val="20"/>
                <w:rtl w:val="0"/>
              </w:rPr>
              <w:t xml:space="preserve">Food and Preparations</w:t>
            </w:r>
          </w:p>
        </w:tc>
        <w:tc>
          <w:tcPr>
            <w:vAlign w:val="bottom"/>
          </w:tcPr>
          <w:p w:rsidR="00000000" w:rsidDel="00000000" w:rsidP="00000000" w:rsidRDefault="00000000" w:rsidRPr="00000000" w14:paraId="000000A6">
            <w:pPr>
              <w:pageBreakBefore w:val="0"/>
              <w:jc w:val="both"/>
              <w:rPr>
                <w:sz w:val="20"/>
                <w:szCs w:val="20"/>
              </w:rPr>
            </w:pPr>
            <w:r w:rsidDel="00000000" w:rsidR="00000000" w:rsidRPr="00000000">
              <w:rPr>
                <w:sz w:val="20"/>
                <w:szCs w:val="20"/>
                <w:rtl w:val="0"/>
              </w:rPr>
              <w:t xml:space="preserve">Animals and By-products</w:t>
            </w:r>
          </w:p>
        </w:tc>
        <w:tc>
          <w:tcPr>
            <w:vAlign w:val="bottom"/>
          </w:tcPr>
          <w:p w:rsidR="00000000" w:rsidDel="00000000" w:rsidP="00000000" w:rsidRDefault="00000000" w:rsidRPr="00000000" w14:paraId="000000A7">
            <w:pPr>
              <w:pageBreakBefore w:val="0"/>
              <w:jc w:val="both"/>
              <w:rPr>
                <w:sz w:val="20"/>
                <w:szCs w:val="20"/>
              </w:rPr>
            </w:pPr>
            <w:r w:rsidDel="00000000" w:rsidR="00000000" w:rsidRPr="00000000">
              <w:rPr>
                <w:sz w:val="20"/>
                <w:szCs w:val="20"/>
                <w:rtl w:val="0"/>
              </w:rPr>
              <w:t xml:space="preserve">Food and Preparations</w:t>
            </w:r>
          </w:p>
        </w:tc>
      </w:tr>
    </w:tbl>
    <w:p w:rsidR="00000000" w:rsidDel="00000000" w:rsidP="00000000" w:rsidRDefault="00000000" w:rsidRPr="00000000" w14:paraId="000000A8">
      <w:pPr>
        <w:pageBreakBefore w:val="0"/>
        <w:jc w:val="center"/>
        <w:rPr/>
      </w:pPr>
      <w:r w:rsidDel="00000000" w:rsidR="00000000" w:rsidRPr="00000000">
        <w:rPr>
          <w:rtl w:val="0"/>
        </w:rPr>
      </w:r>
    </w:p>
    <w:p w:rsidR="00000000" w:rsidDel="00000000" w:rsidP="00000000" w:rsidRDefault="00000000" w:rsidRPr="00000000" w14:paraId="000000A9">
      <w:pPr>
        <w:pageBreakBefore w:val="0"/>
        <w:jc w:val="center"/>
        <w:rPr/>
      </w:pPr>
      <w:r w:rsidDel="00000000" w:rsidR="00000000" w:rsidRPr="00000000">
        <w:rPr>
          <w:rtl w:val="0"/>
        </w:rPr>
        <w:t xml:space="preserve">Table 3: RID Comparison across Leading Economies</w:t>
      </w:r>
    </w:p>
    <w:p w:rsidR="00000000" w:rsidDel="00000000" w:rsidP="00000000" w:rsidRDefault="00000000" w:rsidRPr="00000000" w14:paraId="000000AA">
      <w:pPr>
        <w:pageBreakBefore w:val="0"/>
        <w:jc w:val="center"/>
        <w:rPr/>
      </w:pPr>
      <w:r w:rsidDel="00000000" w:rsidR="00000000" w:rsidRPr="00000000">
        <w:rPr>
          <w:rtl w:val="0"/>
        </w:rPr>
      </w:r>
    </w:p>
    <w:p w:rsidR="00000000" w:rsidDel="00000000" w:rsidP="00000000" w:rsidRDefault="00000000" w:rsidRPr="00000000" w14:paraId="000000AB">
      <w:pPr>
        <w:pageBreakBefore w:val="0"/>
        <w:rPr/>
      </w:pPr>
      <w:r w:rsidDel="00000000" w:rsidR="00000000" w:rsidRPr="00000000">
        <w:rPr>
          <w:rtl w:val="0"/>
        </w:rPr>
      </w:r>
    </w:p>
    <w:tbl>
      <w:tblPr>
        <w:tblStyle w:val="Table5"/>
        <w:tblW w:w="9067.0" w:type="dxa"/>
        <w:jc w:val="left"/>
        <w:tblInd w:w="-108.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129"/>
        <w:gridCol w:w="2635"/>
        <w:gridCol w:w="2752"/>
        <w:gridCol w:w="2551"/>
        <w:tblGridChange w:id="0">
          <w:tblGrid>
            <w:gridCol w:w="1129"/>
            <w:gridCol w:w="2635"/>
            <w:gridCol w:w="2752"/>
            <w:gridCol w:w="2551"/>
          </w:tblGrid>
        </w:tblGridChange>
      </w:tblGrid>
      <w:tr>
        <w:trPr>
          <w:cantSplit w:val="0"/>
          <w:tblHeader w:val="0"/>
        </w:trPr>
        <w:tc>
          <w:tcPr/>
          <w:p w:rsidR="00000000" w:rsidDel="00000000" w:rsidP="00000000" w:rsidRDefault="00000000" w:rsidRPr="00000000" w14:paraId="000000AC">
            <w:pPr>
              <w:pageBreakBefore w:val="0"/>
              <w:jc w:val="both"/>
              <w:rPr/>
            </w:pPr>
            <w:r w:rsidDel="00000000" w:rsidR="00000000" w:rsidRPr="00000000">
              <w:rPr>
                <w:rtl w:val="0"/>
              </w:rPr>
              <w:t xml:space="preserve">Ranking</w:t>
            </w:r>
          </w:p>
        </w:tc>
        <w:tc>
          <w:tcPr/>
          <w:p w:rsidR="00000000" w:rsidDel="00000000" w:rsidP="00000000" w:rsidRDefault="00000000" w:rsidRPr="00000000" w14:paraId="000000AD">
            <w:pPr>
              <w:pageBreakBefore w:val="0"/>
              <w:jc w:val="both"/>
              <w:rPr/>
            </w:pPr>
            <w:r w:rsidDel="00000000" w:rsidR="00000000" w:rsidRPr="00000000">
              <w:rPr>
                <w:rtl w:val="0"/>
              </w:rPr>
              <w:t xml:space="preserve">China</w:t>
            </w:r>
          </w:p>
        </w:tc>
        <w:tc>
          <w:tcPr/>
          <w:p w:rsidR="00000000" w:rsidDel="00000000" w:rsidP="00000000" w:rsidRDefault="00000000" w:rsidRPr="00000000" w14:paraId="000000AE">
            <w:pPr>
              <w:pageBreakBefore w:val="0"/>
              <w:jc w:val="both"/>
              <w:rPr/>
            </w:pPr>
            <w:r w:rsidDel="00000000" w:rsidR="00000000" w:rsidRPr="00000000">
              <w:rPr>
                <w:rtl w:val="0"/>
              </w:rPr>
              <w:t xml:space="preserve">South Korea</w:t>
            </w:r>
          </w:p>
        </w:tc>
        <w:tc>
          <w:tcPr/>
          <w:p w:rsidR="00000000" w:rsidDel="00000000" w:rsidP="00000000" w:rsidRDefault="00000000" w:rsidRPr="00000000" w14:paraId="000000AF">
            <w:pPr>
              <w:pageBreakBefore w:val="0"/>
              <w:jc w:val="both"/>
              <w:rPr/>
            </w:pPr>
            <w:r w:rsidDel="00000000" w:rsidR="00000000" w:rsidRPr="00000000">
              <w:rPr>
                <w:rtl w:val="0"/>
              </w:rPr>
              <w:t xml:space="preserve">Singapore</w:t>
            </w:r>
          </w:p>
        </w:tc>
      </w:tr>
      <w:tr>
        <w:trPr>
          <w:cantSplit w:val="0"/>
          <w:tblHeader w:val="0"/>
        </w:trPr>
        <w:tc>
          <w:tcPr/>
          <w:p w:rsidR="00000000" w:rsidDel="00000000" w:rsidP="00000000" w:rsidRDefault="00000000" w:rsidRPr="00000000" w14:paraId="000000B0">
            <w:pPr>
              <w:pageBreakBefore w:val="0"/>
              <w:jc w:val="both"/>
              <w:rPr>
                <w:b w:val="0"/>
                <w:bCs w:val="0"/>
                <w:sz w:val="20"/>
                <w:szCs w:val="20"/>
              </w:rPr>
            </w:pPr>
            <w:r w:rsidDel="00000000" w:rsidR="00000000" w:rsidRPr="00000000">
              <w:rPr>
                <w:b w:val="0"/>
                <w:bCs w:val="0"/>
                <w:sz w:val="20"/>
                <w:szCs w:val="20"/>
                <w:rtl w:val="0"/>
              </w:rPr>
              <w:t xml:space="preserve">1</w:t>
            </w:r>
          </w:p>
        </w:tc>
        <w:tc>
          <w:tcPr>
            <w:vAlign w:val="bottom"/>
          </w:tcPr>
          <w:p w:rsidR="00000000" w:rsidDel="00000000" w:rsidP="00000000" w:rsidRDefault="00000000" w:rsidRPr="00000000" w14:paraId="000000B1">
            <w:pPr>
              <w:pageBreakBefore w:val="0"/>
              <w:jc w:val="both"/>
              <w:rPr>
                <w:sz w:val="20"/>
                <w:szCs w:val="20"/>
              </w:rPr>
            </w:pPr>
            <w:r w:rsidDel="00000000" w:rsidR="00000000" w:rsidRPr="00000000">
              <w:rPr>
                <w:sz w:val="20"/>
                <w:szCs w:val="20"/>
                <w:rtl w:val="0"/>
              </w:rPr>
              <w:t xml:space="preserve">High-complexity Products</w:t>
            </w:r>
          </w:p>
        </w:tc>
        <w:tc>
          <w:tcPr>
            <w:vAlign w:val="bottom"/>
          </w:tcPr>
          <w:p w:rsidR="00000000" w:rsidDel="00000000" w:rsidP="00000000" w:rsidRDefault="00000000" w:rsidRPr="00000000" w14:paraId="000000B2">
            <w:pPr>
              <w:pageBreakBefore w:val="0"/>
              <w:jc w:val="both"/>
              <w:rPr>
                <w:sz w:val="20"/>
                <w:szCs w:val="20"/>
              </w:rPr>
            </w:pPr>
            <w:r w:rsidDel="00000000" w:rsidR="00000000" w:rsidRPr="00000000">
              <w:rPr>
                <w:sz w:val="20"/>
                <w:szCs w:val="20"/>
                <w:rtl w:val="0"/>
              </w:rPr>
              <w:t xml:space="preserve">Transportation</w:t>
            </w:r>
          </w:p>
        </w:tc>
        <w:tc>
          <w:tcPr>
            <w:vAlign w:val="bottom"/>
          </w:tcPr>
          <w:p w:rsidR="00000000" w:rsidDel="00000000" w:rsidP="00000000" w:rsidRDefault="00000000" w:rsidRPr="00000000" w14:paraId="000000B3">
            <w:pPr>
              <w:pageBreakBefore w:val="0"/>
              <w:jc w:val="both"/>
              <w:rPr>
                <w:sz w:val="20"/>
                <w:szCs w:val="20"/>
              </w:rPr>
            </w:pPr>
            <w:r w:rsidDel="00000000" w:rsidR="00000000" w:rsidRPr="00000000">
              <w:rPr>
                <w:sz w:val="20"/>
                <w:szCs w:val="20"/>
                <w:rtl w:val="0"/>
              </w:rPr>
              <w:t xml:space="preserve">Transportation</w:t>
            </w:r>
          </w:p>
        </w:tc>
      </w:tr>
      <w:tr>
        <w:trPr>
          <w:cantSplit w:val="0"/>
          <w:tblHeader w:val="0"/>
        </w:trPr>
        <w:tc>
          <w:tcPr/>
          <w:p w:rsidR="00000000" w:rsidDel="00000000" w:rsidP="00000000" w:rsidRDefault="00000000" w:rsidRPr="00000000" w14:paraId="000000B4">
            <w:pPr>
              <w:pageBreakBefore w:val="0"/>
              <w:jc w:val="both"/>
              <w:rPr>
                <w:b w:val="0"/>
                <w:bCs w:val="0"/>
                <w:sz w:val="20"/>
                <w:szCs w:val="20"/>
              </w:rPr>
            </w:pPr>
            <w:r w:rsidDel="00000000" w:rsidR="00000000" w:rsidRPr="00000000">
              <w:rPr>
                <w:b w:val="0"/>
                <w:bCs w:val="0"/>
                <w:sz w:val="20"/>
                <w:szCs w:val="20"/>
                <w:rtl w:val="0"/>
              </w:rPr>
              <w:t xml:space="preserve">2</w:t>
            </w:r>
          </w:p>
        </w:tc>
        <w:tc>
          <w:tcPr>
            <w:vAlign w:val="bottom"/>
          </w:tcPr>
          <w:p w:rsidR="00000000" w:rsidDel="00000000" w:rsidP="00000000" w:rsidRDefault="00000000" w:rsidRPr="00000000" w14:paraId="000000B5">
            <w:pPr>
              <w:pageBreakBefore w:val="0"/>
              <w:jc w:val="both"/>
              <w:rPr>
                <w:sz w:val="20"/>
                <w:szCs w:val="20"/>
              </w:rPr>
            </w:pPr>
            <w:r w:rsidDel="00000000" w:rsidR="00000000" w:rsidRPr="00000000">
              <w:rPr>
                <w:sz w:val="20"/>
                <w:szCs w:val="20"/>
                <w:rtl w:val="0"/>
              </w:rPr>
              <w:t xml:space="preserve">Transportation</w:t>
            </w:r>
          </w:p>
        </w:tc>
        <w:tc>
          <w:tcPr>
            <w:vAlign w:val="bottom"/>
          </w:tcPr>
          <w:p w:rsidR="00000000" w:rsidDel="00000000" w:rsidP="00000000" w:rsidRDefault="00000000" w:rsidRPr="00000000" w14:paraId="000000B6">
            <w:pPr>
              <w:pageBreakBefore w:val="0"/>
              <w:jc w:val="both"/>
              <w:rPr>
                <w:sz w:val="20"/>
                <w:szCs w:val="20"/>
              </w:rPr>
            </w:pPr>
            <w:r w:rsidDel="00000000" w:rsidR="00000000" w:rsidRPr="00000000">
              <w:rPr>
                <w:sz w:val="20"/>
                <w:szCs w:val="20"/>
                <w:rtl w:val="0"/>
              </w:rPr>
              <w:t xml:space="preserve">Textile</w:t>
            </w:r>
          </w:p>
        </w:tc>
        <w:tc>
          <w:tcPr>
            <w:vAlign w:val="bottom"/>
          </w:tcPr>
          <w:p w:rsidR="00000000" w:rsidDel="00000000" w:rsidP="00000000" w:rsidRDefault="00000000" w:rsidRPr="00000000" w14:paraId="000000B7">
            <w:pPr>
              <w:pageBreakBefore w:val="0"/>
              <w:jc w:val="both"/>
              <w:rPr>
                <w:sz w:val="20"/>
                <w:szCs w:val="20"/>
              </w:rPr>
            </w:pPr>
            <w:r w:rsidDel="00000000" w:rsidR="00000000" w:rsidRPr="00000000">
              <w:rPr>
                <w:sz w:val="20"/>
                <w:szCs w:val="20"/>
                <w:rtl w:val="0"/>
              </w:rPr>
              <w:t xml:space="preserve">High-complexity Products</w:t>
            </w:r>
          </w:p>
        </w:tc>
      </w:tr>
      <w:tr>
        <w:trPr>
          <w:cantSplit w:val="0"/>
          <w:tblHeader w:val="0"/>
        </w:trPr>
        <w:tc>
          <w:tcPr/>
          <w:p w:rsidR="00000000" w:rsidDel="00000000" w:rsidP="00000000" w:rsidRDefault="00000000" w:rsidRPr="00000000" w14:paraId="000000B8">
            <w:pPr>
              <w:pageBreakBefore w:val="0"/>
              <w:jc w:val="both"/>
              <w:rPr>
                <w:b w:val="0"/>
                <w:bCs w:val="0"/>
                <w:sz w:val="20"/>
                <w:szCs w:val="20"/>
              </w:rPr>
            </w:pPr>
            <w:r w:rsidDel="00000000" w:rsidR="00000000" w:rsidRPr="00000000">
              <w:rPr>
                <w:b w:val="0"/>
                <w:bCs w:val="0"/>
                <w:sz w:val="20"/>
                <w:szCs w:val="20"/>
                <w:rtl w:val="0"/>
              </w:rPr>
              <w:t xml:space="preserve">3</w:t>
            </w:r>
          </w:p>
        </w:tc>
        <w:tc>
          <w:tcPr>
            <w:vAlign w:val="bottom"/>
          </w:tcPr>
          <w:p w:rsidR="00000000" w:rsidDel="00000000" w:rsidP="00000000" w:rsidRDefault="00000000" w:rsidRPr="00000000" w14:paraId="000000B9">
            <w:pPr>
              <w:pageBreakBefore w:val="0"/>
              <w:jc w:val="both"/>
              <w:rPr>
                <w:sz w:val="20"/>
                <w:szCs w:val="20"/>
              </w:rPr>
            </w:pPr>
            <w:r w:rsidDel="00000000" w:rsidR="00000000" w:rsidRPr="00000000">
              <w:rPr>
                <w:sz w:val="20"/>
                <w:szCs w:val="20"/>
                <w:rtl w:val="0"/>
              </w:rPr>
              <w:t xml:space="preserve">Machinery and Construction</w:t>
            </w:r>
          </w:p>
        </w:tc>
        <w:tc>
          <w:tcPr>
            <w:vAlign w:val="bottom"/>
          </w:tcPr>
          <w:p w:rsidR="00000000" w:rsidDel="00000000" w:rsidP="00000000" w:rsidRDefault="00000000" w:rsidRPr="00000000" w14:paraId="000000BA">
            <w:pPr>
              <w:pageBreakBefore w:val="0"/>
              <w:jc w:val="both"/>
              <w:rPr>
                <w:sz w:val="20"/>
                <w:szCs w:val="20"/>
              </w:rPr>
            </w:pPr>
            <w:r w:rsidDel="00000000" w:rsidR="00000000" w:rsidRPr="00000000">
              <w:rPr>
                <w:sz w:val="20"/>
                <w:szCs w:val="20"/>
                <w:rtl w:val="0"/>
              </w:rPr>
              <w:t xml:space="preserve">High-complexity Products</w:t>
            </w:r>
          </w:p>
        </w:tc>
        <w:tc>
          <w:tcPr>
            <w:vAlign w:val="bottom"/>
          </w:tcPr>
          <w:p w:rsidR="00000000" w:rsidDel="00000000" w:rsidP="00000000" w:rsidRDefault="00000000" w:rsidRPr="00000000" w14:paraId="000000BB">
            <w:pPr>
              <w:pageBreakBefore w:val="0"/>
              <w:jc w:val="both"/>
              <w:rPr>
                <w:sz w:val="20"/>
                <w:szCs w:val="20"/>
              </w:rPr>
            </w:pPr>
            <w:r w:rsidDel="00000000" w:rsidR="00000000" w:rsidRPr="00000000">
              <w:rPr>
                <w:sz w:val="20"/>
                <w:szCs w:val="20"/>
                <w:rtl w:val="0"/>
              </w:rPr>
              <w:t xml:space="preserve">Precious Stones</w:t>
            </w:r>
          </w:p>
        </w:tc>
      </w:tr>
      <w:tr>
        <w:trPr>
          <w:cantSplit w:val="0"/>
          <w:tblHeader w:val="0"/>
        </w:trPr>
        <w:tc>
          <w:tcPr/>
          <w:p w:rsidR="00000000" w:rsidDel="00000000" w:rsidP="00000000" w:rsidRDefault="00000000" w:rsidRPr="00000000" w14:paraId="000000BC">
            <w:pPr>
              <w:pageBreakBefore w:val="0"/>
              <w:jc w:val="both"/>
              <w:rPr>
                <w:b w:val="0"/>
                <w:bCs w:val="0"/>
                <w:sz w:val="20"/>
                <w:szCs w:val="20"/>
              </w:rPr>
            </w:pPr>
            <w:r w:rsidDel="00000000" w:rsidR="00000000" w:rsidRPr="00000000">
              <w:rPr>
                <w:b w:val="0"/>
                <w:bCs w:val="0"/>
                <w:sz w:val="20"/>
                <w:szCs w:val="20"/>
                <w:rtl w:val="0"/>
              </w:rPr>
              <w:t xml:space="preserve">4</w:t>
            </w:r>
          </w:p>
        </w:tc>
        <w:tc>
          <w:tcPr>
            <w:vAlign w:val="bottom"/>
          </w:tcPr>
          <w:p w:rsidR="00000000" w:rsidDel="00000000" w:rsidP="00000000" w:rsidRDefault="00000000" w:rsidRPr="00000000" w14:paraId="000000BD">
            <w:pPr>
              <w:pageBreakBefore w:val="0"/>
              <w:jc w:val="both"/>
              <w:rPr>
                <w:sz w:val="20"/>
                <w:szCs w:val="20"/>
              </w:rPr>
            </w:pPr>
            <w:r w:rsidDel="00000000" w:rsidR="00000000" w:rsidRPr="00000000">
              <w:rPr>
                <w:sz w:val="20"/>
                <w:szCs w:val="20"/>
                <w:rtl w:val="0"/>
              </w:rPr>
              <w:t xml:space="preserve">Energy Drilling and Mining</w:t>
            </w:r>
          </w:p>
        </w:tc>
        <w:tc>
          <w:tcPr>
            <w:vAlign w:val="bottom"/>
          </w:tcPr>
          <w:p w:rsidR="00000000" w:rsidDel="00000000" w:rsidP="00000000" w:rsidRDefault="00000000" w:rsidRPr="00000000" w14:paraId="000000BE">
            <w:pPr>
              <w:pageBreakBefore w:val="0"/>
              <w:jc w:val="both"/>
              <w:rPr>
                <w:sz w:val="20"/>
                <w:szCs w:val="20"/>
              </w:rPr>
            </w:pPr>
            <w:r w:rsidDel="00000000" w:rsidR="00000000" w:rsidRPr="00000000">
              <w:rPr>
                <w:sz w:val="20"/>
                <w:szCs w:val="20"/>
                <w:rtl w:val="0"/>
              </w:rPr>
              <w:t xml:space="preserve">Chemical Manufacturing</w:t>
            </w:r>
          </w:p>
        </w:tc>
        <w:tc>
          <w:tcPr>
            <w:vAlign w:val="bottom"/>
          </w:tcPr>
          <w:p w:rsidR="00000000" w:rsidDel="00000000" w:rsidP="00000000" w:rsidRDefault="00000000" w:rsidRPr="00000000" w14:paraId="000000BF">
            <w:pPr>
              <w:pageBreakBefore w:val="0"/>
              <w:jc w:val="both"/>
              <w:rPr>
                <w:sz w:val="20"/>
                <w:szCs w:val="20"/>
              </w:rPr>
            </w:pPr>
            <w:r w:rsidDel="00000000" w:rsidR="00000000" w:rsidRPr="00000000">
              <w:rPr>
                <w:sz w:val="20"/>
                <w:szCs w:val="20"/>
                <w:rtl w:val="0"/>
              </w:rPr>
              <w:t xml:space="preserve">Daily Instruments</w:t>
            </w:r>
          </w:p>
        </w:tc>
      </w:tr>
      <w:tr>
        <w:trPr>
          <w:cantSplit w:val="0"/>
          <w:tblHeader w:val="0"/>
        </w:trPr>
        <w:tc>
          <w:tcPr/>
          <w:p w:rsidR="00000000" w:rsidDel="00000000" w:rsidP="00000000" w:rsidRDefault="00000000" w:rsidRPr="00000000" w14:paraId="000000C0">
            <w:pPr>
              <w:pageBreakBefore w:val="0"/>
              <w:jc w:val="both"/>
              <w:rPr>
                <w:b w:val="0"/>
                <w:bCs w:val="0"/>
                <w:sz w:val="20"/>
                <w:szCs w:val="20"/>
              </w:rPr>
            </w:pPr>
            <w:r w:rsidDel="00000000" w:rsidR="00000000" w:rsidRPr="00000000">
              <w:rPr>
                <w:b w:val="0"/>
                <w:bCs w:val="0"/>
                <w:sz w:val="20"/>
                <w:szCs w:val="20"/>
                <w:rtl w:val="0"/>
              </w:rPr>
              <w:t xml:space="preserve">5</w:t>
            </w:r>
          </w:p>
        </w:tc>
        <w:tc>
          <w:tcPr>
            <w:vAlign w:val="bottom"/>
          </w:tcPr>
          <w:p w:rsidR="00000000" w:rsidDel="00000000" w:rsidP="00000000" w:rsidRDefault="00000000" w:rsidRPr="00000000" w14:paraId="000000C1">
            <w:pPr>
              <w:pageBreakBefore w:val="0"/>
              <w:jc w:val="both"/>
              <w:rPr>
                <w:sz w:val="20"/>
                <w:szCs w:val="20"/>
              </w:rPr>
            </w:pPr>
            <w:r w:rsidDel="00000000" w:rsidR="00000000" w:rsidRPr="00000000">
              <w:rPr>
                <w:sz w:val="20"/>
                <w:szCs w:val="20"/>
                <w:rtl w:val="0"/>
              </w:rPr>
              <w:t xml:space="preserve">Daily Instruments</w:t>
            </w:r>
          </w:p>
        </w:tc>
        <w:tc>
          <w:tcPr>
            <w:vAlign w:val="bottom"/>
          </w:tcPr>
          <w:p w:rsidR="00000000" w:rsidDel="00000000" w:rsidP="00000000" w:rsidRDefault="00000000" w:rsidRPr="00000000" w14:paraId="000000C2">
            <w:pPr>
              <w:pageBreakBefore w:val="0"/>
              <w:jc w:val="both"/>
              <w:rPr>
                <w:sz w:val="20"/>
                <w:szCs w:val="20"/>
              </w:rPr>
            </w:pPr>
            <w:r w:rsidDel="00000000" w:rsidR="00000000" w:rsidRPr="00000000">
              <w:rPr>
                <w:sz w:val="20"/>
                <w:szCs w:val="20"/>
                <w:rtl w:val="0"/>
              </w:rPr>
              <w:t xml:space="preserve">Machinery and Construction</w:t>
            </w:r>
          </w:p>
        </w:tc>
        <w:tc>
          <w:tcPr>
            <w:vAlign w:val="bottom"/>
          </w:tcPr>
          <w:p w:rsidR="00000000" w:rsidDel="00000000" w:rsidP="00000000" w:rsidRDefault="00000000" w:rsidRPr="00000000" w14:paraId="000000C3">
            <w:pPr>
              <w:pageBreakBefore w:val="0"/>
              <w:jc w:val="both"/>
              <w:rPr>
                <w:sz w:val="20"/>
                <w:szCs w:val="20"/>
              </w:rPr>
            </w:pPr>
            <w:r w:rsidDel="00000000" w:rsidR="00000000" w:rsidRPr="00000000">
              <w:rPr>
                <w:sz w:val="20"/>
                <w:szCs w:val="20"/>
                <w:rtl w:val="0"/>
              </w:rPr>
              <w:t xml:space="preserve">Services and Utilities</w:t>
            </w:r>
          </w:p>
        </w:tc>
      </w:tr>
    </w:tbl>
    <w:p w:rsidR="00000000" w:rsidDel="00000000" w:rsidP="00000000" w:rsidRDefault="00000000" w:rsidRPr="00000000" w14:paraId="000000C4">
      <w:pPr>
        <w:pageBreakBefore w:val="0"/>
        <w:rPr/>
      </w:pPr>
      <w:r w:rsidDel="00000000" w:rsidR="00000000" w:rsidRPr="00000000">
        <w:rPr>
          <w:rtl w:val="0"/>
        </w:rPr>
      </w:r>
    </w:p>
    <w:p w:rsidR="00000000" w:rsidDel="00000000" w:rsidP="00000000" w:rsidRDefault="00000000" w:rsidRPr="00000000" w14:paraId="000000C5">
      <w:pPr>
        <w:pageBreakBefore w:val="0"/>
        <w:jc w:val="center"/>
        <w:rPr/>
      </w:pPr>
      <w:r w:rsidDel="00000000" w:rsidR="00000000" w:rsidRPr="00000000">
        <w:rPr>
          <w:rtl w:val="0"/>
        </w:rPr>
        <w:t xml:space="preserve">Table 4: RID Comparison across Emerging Economies</w:t>
      </w:r>
    </w:p>
    <w:p w:rsidR="00000000" w:rsidDel="00000000" w:rsidP="00000000" w:rsidRDefault="00000000" w:rsidRPr="00000000" w14:paraId="000000C6">
      <w:pPr>
        <w:pageBreakBefore w:val="0"/>
        <w:jc w:val="both"/>
        <w:rPr/>
      </w:pPr>
      <w:r w:rsidDel="00000000" w:rsidR="00000000" w:rsidRPr="00000000">
        <w:rPr>
          <w:rtl w:val="0"/>
        </w:rPr>
      </w:r>
    </w:p>
    <w:p w:rsidR="00000000" w:rsidDel="00000000" w:rsidP="00000000" w:rsidRDefault="00000000" w:rsidRPr="00000000" w14:paraId="000000C7">
      <w:pPr>
        <w:pageBreakBefore w:val="0"/>
        <w:jc w:val="both"/>
        <w:rPr>
          <w:rFonts w:ascii="Times" w:cs="Times" w:eastAsia="Times" w:hAnsi="Times"/>
          <w:b w:val="1"/>
          <w:bCs w:val="1"/>
          <w:sz w:val="28"/>
          <w:szCs w:val="28"/>
        </w:rPr>
      </w:pPr>
      <w:r w:rsidDel="00000000" w:rsidR="00000000" w:rsidRPr="00000000">
        <w:rPr>
          <w:rtl w:val="0"/>
        </w:rPr>
        <w:t xml:space="preserve">Table 4 further examines UAE’s development strategy against those of emerging economies on a global scale. Reasonably, emerging economies such as China, South Korea, Singapore</w:t>
      </w:r>
      <w:ins w:author="Ryo Shibata" w:id="18" w:date="2023-04-22T05:25:22Z">
        <w:r w:rsidDel="00000000" w:rsidR="00000000" w:rsidRPr="00000000">
          <w:rPr>
            <w:rtl w:val="0"/>
          </w:rPr>
          <w:t xml:space="preserve">,</w:t>
        </w:r>
      </w:ins>
      <w:r w:rsidDel="00000000" w:rsidR="00000000" w:rsidRPr="00000000">
        <w:rPr>
          <w:rtl w:val="0"/>
        </w:rPr>
        <w:t xml:space="preserve"> and India have devoted the majority of their efforts </w:t>
      </w:r>
      <w:del w:author="Ryo Shibata" w:id="19" w:date="2023-04-22T05:25:32Z">
        <w:r w:rsidDel="00000000" w:rsidR="00000000" w:rsidRPr="00000000">
          <w:rPr>
            <w:rtl w:val="0"/>
          </w:rPr>
          <w:delText xml:space="preserve">in</w:delText>
        </w:r>
      </w:del>
      <w:r w:rsidDel="00000000" w:rsidR="00000000" w:rsidRPr="00000000">
        <w:rPr>
          <w:rtl w:val="0"/>
        </w:rPr>
        <w:t xml:space="preserve">to intermediate industry groups</w:t>
      </w:r>
      <w:ins w:author="Ryo Shibata" w:id="20" w:date="2023-04-22T05:25:35Z">
        <w:r w:rsidDel="00000000" w:rsidR="00000000" w:rsidRPr="00000000">
          <w:rPr>
            <w:rtl w:val="0"/>
          </w:rPr>
          <w:t xml:space="preserve">,</w:t>
        </w:r>
      </w:ins>
      <w:r w:rsidDel="00000000" w:rsidR="00000000" w:rsidRPr="00000000">
        <w:rPr>
          <w:rtl w:val="0"/>
        </w:rPr>
        <w:t xml:space="preserve"> while developed economies </w:t>
      </w:r>
      <w:ins w:author="Ryo Shibata" w:id="21" w:date="2023-04-22T05:25:39Z">
        <w:r w:rsidDel="00000000" w:rsidR="00000000" w:rsidRPr="00000000">
          <w:rPr>
            <w:rtl w:val="0"/>
          </w:rPr>
          <w:t xml:space="preserve">like</w:t>
        </w:r>
      </w:ins>
      <w:del w:author="Ryo Shibata" w:id="21" w:date="2023-04-22T05:25:39Z">
        <w:r w:rsidDel="00000000" w:rsidR="00000000" w:rsidRPr="00000000">
          <w:rPr>
            <w:rtl w:val="0"/>
          </w:rPr>
          <w:delText xml:space="preserve">such as</w:delText>
        </w:r>
      </w:del>
      <w:r w:rsidDel="00000000" w:rsidR="00000000" w:rsidRPr="00000000">
        <w:rPr>
          <w:rtl w:val="0"/>
        </w:rPr>
        <w:t xml:space="preserve"> UAE should have relied more on advanced industry groups. This trend holds true in general, regardless of the continent or the time period, and serves as an indicator for which phase of development a country is currently in as evaluated from its production strategy. Based on this standard, UAE is indeed adopting a moderate but slightly out-of-phase strategy that seeks development in industry groups with a lower level of complexity than it should.</w:t>
      </w:r>
      <w:r w:rsidDel="00000000" w:rsidR="00000000" w:rsidRPr="00000000">
        <w:rPr>
          <w:rtl w:val="0"/>
        </w:rPr>
      </w:r>
    </w:p>
    <w:p w:rsidR="00000000" w:rsidDel="00000000" w:rsidP="00000000" w:rsidRDefault="00000000" w:rsidRPr="00000000" w14:paraId="000000C8">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C9">
      <w:pPr>
        <w:pageBreakBefore w:val="0"/>
        <w:jc w:val="both"/>
        <w:rPr>
          <w:b w:val="1"/>
          <w:bCs w:val="1"/>
        </w:rPr>
      </w:pPr>
      <w:r w:rsidDel="00000000" w:rsidR="00000000" w:rsidRPr="00000000">
        <w:rPr>
          <w:rtl w:val="0"/>
        </w:rPr>
      </w:r>
    </w:p>
    <w:p w:rsidR="00000000" w:rsidDel="00000000" w:rsidP="00000000" w:rsidRDefault="00000000" w:rsidRPr="00000000" w14:paraId="000000CA">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4. Product Space Design</w:t>
      </w:r>
    </w:p>
    <w:p w:rsidR="00000000" w:rsidDel="00000000" w:rsidP="00000000" w:rsidRDefault="00000000" w:rsidRPr="00000000" w14:paraId="000000CB">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CC">
      <w:pPr>
        <w:pageBreakBefore w:val="0"/>
        <w:jc w:val="both"/>
        <w:rPr>
          <w:b w:val="1"/>
          <w:bCs w:val="1"/>
        </w:rPr>
      </w:pPr>
      <w:r w:rsidDel="00000000" w:rsidR="00000000" w:rsidRPr="00000000">
        <w:rPr>
          <w:b w:val="1"/>
          <w:bCs w:val="1"/>
          <w:rtl w:val="0"/>
        </w:rPr>
        <w:t xml:space="preserve">4.1 Suggested Development Vector</w:t>
      </w:r>
    </w:p>
    <w:p w:rsidR="00000000" w:rsidDel="00000000" w:rsidP="00000000" w:rsidRDefault="00000000" w:rsidRPr="00000000" w14:paraId="000000CD">
      <w:pPr>
        <w:pageBreakBefore w:val="0"/>
        <w:jc w:val="both"/>
        <w:rPr/>
      </w:pPr>
      <w:r w:rsidDel="00000000" w:rsidR="00000000" w:rsidRPr="00000000">
        <w:rPr>
          <w:rtl w:val="0"/>
        </w:rPr>
        <w:t xml:space="preserve">As </w:t>
      </w:r>
      <w:ins w:author="Ryo Shibata" w:id="22" w:date="2023-04-22T05:25:44Z">
        <w:r w:rsidDel="00000000" w:rsidR="00000000" w:rsidRPr="00000000">
          <w:rPr>
            <w:rtl w:val="0"/>
          </w:rPr>
          <w:t xml:space="preserve">mentioned earlier</w:t>
        </w:r>
      </w:ins>
      <w:del w:author="Ryo Shibata" w:id="22" w:date="2023-04-22T05:25:44Z">
        <w:r w:rsidDel="00000000" w:rsidR="00000000" w:rsidRPr="00000000">
          <w:rPr>
            <w:rtl w:val="0"/>
          </w:rPr>
          <w:delText xml:space="preserve">aforementioned</w:delText>
        </w:r>
      </w:del>
      <w:r w:rsidDel="00000000" w:rsidR="00000000" w:rsidRPr="00000000">
        <w:rPr>
          <w:rtl w:val="0"/>
        </w:rPr>
        <w:t xml:space="preserve">, distance gives us an idea of how far each new product is from a country’s current mix of exports. As defined in Hausmann and Hidalgo (2009), distance is “the weighted proportion of products connected to goods p that country c is not exporting, i.e., MCP</w:t>
      </w:r>
      <w:ins w:author="Ryo Shibata" w:id="23" w:date="2023-04-22T05:25:47Z">
        <w:r w:rsidDel="00000000" w:rsidR="00000000" w:rsidRPr="00000000">
          <w:rPr>
            <w:rtl w:val="0"/>
          </w:rPr>
          <w:t xml:space="preserve"> </w:t>
        </w:r>
      </w:ins>
      <w:r w:rsidDel="00000000" w:rsidR="00000000" w:rsidRPr="00000000">
        <w:rPr>
          <w:rtl w:val="0"/>
        </w:rPr>
        <w:t xml:space="preserve">=</w:t>
      </w:r>
      <w:ins w:author="Ryo Shibata" w:id="24" w:date="2023-04-22T05:25:48Z">
        <w:r w:rsidDel="00000000" w:rsidR="00000000" w:rsidRPr="00000000">
          <w:rPr>
            <w:rtl w:val="0"/>
          </w:rPr>
          <w:t xml:space="preserve"> </w:t>
        </w:r>
      </w:ins>
      <w:r w:rsidDel="00000000" w:rsidR="00000000" w:rsidRPr="00000000">
        <w:rPr>
          <w:rtl w:val="0"/>
        </w:rPr>
        <w:t xml:space="preserve">0.”  Based on this definition, the distance between a country and any product that the country is currently exporting (i.e., the country is a significant exporter in the product as compared to </w:t>
      </w:r>
      <w:ins w:author="Ryo Shibata" w:id="25" w:date="2023-04-22T05:25:52Z">
        <w:r w:rsidDel="00000000" w:rsidR="00000000" w:rsidRPr="00000000">
          <w:rPr>
            <w:rtl w:val="0"/>
          </w:rPr>
          <w:t xml:space="preserve">the </w:t>
        </w:r>
      </w:ins>
      <w:r w:rsidDel="00000000" w:rsidR="00000000" w:rsidRPr="00000000">
        <w:rPr>
          <w:rtl w:val="0"/>
        </w:rPr>
        <w:t xml:space="preserve">global average) is zero. Similarly, opportunity gain quantifies the contribution of a new product in terms of opening up the doors to more and more complex products. Intuitively, a product that a country is currently exporting (i.e., MCP=1) has an opportunity gain of zero. An</w:t>
      </w:r>
      <w:del w:author="Ryo Shibata" w:id="26" w:date="2023-04-22T05:26:03Z">
        <w:r w:rsidDel="00000000" w:rsidR="00000000" w:rsidRPr="00000000">
          <w:rPr>
            <w:rtl w:val="0"/>
          </w:rPr>
          <w:delText xml:space="preserve">d</w:delText>
        </w:r>
      </w:del>
      <w:r w:rsidDel="00000000" w:rsidR="00000000" w:rsidRPr="00000000">
        <w:rPr>
          <w:rtl w:val="0"/>
        </w:rPr>
        <w:t xml:space="preserve"> unreasonable investment </w:t>
      </w:r>
      <w:ins w:author="Ryo Shibata" w:id="27" w:date="2023-04-22T05:26:09Z">
        <w:r w:rsidDel="00000000" w:rsidR="00000000" w:rsidRPr="00000000">
          <w:rPr>
            <w:rtl w:val="0"/>
          </w:rPr>
          <w:t xml:space="preserve">in a</w:t>
        </w:r>
      </w:ins>
      <w:del w:author="Ryo Shibata" w:id="27" w:date="2023-04-22T05:26:09Z">
        <w:r w:rsidDel="00000000" w:rsidR="00000000" w:rsidRPr="00000000">
          <w:rPr>
            <w:rtl w:val="0"/>
          </w:rPr>
          <w:delText xml:space="preserve">on</w:delText>
        </w:r>
      </w:del>
      <w:r w:rsidDel="00000000" w:rsidR="00000000" w:rsidRPr="00000000">
        <w:rPr>
          <w:rtl w:val="0"/>
        </w:rPr>
        <w:t xml:space="preserve"> certain product p would lead to a relative decrement in</w:t>
      </w:r>
      <w:ins w:author="Ryo Shibata" w:id="28" w:date="2023-04-22T05:26:16Z">
        <w:r w:rsidDel="00000000" w:rsidR="00000000" w:rsidRPr="00000000">
          <w:rPr>
            <w:rtl w:val="0"/>
          </w:rPr>
          <w:t xml:space="preserve"> the</w:t>
        </w:r>
      </w:ins>
      <w:r w:rsidDel="00000000" w:rsidR="00000000" w:rsidRPr="00000000">
        <w:rPr>
          <w:rtl w:val="0"/>
        </w:rPr>
        <w:t xml:space="preserve"> export of more profitable products, and therefore lead to a negative opportunity gain of product p. </w:t>
      </w:r>
      <w:del w:author="Ryo Shibata" w:id="29" w:date="2023-04-22T05:26:21Z">
        <w:r w:rsidDel="00000000" w:rsidR="00000000" w:rsidRPr="00000000">
          <w:rPr>
            <w:rtl w:val="0"/>
          </w:rPr>
          <w:delText xml:space="preserve"> </w:delText>
        </w:r>
      </w:del>
      <w:r w:rsidDel="00000000" w:rsidR="00000000" w:rsidRPr="00000000">
        <w:rPr>
          <w:rtl w:val="0"/>
        </w:rPr>
        <w:t xml:space="preserve">The opportunity gain is not the only estimator of a country’s level of economic development. However, among countries with comparable economic</w:t>
      </w:r>
      <w:del w:author="Ryo Shibata" w:id="30" w:date="2023-04-22T05:26:29Z">
        <w:r w:rsidDel="00000000" w:rsidR="00000000" w:rsidRPr="00000000">
          <w:rPr>
            <w:rtl w:val="0"/>
          </w:rPr>
          <w:delText xml:space="preserve">s</w:delText>
        </w:r>
      </w:del>
      <w:r w:rsidDel="00000000" w:rsidR="00000000" w:rsidRPr="00000000">
        <w:rPr>
          <w:rtl w:val="0"/>
        </w:rPr>
        <w:t xml:space="preserve"> strength, those having higher ECI, or in other words, more reasonable economic</w:t>
      </w:r>
      <w:del w:author="Ryo Shibata" w:id="31" w:date="2023-04-22T05:26:35Z">
        <w:r w:rsidDel="00000000" w:rsidR="00000000" w:rsidRPr="00000000">
          <w:rPr>
            <w:rtl w:val="0"/>
          </w:rPr>
          <w:delText xml:space="preserve">s</w:delText>
        </w:r>
      </w:del>
      <w:r w:rsidDel="00000000" w:rsidR="00000000" w:rsidRPr="00000000">
        <w:rPr>
          <w:rtl w:val="0"/>
        </w:rPr>
        <w:t xml:space="preserve"> structures are often in better shape.</w:t>
      </w:r>
    </w:p>
    <w:p w:rsidR="00000000" w:rsidDel="00000000" w:rsidP="00000000" w:rsidRDefault="00000000" w:rsidRPr="00000000" w14:paraId="000000CE">
      <w:pPr>
        <w:pageBreakBefore w:val="0"/>
        <w:jc w:val="both"/>
        <w:rPr/>
      </w:pPr>
      <w:r w:rsidDel="00000000" w:rsidR="00000000" w:rsidRPr="00000000">
        <w:rPr>
          <w:rtl w:val="0"/>
        </w:rPr>
      </w:r>
    </w:p>
    <w:p w:rsidR="00000000" w:rsidDel="00000000" w:rsidP="00000000" w:rsidRDefault="00000000" w:rsidRPr="00000000" w14:paraId="000000CF">
      <w:pPr>
        <w:pageBreakBefore w:val="0"/>
        <w:jc w:val="center"/>
        <w:rPr/>
      </w:pPr>
      <w:r w:rsidDel="00000000" w:rsidR="00000000" w:rsidRPr="00000000">
        <w:rPr/>
        <w:drawing>
          <wp:inline distB="114300" distT="114300" distL="114300" distR="114300">
            <wp:extent cx="5610225" cy="2847975"/>
            <wp:effectExtent b="0" l="0" r="0" t="0"/>
            <wp:docPr id="6" name="image6.jpg"/>
            <a:graphic>
              <a:graphicData uri="http://schemas.openxmlformats.org/drawingml/2006/picture">
                <pic:pic>
                  <pic:nvPicPr>
                    <pic:cNvPr id="0" name="image6.jpg"/>
                    <pic:cNvPicPr preferRelativeResize="0"/>
                  </pic:nvPicPr>
                  <pic:blipFill>
                    <a:blip r:embed="rId12"/>
                    <a:srcRect b="0" l="0" r="1008" t="0"/>
                    <a:stretch>
                      <a:fillRect/>
                    </a:stretch>
                  </pic:blipFill>
                  <pic:spPr>
                    <a:xfrm>
                      <a:off x="0" y="0"/>
                      <a:ext cx="5610225" cy="2847975"/>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pageBreakBefore w:val="0"/>
        <w:jc w:val="center"/>
        <w:rPr/>
      </w:pPr>
      <w:r w:rsidDel="00000000" w:rsidR="00000000" w:rsidRPr="00000000">
        <w:rPr/>
        <w:drawing>
          <wp:inline distB="114300" distT="114300" distL="114300" distR="114300">
            <wp:extent cx="5734050" cy="2908300"/>
            <wp:effectExtent b="0" l="0" r="0" t="0"/>
            <wp:docPr id="7" name="image17.jpg"/>
            <a:graphic>
              <a:graphicData uri="http://schemas.openxmlformats.org/drawingml/2006/picture">
                <pic:pic>
                  <pic:nvPicPr>
                    <pic:cNvPr id="0" name="image17.jpg"/>
                    <pic:cNvPicPr preferRelativeResize="0"/>
                  </pic:nvPicPr>
                  <pic:blipFill>
                    <a:blip r:embed="rId13"/>
                    <a:srcRect b="0" l="0" r="0" t="0"/>
                    <a:stretch>
                      <a:fillRect/>
                    </a:stretch>
                  </pic:blipFill>
                  <pic:spPr>
                    <a:xfrm>
                      <a:off x="0" y="0"/>
                      <a:ext cx="573405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pageBreakBefore w:val="0"/>
        <w:jc w:val="center"/>
        <w:rPr/>
      </w:pPr>
      <w:r w:rsidDel="00000000" w:rsidR="00000000" w:rsidRPr="00000000">
        <w:rPr>
          <w:rtl w:val="0"/>
        </w:rPr>
      </w:r>
    </w:p>
    <w:p w:rsidR="00000000" w:rsidDel="00000000" w:rsidP="00000000" w:rsidRDefault="00000000" w:rsidRPr="00000000" w14:paraId="000000D2">
      <w:pPr>
        <w:pageBreakBefore w:val="0"/>
        <w:jc w:val="center"/>
        <w:rPr/>
      </w:pPr>
      <w:r w:rsidDel="00000000" w:rsidR="00000000" w:rsidRPr="00000000">
        <w:rPr>
          <w:rtl w:val="0"/>
        </w:rPr>
        <w:t xml:space="preserve">Table 5: Opportunity Gain Ranking on a Comparable Scale for 2013</w:t>
      </w:r>
      <w:ins w:author="Ryo Shibata" w:id="32" w:date="2023-04-22T05:19:52Z">
        <w:r w:rsidDel="00000000" w:rsidR="00000000" w:rsidRPr="00000000">
          <w:rPr>
            <w:rtl w:val="0"/>
          </w:rPr>
          <w:t xml:space="preserve"> </w:t>
        </w:r>
      </w:ins>
      <w:r w:rsidDel="00000000" w:rsidR="00000000" w:rsidRPr="00000000">
        <w:rPr>
          <w:rtl w:val="0"/>
        </w:rPr>
        <w:t xml:space="preserve">(up) and 2018</w:t>
      </w:r>
      <w:ins w:author="Ryo Shibata" w:id="33" w:date="2023-04-22T05:19:54Z">
        <w:r w:rsidDel="00000000" w:rsidR="00000000" w:rsidRPr="00000000">
          <w:rPr>
            <w:rtl w:val="0"/>
          </w:rPr>
          <w:t xml:space="preserve"> </w:t>
        </w:r>
      </w:ins>
      <w:r w:rsidDel="00000000" w:rsidR="00000000" w:rsidRPr="00000000">
        <w:rPr>
          <w:rtl w:val="0"/>
        </w:rPr>
        <w:t xml:space="preserve">(down)</w:t>
      </w:r>
    </w:p>
    <w:p w:rsidR="00000000" w:rsidDel="00000000" w:rsidP="00000000" w:rsidRDefault="00000000" w:rsidRPr="00000000" w14:paraId="000000D3">
      <w:pPr>
        <w:pageBreakBefore w:val="0"/>
        <w:jc w:val="both"/>
        <w:rPr/>
      </w:pPr>
      <w:r w:rsidDel="00000000" w:rsidR="00000000" w:rsidRPr="00000000">
        <w:rPr>
          <w:rtl w:val="0"/>
        </w:rPr>
      </w:r>
    </w:p>
    <w:p w:rsidR="00000000" w:rsidDel="00000000" w:rsidP="00000000" w:rsidRDefault="00000000" w:rsidRPr="00000000" w14:paraId="000000D4">
      <w:pPr>
        <w:pageBreakBefore w:val="0"/>
        <w:jc w:val="both"/>
        <w:rPr/>
      </w:pPr>
      <w:r w:rsidDel="00000000" w:rsidR="00000000" w:rsidRPr="00000000">
        <w:rPr>
          <w:rtl w:val="0"/>
        </w:rPr>
        <w:t xml:space="preserve">We define the ranking of opportunity gain for a country c, as the Suggested Development Vector (SDV) of c. Table</w:t>
      </w:r>
      <w:ins w:author="Ryo Shibata" w:id="34" w:date="2023-04-22T05:26:47Z">
        <w:r w:rsidDel="00000000" w:rsidR="00000000" w:rsidRPr="00000000">
          <w:rPr>
            <w:rtl w:val="0"/>
          </w:rPr>
          <w:t xml:space="preserve">s</w:t>
        </w:r>
      </w:ins>
      <w:r w:rsidDel="00000000" w:rsidR="00000000" w:rsidRPr="00000000">
        <w:rPr>
          <w:rtl w:val="0"/>
        </w:rPr>
        <w:t xml:space="preserve"> 5 and 6 summarize how the SDV of UAE compares with a selected group of comparable and leading economies in the world, with the industry groups ranked in decreasing order of significance. Dark blue indicates positive opportunity gain, light blue indicates zero opportunity gains, and white indicates negative opportunity gains. The result shows that leading countries barely have any industries with positive opportunity gain. In other words, those countries are already in the most stable and efficient economic structure. Without the necessity of economic transition, those countries merely need to maintain </w:t>
      </w:r>
      <w:del w:author="Ryo Shibata" w:id="35" w:date="2023-04-22T05:26:58Z">
        <w:r w:rsidDel="00000000" w:rsidR="00000000" w:rsidRPr="00000000">
          <w:rPr>
            <w:rtl w:val="0"/>
          </w:rPr>
          <w:delText xml:space="preserve">a</w:delText>
        </w:r>
      </w:del>
      <w:r w:rsidDel="00000000" w:rsidR="00000000" w:rsidRPr="00000000">
        <w:rPr>
          <w:rtl w:val="0"/>
        </w:rPr>
        <w:t xml:space="preserve"> steady and balanced economic development. </w:t>
      </w:r>
      <w:del w:author="Ryo Shibata" w:id="36" w:date="2023-04-22T05:27:00Z">
        <w:r w:rsidDel="00000000" w:rsidR="00000000" w:rsidRPr="00000000">
          <w:rPr>
            <w:rtl w:val="0"/>
          </w:rPr>
          <w:delText xml:space="preserve"> </w:delText>
        </w:r>
      </w:del>
      <w:r w:rsidDel="00000000" w:rsidR="00000000" w:rsidRPr="00000000">
        <w:rPr>
          <w:rtl w:val="0"/>
        </w:rPr>
        <w:t xml:space="preserve">In contrast, developing countries have nearly half of industries with positive opportunity gain</w:t>
      </w:r>
      <w:del w:author="Ryo Shibata" w:id="37" w:date="2023-04-22T05:27:03Z">
        <w:r w:rsidDel="00000000" w:rsidR="00000000" w:rsidRPr="00000000">
          <w:rPr>
            <w:rtl w:val="0"/>
          </w:rPr>
          <w:delText xml:space="preserve">,</w:delText>
        </w:r>
      </w:del>
      <w:r w:rsidDel="00000000" w:rsidR="00000000" w:rsidRPr="00000000">
        <w:rPr>
          <w:rtl w:val="0"/>
        </w:rPr>
        <w:t xml:space="preserve"> and share common interests in industrial manufacturing and High-complexity Products industries. It can be concluded that UAE shares the characteristics of developing countries, with a premature economic</w:t>
      </w:r>
      <w:del w:author="Ryo Shibata" w:id="38" w:date="2023-04-22T05:27:08Z">
        <w:r w:rsidDel="00000000" w:rsidR="00000000" w:rsidRPr="00000000">
          <w:rPr>
            <w:rtl w:val="0"/>
          </w:rPr>
          <w:delText xml:space="preserve">s</w:delText>
        </w:r>
      </w:del>
      <w:r w:rsidDel="00000000" w:rsidR="00000000" w:rsidRPr="00000000">
        <w:rPr>
          <w:rtl w:val="0"/>
        </w:rPr>
        <w:t xml:space="preserve"> structure that leans towards intermediate-level industries. </w:t>
      </w:r>
    </w:p>
    <w:p w:rsidR="00000000" w:rsidDel="00000000" w:rsidP="00000000" w:rsidRDefault="00000000" w:rsidRPr="00000000" w14:paraId="000000D5">
      <w:pPr>
        <w:pageBreakBefore w:val="0"/>
        <w:jc w:val="both"/>
        <w:rPr/>
      </w:pPr>
      <w:r w:rsidDel="00000000" w:rsidR="00000000" w:rsidRPr="00000000">
        <w:rPr>
          <w:rtl w:val="0"/>
        </w:rPr>
      </w:r>
    </w:p>
    <w:p w:rsidR="00000000" w:rsidDel="00000000" w:rsidP="00000000" w:rsidRDefault="00000000" w:rsidRPr="00000000" w14:paraId="000000D6">
      <w:pPr>
        <w:pageBreakBefore w:val="0"/>
        <w:jc w:val="both"/>
        <w:rPr/>
      </w:pPr>
      <w:r w:rsidDel="00000000" w:rsidR="00000000" w:rsidRPr="00000000">
        <w:rPr/>
        <w:drawing>
          <wp:inline distB="114300" distT="114300" distL="114300" distR="114300">
            <wp:extent cx="5734050" cy="2298700"/>
            <wp:effectExtent b="0" l="0" r="0" t="0"/>
            <wp:docPr id="26" name="image24.jpg"/>
            <a:graphic>
              <a:graphicData uri="http://schemas.openxmlformats.org/drawingml/2006/picture">
                <pic:pic>
                  <pic:nvPicPr>
                    <pic:cNvPr id="0" name="image24.jpg"/>
                    <pic:cNvPicPr preferRelativeResize="0"/>
                  </pic:nvPicPr>
                  <pic:blipFill>
                    <a:blip r:embed="rId14"/>
                    <a:srcRect b="0" l="0" r="0" t="0"/>
                    <a:stretch>
                      <a:fillRect/>
                    </a:stretch>
                  </pic:blipFill>
                  <pic:spPr>
                    <a:xfrm>
                      <a:off x="0" y="0"/>
                      <a:ext cx="573405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pageBreakBefore w:val="0"/>
        <w:jc w:val="both"/>
        <w:rPr/>
      </w:pPr>
      <w:r w:rsidDel="00000000" w:rsidR="00000000" w:rsidRPr="00000000">
        <w:rPr>
          <w:rtl w:val="0"/>
        </w:rPr>
      </w:r>
    </w:p>
    <w:p w:rsidR="00000000" w:rsidDel="00000000" w:rsidP="00000000" w:rsidRDefault="00000000" w:rsidRPr="00000000" w14:paraId="000000D8">
      <w:pPr>
        <w:pageBreakBefore w:val="0"/>
        <w:jc w:val="center"/>
        <w:rPr/>
      </w:pPr>
      <w:r w:rsidDel="00000000" w:rsidR="00000000" w:rsidRPr="00000000">
        <w:rPr>
          <w:rtl w:val="0"/>
        </w:rPr>
        <w:t xml:space="preserve">Table 6: Opportunity Gain Ranking on a Global Scale</w:t>
      </w:r>
    </w:p>
    <w:p w:rsidR="00000000" w:rsidDel="00000000" w:rsidP="00000000" w:rsidRDefault="00000000" w:rsidRPr="00000000" w14:paraId="000000D9">
      <w:pPr>
        <w:pageBreakBefore w:val="0"/>
        <w:jc w:val="both"/>
        <w:rPr>
          <w:b w:val="1"/>
          <w:bCs w:val="1"/>
        </w:rPr>
      </w:pPr>
      <w:r w:rsidDel="00000000" w:rsidR="00000000" w:rsidRPr="00000000">
        <w:rPr>
          <w:rtl w:val="0"/>
        </w:rPr>
      </w:r>
    </w:p>
    <w:p w:rsidR="00000000" w:rsidDel="00000000" w:rsidP="00000000" w:rsidRDefault="00000000" w:rsidRPr="00000000" w14:paraId="000000DA">
      <w:pPr>
        <w:pageBreakBefore w:val="0"/>
        <w:jc w:val="both"/>
        <w:rPr>
          <w:b w:val="1"/>
          <w:bCs w:val="1"/>
        </w:rPr>
      </w:pPr>
      <w:r w:rsidDel="00000000" w:rsidR="00000000" w:rsidRPr="00000000">
        <w:rPr>
          <w:b w:val="1"/>
          <w:bCs w:val="1"/>
          <w:rtl w:val="0"/>
        </w:rPr>
        <w:t xml:space="preserve">4.2 Budgeted Industry Development Strategy and Interpretation</w:t>
      </w:r>
    </w:p>
    <w:p w:rsidR="00000000" w:rsidDel="00000000" w:rsidP="00000000" w:rsidRDefault="00000000" w:rsidRPr="00000000" w14:paraId="000000DB">
      <w:pPr>
        <w:pageBreakBefore w:val="0"/>
        <w:rPr/>
      </w:pPr>
      <w:r w:rsidDel="00000000" w:rsidR="00000000" w:rsidRPr="00000000">
        <w:rPr>
          <w:rtl w:val="0"/>
        </w:rPr>
      </w:r>
    </w:p>
    <w:p w:rsidR="00000000" w:rsidDel="00000000" w:rsidP="00000000" w:rsidRDefault="00000000" w:rsidRPr="00000000" w14:paraId="000000DC">
      <w:pPr>
        <w:pageBreakBefore w:val="0"/>
        <w:jc w:val="both"/>
        <w:rPr/>
      </w:pPr>
      <w:r w:rsidDel="00000000" w:rsidR="00000000" w:rsidRPr="00000000">
        <w:rPr>
          <w:rtl w:val="0"/>
        </w:rPr>
        <w:t xml:space="preserve">The optimal budgeted industry development strategy aims to solve the most efficient allocations under the budgeted constraint of different situations of heuristic total export growth. In order to obtain such an allocation portfolio, we formulate an optimization problem as </w:t>
      </w:r>
      <w:ins w:author="Ryo Shibata" w:id="39" w:date="2023-04-22T05:27:17Z">
        <w:r w:rsidDel="00000000" w:rsidR="00000000" w:rsidRPr="00000000">
          <w:rPr>
            <w:rtl w:val="0"/>
          </w:rPr>
          <w:t xml:space="preserve">follows</w:t>
        </w:r>
      </w:ins>
      <w:del w:author="Ryo Shibata" w:id="39" w:date="2023-04-22T05:27:17Z">
        <w:r w:rsidDel="00000000" w:rsidR="00000000" w:rsidRPr="00000000">
          <w:rPr>
            <w:rtl w:val="0"/>
          </w:rPr>
          <w:delText xml:space="preserve">the following</w:delText>
        </w:r>
      </w:del>
      <w:r w:rsidDel="00000000" w:rsidR="00000000" w:rsidRPr="00000000">
        <w:rPr>
          <w:rtl w:val="0"/>
        </w:rPr>
        <w:t xml:space="preserve">:</w:t>
      </w:r>
    </w:p>
    <w:p w:rsidR="00000000" w:rsidDel="00000000" w:rsidP="00000000" w:rsidRDefault="00000000" w:rsidRPr="00000000" w14:paraId="000000DD">
      <w:pPr>
        <w:pageBreakBefore w:val="0"/>
        <w:jc w:val="both"/>
        <w:rPr/>
      </w:pPr>
      <w:r w:rsidDel="00000000" w:rsidR="00000000" w:rsidRPr="00000000">
        <w:rPr>
          <w:rtl w:val="0"/>
        </w:rPr>
      </w:r>
    </w:p>
    <w:p w:rsidR="00000000" w:rsidDel="00000000" w:rsidP="00000000" w:rsidRDefault="00000000" w:rsidRPr="00000000" w14:paraId="000000DE">
      <w:pPr>
        <w:pageBreakBefore w:val="0"/>
        <w:jc w:val="center"/>
        <w:rPr/>
      </w:pPr>
      <w:r w:rsidDel="00000000" w:rsidR="00000000" w:rsidRPr="00000000">
        <w:rPr/>
        <w:drawing>
          <wp:inline distB="114300" distT="114300" distL="114300" distR="114300">
            <wp:extent cx="2528888" cy="1141284"/>
            <wp:effectExtent b="0" l="0" r="0" t="0"/>
            <wp:docPr id="24"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2528888" cy="1141284"/>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pageBreakBefore w:val="0"/>
        <w:jc w:val="center"/>
        <w:rPr/>
      </w:pPr>
      <w:r w:rsidDel="00000000" w:rsidR="00000000" w:rsidRPr="00000000">
        <w:rPr>
          <w:rtl w:val="0"/>
        </w:rPr>
      </w:r>
    </w:p>
    <w:p w:rsidR="00000000" w:rsidDel="00000000" w:rsidP="00000000" w:rsidRDefault="00000000" w:rsidRPr="00000000" w14:paraId="000000E0">
      <w:pPr>
        <w:pageBreakBefore w:val="0"/>
        <w:jc w:val="both"/>
        <w:rPr/>
      </w:pPr>
      <w:r w:rsidDel="00000000" w:rsidR="00000000" w:rsidRPr="00000000">
        <w:rPr>
          <w:rtl w:val="0"/>
        </w:rPr>
        <w:t xml:space="preserve">where k(x) is the second largest eigenvector of </w:t>
      </w:r>
      <m:oMath>
        <m:sSub>
          <m:sSubPr>
            <m:ctrlPr>
              <w:rPr/>
            </m:ctrlPr>
          </m:sSubPr>
          <m:e>
            <m:r>
              <w:rPr/>
              <m:t xml:space="preserve">M</m:t>
            </m:r>
          </m:e>
          <m:sub>
            <m:r>
              <w:rPr/>
              <m:t xml:space="preserve">CC'</m:t>
            </m:r>
          </m:sub>
        </m:sSub>
      </m:oMath>
      <w:r w:rsidDel="00000000" w:rsidR="00000000" w:rsidRPr="00000000">
        <w:rPr>
          <w:rtl w:val="0"/>
        </w:rPr>
        <w:t xml:space="preserve"> after adding </w:t>
      </w:r>
      <m:oMath>
        <m:r>
          <w:rPr/>
          <m:t xml:space="preserve">x</m:t>
        </m:r>
      </m:oMath>
      <w:r w:rsidDel="00000000" w:rsidR="00000000" w:rsidRPr="00000000">
        <w:rPr>
          <w:rtl w:val="0"/>
        </w:rPr>
        <w:t xml:space="preserve"> to the original export vector, C is the country that we are interested in, P is the product space, B is the heuristic budget. </w:t>
      </w:r>
    </w:p>
    <w:p w:rsidR="00000000" w:rsidDel="00000000" w:rsidP="00000000" w:rsidRDefault="00000000" w:rsidRPr="00000000" w14:paraId="000000E1">
      <w:pPr>
        <w:pageBreakBefore w:val="0"/>
        <w:jc w:val="both"/>
        <w:rPr/>
      </w:pPr>
      <w:r w:rsidDel="00000000" w:rsidR="00000000" w:rsidRPr="00000000">
        <w:rPr>
          <w:rtl w:val="0"/>
        </w:rPr>
        <w:t xml:space="preserve"> </w:t>
      </w:r>
    </w:p>
    <w:p w:rsidR="00000000" w:rsidDel="00000000" w:rsidP="00000000" w:rsidRDefault="00000000" w:rsidRPr="00000000" w14:paraId="000000E2">
      <w:pPr>
        <w:pageBreakBefore w:val="0"/>
        <w:jc w:val="both"/>
        <w:rPr/>
      </w:pPr>
      <w:r w:rsidDel="00000000" w:rsidR="00000000" w:rsidRPr="00000000">
        <w:rPr>
          <w:rtl w:val="0"/>
        </w:rPr>
        <w:t xml:space="preserve">If we can solve this problem, then we can know what the largest ECI that a country can improve to. Accordingly, the optimal solution </w:t>
      </w:r>
      <m:oMath>
        <m:r>
          <w:rPr/>
          <m:t xml:space="preserve">x*</m:t>
        </m:r>
      </m:oMath>
      <w:r w:rsidDel="00000000" w:rsidR="00000000" w:rsidRPr="00000000">
        <w:rPr>
          <w:rtl w:val="0"/>
        </w:rPr>
        <w:t xml:space="preserve"> that we obtain here is exactly our optimal allocation. However, the biggest problem is that the objective function is not convex. Therefore, we cannot apply the classical tools for convex optimization </w:t>
      </w:r>
      <w:ins w:author="Ryo Shibata" w:id="40" w:date="2023-04-22T05:27:44Z">
        <w:r w:rsidDel="00000000" w:rsidR="00000000" w:rsidRPr="00000000">
          <w:rPr>
            <w:rtl w:val="0"/>
          </w:rPr>
          <w:t xml:space="preserve">to</w:t>
        </w:r>
      </w:ins>
      <w:del w:author="Ryo Shibata" w:id="40" w:date="2023-04-22T05:27:44Z">
        <w:r w:rsidDel="00000000" w:rsidR="00000000" w:rsidRPr="00000000">
          <w:rPr>
            <w:rtl w:val="0"/>
          </w:rPr>
          <w:delText xml:space="preserve">on</w:delText>
        </w:r>
      </w:del>
      <w:r w:rsidDel="00000000" w:rsidR="00000000" w:rsidRPr="00000000">
        <w:rPr>
          <w:rtl w:val="0"/>
        </w:rPr>
        <w:t xml:space="preserve"> this problem. In order to solve this problem, our idea is to use </w:t>
      </w:r>
      <w:ins w:author="Ryo Shibata" w:id="41" w:date="2023-04-22T05:27:48Z">
        <w:r w:rsidDel="00000000" w:rsidR="00000000" w:rsidRPr="00000000">
          <w:rPr>
            <w:rtl w:val="0"/>
          </w:rPr>
          <w:t xml:space="preserve">a </w:t>
        </w:r>
      </w:ins>
      <w:r w:rsidDel="00000000" w:rsidR="00000000" w:rsidRPr="00000000">
        <w:rPr>
          <w:rtl w:val="0"/>
        </w:rPr>
        <w:t xml:space="preserve">greedy algorithm. The way that we apply</w:t>
      </w:r>
      <w:ins w:author="Ryo Shibata" w:id="42" w:date="2023-04-22T05:28:03Z">
        <w:r w:rsidDel="00000000" w:rsidR="00000000" w:rsidRPr="00000000">
          <w:rPr>
            <w:rtl w:val="0"/>
          </w:rPr>
          <w:t xml:space="preserve"> the</w:t>
        </w:r>
      </w:ins>
      <w:r w:rsidDel="00000000" w:rsidR="00000000" w:rsidRPr="00000000">
        <w:rPr>
          <w:rtl w:val="0"/>
        </w:rPr>
        <w:t xml:space="preserve"> greedy algorithm is </w:t>
      </w:r>
      <w:ins w:author="Ryo Shibata" w:id="43" w:date="2023-04-22T05:28:25Z">
        <w:r w:rsidDel="00000000" w:rsidR="00000000" w:rsidRPr="00000000">
          <w:rPr>
            <w:rtl w:val="0"/>
          </w:rPr>
          <w:t xml:space="preserve">by first seperating</w:t>
        </w:r>
      </w:ins>
      <w:del w:author="Ryo Shibata" w:id="43" w:date="2023-04-22T05:28:25Z">
        <w:r w:rsidDel="00000000" w:rsidR="00000000" w:rsidRPr="00000000">
          <w:rPr>
            <w:rtl w:val="0"/>
          </w:rPr>
          <w:delText xml:space="preserve">that firstly we separate</w:delText>
        </w:r>
      </w:del>
      <w:r w:rsidDel="00000000" w:rsidR="00000000" w:rsidRPr="00000000">
        <w:rPr>
          <w:rtl w:val="0"/>
        </w:rPr>
        <w:t xml:space="preserve"> the total budget into k equal parts, and then for the first equal part</w:t>
      </w:r>
      <w:ins w:author="Ryo Shibata" w:id="44" w:date="2023-04-22T05:28:41Z">
        <w:r w:rsidDel="00000000" w:rsidR="00000000" w:rsidRPr="00000000">
          <w:rPr>
            <w:rtl w:val="0"/>
          </w:rPr>
          <w:t xml:space="preserve">,</w:t>
        </w:r>
      </w:ins>
      <w:r w:rsidDel="00000000" w:rsidR="00000000" w:rsidRPr="00000000">
        <w:rPr>
          <w:rtl w:val="0"/>
        </w:rPr>
        <w:t xml:space="preserve"> we try to search for the product that can optimize our objective function by iterating through each </w:t>
      </w:r>
      <m:oMath>
        <m:r>
          <w:rPr/>
          <m:t xml:space="preserve">p</m:t>
        </m:r>
        <m:r>
          <w:rPr/>
          <m:t>∈</m:t>
        </m:r>
        <m:r>
          <w:rPr/>
          <m:t xml:space="preserve">P</m:t>
        </m:r>
      </m:oMath>
      <w:r w:rsidDel="00000000" w:rsidR="00000000" w:rsidRPr="00000000">
        <w:rPr>
          <w:rtl w:val="0"/>
        </w:rPr>
        <w:t xml:space="preserve">. After we find the optimal product p for this equal part, we add the amount back to the export value of this product p and update the ECI for this country. If we observe that ECI does not change after iterating</w:t>
      </w:r>
      <w:ins w:author="Ryo Shibata" w:id="45" w:date="2023-04-22T05:28:48Z">
        <w:r w:rsidDel="00000000" w:rsidR="00000000" w:rsidRPr="00000000">
          <w:rPr>
            <w:rtl w:val="0"/>
          </w:rPr>
          <w:t xml:space="preserve"> through</w:t>
        </w:r>
      </w:ins>
      <w:r w:rsidDel="00000000" w:rsidR="00000000" w:rsidRPr="00000000">
        <w:rPr>
          <w:rtl w:val="0"/>
        </w:rPr>
        <w:t xml:space="preserve"> all the products, then we can add up one more equal part to invest. Until we find there is an ECI increment, we add the amount now to that product. The rest</w:t>
      </w:r>
      <w:ins w:author="Ryo Shibata" w:id="46" w:date="2023-04-22T05:28:56Z">
        <w:r w:rsidDel="00000000" w:rsidR="00000000" w:rsidRPr="00000000">
          <w:rPr>
            <w:rtl w:val="0"/>
          </w:rPr>
          <w:t xml:space="preserve"> of the</w:t>
        </w:r>
      </w:ins>
      <w:r w:rsidDel="00000000" w:rsidR="00000000" w:rsidRPr="00000000">
        <w:rPr>
          <w:rtl w:val="0"/>
        </w:rPr>
        <w:t xml:space="preserve"> equal parts can be done in the same way. </w:t>
      </w:r>
    </w:p>
    <w:p w:rsidR="00000000" w:rsidDel="00000000" w:rsidP="00000000" w:rsidRDefault="00000000" w:rsidRPr="00000000" w14:paraId="000000E3">
      <w:pPr>
        <w:pageBreakBefore w:val="0"/>
        <w:jc w:val="both"/>
        <w:rPr/>
      </w:pPr>
      <w:r w:rsidDel="00000000" w:rsidR="00000000" w:rsidRPr="00000000">
        <w:rPr>
          <w:rtl w:val="0"/>
        </w:rPr>
        <w:t xml:space="preserve"> </w:t>
      </w:r>
    </w:p>
    <w:p w:rsidR="00000000" w:rsidDel="00000000" w:rsidP="00000000" w:rsidRDefault="00000000" w:rsidRPr="00000000" w14:paraId="000000E4">
      <w:pPr>
        <w:pageBreakBefore w:val="0"/>
        <w:jc w:val="both"/>
        <w:rPr/>
      </w:pPr>
      <w:r w:rsidDel="00000000" w:rsidR="00000000" w:rsidRPr="00000000">
        <w:rPr>
          <w:rtl w:val="0"/>
        </w:rPr>
        <w:t xml:space="preserve">However, as is known to all, </w:t>
      </w:r>
      <w:ins w:author="Ryo Shibata" w:id="47" w:date="2023-04-22T05:29:48Z">
        <w:r w:rsidDel="00000000" w:rsidR="00000000" w:rsidRPr="00000000">
          <w:rPr>
            <w:rtl w:val="0"/>
          </w:rPr>
          <w:t xml:space="preserve">the </w:t>
        </w:r>
      </w:ins>
      <w:r w:rsidDel="00000000" w:rsidR="00000000" w:rsidRPr="00000000">
        <w:rPr>
          <w:rtl w:val="0"/>
        </w:rPr>
        <w:t xml:space="preserve">greedy algorithm is a kind of local search algorithm, which is </w:t>
      </w:r>
      <w:ins w:author="Ryo Shibata" w:id="48" w:date="2023-04-22T05:30:04Z">
        <w:r w:rsidDel="00000000" w:rsidR="00000000" w:rsidRPr="00000000">
          <w:rPr>
            <w:rtl w:val="0"/>
          </w:rPr>
          <w:t xml:space="preserve">quite</w:t>
        </w:r>
      </w:ins>
      <w:del w:author="Ryo Shibata" w:id="48" w:date="2023-04-22T05:30:04Z">
        <w:r w:rsidDel="00000000" w:rsidR="00000000" w:rsidRPr="00000000">
          <w:rPr>
            <w:rtl w:val="0"/>
          </w:rPr>
          <w:delText xml:space="preserve">pretty</w:delText>
        </w:r>
      </w:del>
      <w:r w:rsidDel="00000000" w:rsidR="00000000" w:rsidRPr="00000000">
        <w:rPr>
          <w:rtl w:val="0"/>
        </w:rPr>
        <w:t xml:space="preserve"> possible to run into a local minimum. Therefore, for local search algorithms, one typical way </w:t>
      </w:r>
      <w:del w:author="Ryo Shibata" w:id="49" w:date="2023-04-22T05:30:22Z">
        <w:r w:rsidDel="00000000" w:rsidR="00000000" w:rsidRPr="00000000">
          <w:rPr>
            <w:rtl w:val="0"/>
          </w:rPr>
          <w:delText xml:space="preserve">is </w:delText>
        </w:r>
      </w:del>
      <w:r w:rsidDel="00000000" w:rsidR="00000000" w:rsidRPr="00000000">
        <w:rPr>
          <w:rtl w:val="0"/>
        </w:rPr>
        <w:t xml:space="preserve">to keep it away from the local minimum is to enhance the vision of the algorithm by looking more steps forward. In our setting, whenever we obtain an increment of ECI, we mark down the required amount of export growth. Simultaneously, we continue searching for the next ECI increment point, compare the ratios of these two possibilities</w:t>
      </w:r>
      <w:ins w:author="Ryo Shibata" w:id="50" w:date="2023-04-22T05:30:28Z">
        <w:r w:rsidDel="00000000" w:rsidR="00000000" w:rsidRPr="00000000">
          <w:rPr>
            <w:rtl w:val="0"/>
          </w:rPr>
          <w:t xml:space="preserve">,</w:t>
        </w:r>
      </w:ins>
      <w:r w:rsidDel="00000000" w:rsidR="00000000" w:rsidRPr="00000000">
        <w:rPr>
          <w:rtl w:val="0"/>
        </w:rPr>
        <w:t xml:space="preserve"> and pick the largest one. The ratio is defined as</w:t>
      </w:r>
      <w:ins w:author="Ryo Shibata" w:id="51" w:date="2023-04-22T05:30:31Z">
        <w:r w:rsidDel="00000000" w:rsidR="00000000" w:rsidRPr="00000000">
          <w:rPr>
            <w:rtl w:val="0"/>
          </w:rPr>
          <w:t xml:space="preserve">follows</w:t>
        </w:r>
      </w:ins>
      <w:del w:author="Ryo Shibata" w:id="51" w:date="2023-04-22T05:30:31Z">
        <w:r w:rsidDel="00000000" w:rsidR="00000000" w:rsidRPr="00000000">
          <w:rPr>
            <w:rtl w:val="0"/>
          </w:rPr>
          <w:delText xml:space="preserve"> the following</w:delText>
        </w:r>
      </w:del>
      <w:r w:rsidDel="00000000" w:rsidR="00000000" w:rsidRPr="00000000">
        <w:rPr>
          <w:rtl w:val="0"/>
        </w:rPr>
        <w:t xml:space="preserve">:</w:t>
      </w:r>
    </w:p>
    <w:p w:rsidR="00000000" w:rsidDel="00000000" w:rsidP="00000000" w:rsidRDefault="00000000" w:rsidRPr="00000000" w14:paraId="000000E5">
      <w:pPr>
        <w:pageBreakBefore w:val="0"/>
        <w:rPr/>
      </w:pPr>
      <w:r w:rsidDel="00000000" w:rsidR="00000000" w:rsidRPr="00000000">
        <w:rPr>
          <w:rtl w:val="0"/>
        </w:rPr>
      </w:r>
    </w:p>
    <w:p w:rsidR="00000000" w:rsidDel="00000000" w:rsidP="00000000" w:rsidRDefault="00000000" w:rsidRPr="00000000" w14:paraId="000000E6">
      <w:pPr>
        <w:pageBreakBefore w:val="0"/>
        <w:jc w:val="center"/>
        <w:rPr/>
      </w:pPr>
      <w:r w:rsidDel="00000000" w:rsidR="00000000" w:rsidRPr="00000000">
        <w:rPr/>
        <w:drawing>
          <wp:inline distB="114300" distT="114300" distL="114300" distR="114300">
            <wp:extent cx="2138363" cy="718630"/>
            <wp:effectExtent b="0" l="0" r="0" t="0"/>
            <wp:docPr id="2"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2138363" cy="718630"/>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pageBreakBefore w:val="0"/>
        <w:jc w:val="both"/>
        <w:rPr/>
      </w:pPr>
      <w:r w:rsidDel="00000000" w:rsidR="00000000" w:rsidRPr="00000000">
        <w:rPr>
          <w:rtl w:val="0"/>
        </w:rPr>
        <w:t xml:space="preserve">where </w:t>
      </w:r>
      <m:oMath>
        <m:sSub>
          <m:sSubPr>
            <m:ctrlPr>
              <w:rPr/>
            </m:ctrlPr>
          </m:sSubPr>
          <m:e>
            <m:r>
              <w:rPr/>
              <m:t xml:space="preserve">ECI</m:t>
            </m:r>
          </m:e>
          <m:sub>
            <m:r>
              <w:rPr/>
              <m:t xml:space="preserve">p</m:t>
            </m:r>
          </m:sub>
        </m:sSub>
      </m:oMath>
      <w:r w:rsidDel="00000000" w:rsidR="00000000" w:rsidRPr="00000000">
        <w:rPr>
          <w:rtl w:val="0"/>
        </w:rPr>
        <w:t xml:space="preserve"> is just the ECI of the country after adding some amount of export increment to product </w:t>
      </w:r>
      <m:oMath>
        <m:r>
          <w:rPr/>
          <m:t xml:space="preserve">p</m:t>
        </m:r>
      </m:oMath>
      <w:r w:rsidDel="00000000" w:rsidR="00000000" w:rsidRPr="00000000">
        <w:rPr>
          <w:rtl w:val="0"/>
        </w:rPr>
        <w:t xml:space="preserve">, which is exactly the amount that is able to make ECI change. Also, we can express it in the way of </w:t>
      </w:r>
      <m:oMath>
        <m:r>
          <w:rPr/>
          <m:t xml:space="preserve">||</m:t>
        </m:r>
      </m:oMath>
      <m:oMath>
        <m:sSub>
          <m:sSubPr>
            <m:ctrlPr>
              <w:rPr/>
            </m:ctrlPr>
          </m:sSubPr>
          <m:e>
            <m:r>
              <w:rPr/>
              <m:t xml:space="preserve">x</m:t>
            </m:r>
          </m:e>
          <m:sub>
            <m:r>
              <w:rPr/>
              <m:t xml:space="preserve">p</m:t>
            </m:r>
          </m:sub>
        </m:sSub>
        <m:r>
          <w:rPr/>
          <m:t xml:space="preserve">-</m:t>
        </m:r>
        <m:sSub>
          <m:sSubPr>
            <m:ctrlPr>
              <w:rPr/>
            </m:ctrlPr>
          </m:sSubPr>
          <m:e>
            <m:r>
              <w:rPr/>
              <m:t xml:space="preserve">x</m:t>
            </m:r>
          </m:e>
          <m:sub>
            <m:r>
              <w:rPr/>
              <m:t xml:space="preserve">0</m:t>
            </m:r>
          </m:sub>
        </m:sSub>
      </m:oMath>
      <m:oMath>
        <m:sSub>
          <m:sSubPr>
            <m:ctrlPr>
              <w:rPr/>
            </m:ctrlPr>
          </m:sSubPr>
          <m:e>
            <m:r>
              <w:rPr/>
              <m:t xml:space="preserve">||</m:t>
            </m:r>
          </m:e>
          <m:sub>
            <m:r>
              <w:rPr/>
              <m:t xml:space="preserve">1</m:t>
            </m:r>
          </m:sub>
        </m:sSub>
      </m:oMath>
      <w:r w:rsidDel="00000000" w:rsidR="00000000" w:rsidRPr="00000000">
        <w:rPr>
          <w:rtl w:val="0"/>
        </w:rPr>
        <w:t xml:space="preserve">.</w:t>
      </w:r>
    </w:p>
    <w:p w:rsidR="00000000" w:rsidDel="00000000" w:rsidP="00000000" w:rsidRDefault="00000000" w:rsidRPr="00000000" w14:paraId="000000E8">
      <w:pPr>
        <w:pageBreakBefore w:val="0"/>
        <w:rPr/>
      </w:pPr>
      <w:r w:rsidDel="00000000" w:rsidR="00000000" w:rsidRPr="00000000">
        <w:rPr>
          <w:rtl w:val="0"/>
        </w:rPr>
      </w:r>
    </w:p>
    <w:p w:rsidR="00000000" w:rsidDel="00000000" w:rsidP="00000000" w:rsidRDefault="00000000" w:rsidRPr="00000000" w14:paraId="000000E9">
      <w:pPr>
        <w:pageBreakBefore w:val="0"/>
        <w:jc w:val="both"/>
        <w:rPr/>
      </w:pPr>
      <w:r w:rsidDel="00000000" w:rsidR="00000000" w:rsidRPr="00000000">
        <w:rPr>
          <w:rtl w:val="0"/>
        </w:rPr>
        <w:t xml:space="preserve">In this way, we can obtain a further sighted greedy algorithm. Also, the number of parts that we would like to separate the budget into also matters. In order to solve this problem, we added a stabilizer on top of the enhanced greedy algorithm, by running the algorithm for different number</w:t>
      </w:r>
      <w:ins w:author="Ryo Shibata" w:id="52" w:date="2023-04-22T05:30:43Z">
        <w:r w:rsidDel="00000000" w:rsidR="00000000" w:rsidRPr="00000000">
          <w:rPr>
            <w:rtl w:val="0"/>
          </w:rPr>
          <w:t xml:space="preserve">s</w:t>
        </w:r>
      </w:ins>
      <w:r w:rsidDel="00000000" w:rsidR="00000000" w:rsidRPr="00000000">
        <w:rPr>
          <w:rtl w:val="0"/>
        </w:rPr>
        <w:t xml:space="preserve"> of parts and selecting the portfolio with the largest ECI increment and most complex economic structure. </w:t>
      </w:r>
    </w:p>
    <w:p w:rsidR="00000000" w:rsidDel="00000000" w:rsidP="00000000" w:rsidRDefault="00000000" w:rsidRPr="00000000" w14:paraId="000000EA">
      <w:pPr>
        <w:pageBreakBefore w:val="0"/>
        <w:rPr/>
      </w:pPr>
      <w:r w:rsidDel="00000000" w:rsidR="00000000" w:rsidRPr="00000000">
        <w:rPr>
          <w:rtl w:val="0"/>
        </w:rPr>
        <w:t xml:space="preserve"> </w:t>
      </w:r>
    </w:p>
    <w:p w:rsidR="00000000" w:rsidDel="00000000" w:rsidP="00000000" w:rsidRDefault="00000000" w:rsidRPr="00000000" w14:paraId="000000EB">
      <w:pPr>
        <w:pageBreakBefore w:val="0"/>
        <w:rPr>
          <w:b w:val="1"/>
          <w:bCs w:val="1"/>
        </w:rPr>
      </w:pPr>
      <w:r w:rsidDel="00000000" w:rsidR="00000000" w:rsidRPr="00000000">
        <w:rPr>
          <w:rtl w:val="0"/>
        </w:rPr>
        <w:t xml:space="preserve">Besides, it is quite common that there is a surplus for the budget. To deal with the surplus, we just add it to the product which needs the least amount of dollar to make </w:t>
      </w:r>
      <m:oMath>
        <m:sSub>
          <m:sSubPr>
            <m:ctrlPr>
              <w:rPr/>
            </m:ctrlPr>
          </m:sSubPr>
          <m:e>
            <m:r>
              <w:rPr/>
              <m:t xml:space="preserve">M</m:t>
            </m:r>
          </m:e>
          <m:sub>
            <m:r>
              <w:rPr/>
              <m:t xml:space="preserve">cp</m:t>
            </m:r>
          </m:sub>
        </m:sSub>
      </m:oMath>
      <w:r w:rsidDel="00000000" w:rsidR="00000000" w:rsidRPr="00000000">
        <w:rPr>
          <w:rtl w:val="0"/>
        </w:rPr>
        <w:t xml:space="preserve"> = 1</w:t>
      </w:r>
      <w:del w:author="Ryo Shibata" w:id="53" w:date="2023-04-22T05:30:49Z">
        <w:r w:rsidDel="00000000" w:rsidR="00000000" w:rsidRPr="00000000">
          <w:rPr>
            <w:rtl w:val="0"/>
          </w:rPr>
          <w:delText xml:space="preserve">,</w:delText>
        </w:r>
      </w:del>
      <w:r w:rsidDel="00000000" w:rsidR="00000000" w:rsidRPr="00000000">
        <w:rPr>
          <w:rtl w:val="0"/>
        </w:rPr>
        <w:t xml:space="preserve"> (i.e., the smallest amount of required export increase).</w:t>
      </w:r>
      <w:r w:rsidDel="00000000" w:rsidR="00000000" w:rsidRPr="00000000">
        <w:rPr>
          <w:rtl w:val="0"/>
        </w:rPr>
      </w:r>
    </w:p>
    <w:p w:rsidR="00000000" w:rsidDel="00000000" w:rsidP="00000000" w:rsidRDefault="00000000" w:rsidRPr="00000000" w14:paraId="000000EC">
      <w:pPr>
        <w:pageBreakBefore w:val="0"/>
        <w:jc w:val="both"/>
        <w:rPr>
          <w:b w:val="1"/>
          <w:bCs w:val="1"/>
        </w:rPr>
      </w:pPr>
      <w:r w:rsidDel="00000000" w:rsidR="00000000" w:rsidRPr="00000000">
        <w:rPr>
          <w:rtl w:val="0"/>
        </w:rPr>
      </w:r>
    </w:p>
    <w:p w:rsidR="00000000" w:rsidDel="00000000" w:rsidP="00000000" w:rsidRDefault="00000000" w:rsidRPr="00000000" w14:paraId="000000ED">
      <w:pPr>
        <w:pageBreakBefore w:val="0"/>
        <w:jc w:val="both"/>
        <w:rPr>
          <w:b w:val="1"/>
          <w:bCs w:val="1"/>
        </w:rPr>
      </w:pPr>
      <w:r w:rsidDel="00000000" w:rsidR="00000000" w:rsidRPr="00000000">
        <w:rPr>
          <w:b w:val="1"/>
          <w:bCs w:val="1"/>
          <w:rtl w:val="0"/>
        </w:rPr>
        <w:t xml:space="preserve">Economic Panel:</w:t>
      </w:r>
    </w:p>
    <w:p w:rsidR="00000000" w:rsidDel="00000000" w:rsidP="00000000" w:rsidRDefault="00000000" w:rsidRPr="00000000" w14:paraId="000000EE">
      <w:pPr>
        <w:pageBreakBefore w:val="0"/>
        <w:jc w:val="both"/>
        <w:rPr/>
      </w:pPr>
      <w:r w:rsidDel="00000000" w:rsidR="00000000" w:rsidRPr="00000000">
        <w:rPr>
          <w:rtl w:val="0"/>
        </w:rPr>
        <w:t xml:space="preserve"> </w:t>
      </w:r>
    </w:p>
    <w:p w:rsidR="00000000" w:rsidDel="00000000" w:rsidP="00000000" w:rsidRDefault="00000000" w:rsidRPr="00000000" w14:paraId="000000EF">
      <w:pPr>
        <w:pageBreakBefore w:val="0"/>
        <w:jc w:val="both"/>
        <w:rPr/>
      </w:pPr>
      <w:r w:rsidDel="00000000" w:rsidR="00000000" w:rsidRPr="00000000">
        <w:rPr>
          <w:rtl w:val="0"/>
        </w:rPr>
        <w:t xml:space="preserve">As stated above, the enhanced greedy algorithm is developed mainly for solving the optimal allocation strategy. In order to visualize this allocation, an economic panel is created, consisting of a pie chart, a line chart</w:t>
      </w:r>
      <w:ins w:author="Ryo Shibata" w:id="54" w:date="2023-04-22T05:36:38Z">
        <w:r w:rsidDel="00000000" w:rsidR="00000000" w:rsidRPr="00000000">
          <w:rPr>
            <w:rtl w:val="0"/>
          </w:rPr>
          <w:t xml:space="preserve">,</w:t>
        </w:r>
      </w:ins>
      <w:r w:rsidDel="00000000" w:rsidR="00000000" w:rsidRPr="00000000">
        <w:rPr>
          <w:rtl w:val="0"/>
        </w:rPr>
        <w:t xml:space="preserve"> and a table. Firstly, a pie chart is used to show the percentage of each product in the optimal portfolio. The number located in the center of the circle denotes the heuristic growth of total export, which is also our budget. For example, </w:t>
      </w:r>
      <w:ins w:author="Ryo Shibata" w:id="55" w:date="2023-04-22T05:37:12Z">
        <w:r w:rsidDel="00000000" w:rsidR="00000000" w:rsidRPr="00000000">
          <w:rPr>
            <w:rtl w:val="0"/>
          </w:rPr>
          <w:t xml:space="preserve">in</w:t>
        </w:r>
      </w:ins>
      <w:del w:author="Ryo Shibata" w:id="55" w:date="2023-04-22T05:37:12Z">
        <w:r w:rsidDel="00000000" w:rsidR="00000000" w:rsidRPr="00000000">
          <w:rPr>
            <w:rtl w:val="0"/>
          </w:rPr>
          <w:delText xml:space="preserve">for</w:delText>
        </w:r>
      </w:del>
      <w:r w:rsidDel="00000000" w:rsidR="00000000" w:rsidRPr="00000000">
        <w:rPr>
          <w:rtl w:val="0"/>
        </w:rPr>
        <w:t xml:space="preserve"> the first pie chart below, it shows we should allocate 25% for food and preparations, animals and by-products, and chemicals. In addition, we should allocate 12.5% for raw manufacturing and chemical manufacturing. The lines below the pie charts show how the ECI changes during the searching process of the greedy algorithm. For example, in the last pie chart, we can see there are three components, but there are four increments in the last line chart. That is </w:t>
      </w:r>
      <w:del w:author="Ryo Shibata" w:id="56" w:date="2023-04-22T05:37:25Z">
        <w:r w:rsidDel="00000000" w:rsidR="00000000" w:rsidRPr="00000000">
          <w:rPr>
            <w:rtl w:val="0"/>
          </w:rPr>
          <w:delText xml:space="preserve">just </w:delText>
        </w:r>
      </w:del>
      <w:r w:rsidDel="00000000" w:rsidR="00000000" w:rsidRPr="00000000">
        <w:rPr>
          <w:rtl w:val="0"/>
        </w:rPr>
        <w:t xml:space="preserve">because many equalized amounts have been invested in high-complexity products. Even though sometimes people may feel 15% and 20% is nonsens</w:t>
      </w:r>
      <w:ins w:author="Ryo Shibata" w:id="57" w:date="2023-04-22T05:37:30Z">
        <w:r w:rsidDel="00000000" w:rsidR="00000000" w:rsidRPr="00000000">
          <w:rPr>
            <w:rtl w:val="0"/>
          </w:rPr>
          <w:t xml:space="preserve">ical for</w:t>
        </w:r>
      </w:ins>
      <w:del w:author="Ryo Shibata" w:id="57" w:date="2023-04-22T05:37:30Z">
        <w:r w:rsidDel="00000000" w:rsidR="00000000" w:rsidRPr="00000000">
          <w:rPr>
            <w:rtl w:val="0"/>
          </w:rPr>
          <w:delText xml:space="preserve">e</w:delText>
        </w:r>
      </w:del>
      <w:r w:rsidDel="00000000" w:rsidR="00000000" w:rsidRPr="00000000">
        <w:rPr>
          <w:rtl w:val="0"/>
        </w:rPr>
        <w:t xml:space="preserve"> </w:t>
      </w:r>
      <w:del w:author="Ryo Shibata" w:id="58" w:date="2023-04-22T05:37:35Z">
        <w:r w:rsidDel="00000000" w:rsidR="00000000" w:rsidRPr="00000000">
          <w:rPr>
            <w:rtl w:val="0"/>
          </w:rPr>
          <w:delText xml:space="preserve">to </w:delText>
        </w:r>
      </w:del>
      <w:r w:rsidDel="00000000" w:rsidR="00000000" w:rsidRPr="00000000">
        <w:rPr>
          <w:rtl w:val="0"/>
        </w:rPr>
        <w:t xml:space="preserve">developed countries, </w:t>
      </w:r>
      <w:del w:author="Ryo Shibata" w:id="59" w:date="2023-04-22T05:37:43Z">
        <w:r w:rsidDel="00000000" w:rsidR="00000000" w:rsidRPr="00000000">
          <w:rPr>
            <w:rtl w:val="0"/>
          </w:rPr>
          <w:delText xml:space="preserve">yet </w:delText>
        </w:r>
      </w:del>
      <w:r w:rsidDel="00000000" w:rsidR="00000000" w:rsidRPr="00000000">
        <w:rPr>
          <w:rtl w:val="0"/>
        </w:rPr>
        <w:t xml:space="preserve">it can also give a sense of how a country should develop in the long term. Eventually, the graph</w:t>
      </w:r>
      <w:ins w:author="Ryo Shibata" w:id="60" w:date="2023-04-22T05:37:50Z">
        <w:r w:rsidDel="00000000" w:rsidR="00000000" w:rsidRPr="00000000">
          <w:rPr>
            <w:rtl w:val="0"/>
          </w:rPr>
          <w:t xml:space="preserve"> at</w:t>
        </w:r>
      </w:ins>
      <w:r w:rsidDel="00000000" w:rsidR="00000000" w:rsidRPr="00000000">
        <w:rPr>
          <w:rtl w:val="0"/>
        </w:rPr>
        <w:t xml:space="preserve"> </w:t>
      </w:r>
      <w:del w:author="Ryo Shibata" w:id="61" w:date="2023-04-22T05:37:54Z">
        <w:r w:rsidDel="00000000" w:rsidR="00000000" w:rsidRPr="00000000">
          <w:rPr>
            <w:rtl w:val="0"/>
          </w:rPr>
          <w:delText xml:space="preserve">in </w:delText>
        </w:r>
      </w:del>
      <w:r w:rsidDel="00000000" w:rsidR="00000000" w:rsidRPr="00000000">
        <w:rPr>
          <w:rtl w:val="0"/>
        </w:rPr>
        <w:t xml:space="preserve">the end is just for</w:t>
      </w:r>
      <w:ins w:author="Ryo Shibata" w:id="62" w:date="2023-04-22T05:38:01Z">
        <w:r w:rsidDel="00000000" w:rsidR="00000000" w:rsidRPr="00000000">
          <w:rPr>
            <w:rtl w:val="0"/>
          </w:rPr>
          <w:t xml:space="preserve"> a</w:t>
        </w:r>
      </w:ins>
      <w:r w:rsidDel="00000000" w:rsidR="00000000" w:rsidRPr="00000000">
        <w:rPr>
          <w:rtl w:val="0"/>
        </w:rPr>
        <w:t xml:space="preserve"> numerical explanation </w:t>
      </w:r>
      <w:ins w:author="Ryo Shibata" w:id="63" w:date="2023-04-22T05:38:07Z">
        <w:r w:rsidDel="00000000" w:rsidR="00000000" w:rsidRPr="00000000">
          <w:rPr>
            <w:rtl w:val="0"/>
          </w:rPr>
          <w:t xml:space="preserve">of</w:t>
        </w:r>
      </w:ins>
      <w:del w:author="Ryo Shibata" w:id="63" w:date="2023-04-22T05:38:07Z">
        <w:r w:rsidDel="00000000" w:rsidR="00000000" w:rsidRPr="00000000">
          <w:rPr>
            <w:rtl w:val="0"/>
          </w:rPr>
          <w:delText xml:space="preserve">for</w:delText>
        </w:r>
      </w:del>
      <w:r w:rsidDel="00000000" w:rsidR="00000000" w:rsidRPr="00000000">
        <w:rPr>
          <w:rtl w:val="0"/>
        </w:rPr>
        <w:t xml:space="preserve"> the pie charts.</w:t>
      </w:r>
    </w:p>
    <w:p w:rsidR="00000000" w:rsidDel="00000000" w:rsidP="00000000" w:rsidRDefault="00000000" w:rsidRPr="00000000" w14:paraId="000000F0">
      <w:pPr>
        <w:pageBreakBefore w:val="0"/>
        <w:jc w:val="both"/>
        <w:rPr/>
      </w:pPr>
      <w:r w:rsidDel="00000000" w:rsidR="00000000" w:rsidRPr="00000000">
        <w:rPr>
          <w:rtl w:val="0"/>
        </w:rPr>
        <w:t xml:space="preserve"> </w:t>
      </w:r>
    </w:p>
    <w:p w:rsidR="00000000" w:rsidDel="00000000" w:rsidP="00000000" w:rsidRDefault="00000000" w:rsidRPr="00000000" w14:paraId="000000F1">
      <w:pPr>
        <w:pageBreakBefore w:val="0"/>
        <w:jc w:val="both"/>
        <w:rPr/>
      </w:pPr>
      <w:r w:rsidDel="00000000" w:rsidR="00000000" w:rsidRPr="00000000">
        <w:rPr/>
        <w:drawing>
          <wp:inline distB="114300" distT="114300" distL="114300" distR="114300">
            <wp:extent cx="5734050" cy="2044700"/>
            <wp:effectExtent b="0" l="0" r="0" t="0"/>
            <wp:docPr id="14"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573405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pageBreakBefore w:val="0"/>
        <w:jc w:val="both"/>
        <w:rPr/>
      </w:pPr>
      <w:r w:rsidDel="00000000" w:rsidR="00000000" w:rsidRPr="00000000">
        <w:rPr/>
        <w:drawing>
          <wp:inline distB="114300" distT="114300" distL="114300" distR="114300">
            <wp:extent cx="5734050" cy="2044700"/>
            <wp:effectExtent b="0" l="0" r="0" t="0"/>
            <wp:docPr id="9"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573405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pageBreakBefore w:val="0"/>
        <w:jc w:val="both"/>
        <w:rPr>
          <w:b w:val="1"/>
          <w:bCs w:val="1"/>
        </w:rPr>
      </w:pPr>
      <w:r w:rsidDel="00000000" w:rsidR="00000000" w:rsidRPr="00000000">
        <w:rPr>
          <w:b w:val="1"/>
          <w:bCs w:val="1"/>
        </w:rPr>
        <w:drawing>
          <wp:inline distB="114300" distT="114300" distL="114300" distR="114300">
            <wp:extent cx="5734050" cy="1739900"/>
            <wp:effectExtent b="0" l="0" r="0" t="0"/>
            <wp:docPr id="13" name="image9.jpg"/>
            <a:graphic>
              <a:graphicData uri="http://schemas.openxmlformats.org/drawingml/2006/picture">
                <pic:pic>
                  <pic:nvPicPr>
                    <pic:cNvPr id="0" name="image9.jpg"/>
                    <pic:cNvPicPr preferRelativeResize="0"/>
                  </pic:nvPicPr>
                  <pic:blipFill>
                    <a:blip r:embed="rId19"/>
                    <a:srcRect b="0" l="0" r="0" t="0"/>
                    <a:stretch>
                      <a:fillRect/>
                    </a:stretch>
                  </pic:blipFill>
                  <pic:spPr>
                    <a:xfrm>
                      <a:off x="0" y="0"/>
                      <a:ext cx="573405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pageBreakBefore w:val="0"/>
        <w:jc w:val="both"/>
        <w:rPr>
          <w:b w:val="1"/>
          <w:bCs w:val="1"/>
        </w:rPr>
      </w:pPr>
      <w:r w:rsidDel="00000000" w:rsidR="00000000" w:rsidRPr="00000000">
        <w:rPr>
          <w:rtl w:val="0"/>
        </w:rPr>
      </w:r>
    </w:p>
    <w:p w:rsidR="00000000" w:rsidDel="00000000" w:rsidP="00000000" w:rsidRDefault="00000000" w:rsidRPr="00000000" w14:paraId="000000F5">
      <w:pPr>
        <w:pageBreakBefore w:val="0"/>
        <w:jc w:val="both"/>
        <w:rPr>
          <w:b w:val="1"/>
          <w:bCs w:val="1"/>
        </w:rPr>
      </w:pPr>
      <w:r w:rsidDel="00000000" w:rsidR="00000000" w:rsidRPr="00000000">
        <w:rPr>
          <w:b w:val="1"/>
          <w:bCs w:val="1"/>
          <w:rtl w:val="0"/>
        </w:rPr>
        <w:t xml:space="preserve">Interpretation:</w:t>
      </w:r>
    </w:p>
    <w:p w:rsidR="00000000" w:rsidDel="00000000" w:rsidP="00000000" w:rsidRDefault="00000000" w:rsidRPr="00000000" w14:paraId="000000F6">
      <w:pPr>
        <w:pageBreakBefore w:val="0"/>
        <w:jc w:val="both"/>
        <w:rPr>
          <w:b w:val="1"/>
          <w:bCs w:val="1"/>
        </w:rPr>
      </w:pPr>
      <w:r w:rsidDel="00000000" w:rsidR="00000000" w:rsidRPr="00000000">
        <w:rPr>
          <w:rtl w:val="0"/>
        </w:rPr>
      </w:r>
    </w:p>
    <w:p w:rsidR="00000000" w:rsidDel="00000000" w:rsidP="00000000" w:rsidRDefault="00000000" w:rsidRPr="00000000" w14:paraId="000000F7">
      <w:pPr>
        <w:pageBreakBefore w:val="0"/>
        <w:jc w:val="both"/>
        <w:rPr/>
      </w:pPr>
      <w:r w:rsidDel="00000000" w:rsidR="00000000" w:rsidRPr="00000000">
        <w:rPr>
          <w:rtl w:val="0"/>
        </w:rPr>
        <w:t xml:space="preserve">Below is the economic panel for the United Arab Emirates in 2013. We can see that for different percentages of heuristic total export growth, the ECI of the United Arab Emirates has different performance</w:t>
      </w:r>
      <w:ins w:author="Ryo Shibata" w:id="64" w:date="2023-04-22T05:38:33Z">
        <w:r w:rsidDel="00000000" w:rsidR="00000000" w:rsidRPr="00000000">
          <w:rPr>
            <w:rtl w:val="0"/>
          </w:rPr>
          <w:t xml:space="preserve">s</w:t>
        </w:r>
      </w:ins>
      <w:r w:rsidDel="00000000" w:rsidR="00000000" w:rsidRPr="00000000">
        <w:rPr>
          <w:rtl w:val="0"/>
        </w:rPr>
        <w:t xml:space="preserve">. From all the four line graphs, we see that</w:t>
      </w:r>
      <w:ins w:author="Ryo Shibata" w:id="65" w:date="2023-04-22T05:38:51Z">
        <w:r w:rsidDel="00000000" w:rsidR="00000000" w:rsidRPr="00000000">
          <w:rPr>
            <w:rtl w:val="0"/>
          </w:rPr>
          <w:t xml:space="preserve"> the</w:t>
        </w:r>
      </w:ins>
      <w:r w:rsidDel="00000000" w:rsidR="00000000" w:rsidRPr="00000000">
        <w:rPr>
          <w:rtl w:val="0"/>
        </w:rPr>
        <w:t xml:space="preserve"> United Arab Emirates already obtains some </w:t>
      </w:r>
      <w:ins w:author="Ryo Shibata" w:id="66" w:date="2023-04-22T05:39:02Z">
        <w:r w:rsidDel="00000000" w:rsidR="00000000" w:rsidRPr="00000000">
          <w:rPr>
            <w:rtl w:val="0"/>
          </w:rPr>
          <w:t xml:space="preserve">significant</w:t>
        </w:r>
      </w:ins>
      <w:del w:author="Ryo Shibata" w:id="66" w:date="2023-04-22T05:39:02Z">
        <w:r w:rsidDel="00000000" w:rsidR="00000000" w:rsidRPr="00000000">
          <w:rPr>
            <w:rtl w:val="0"/>
          </w:rPr>
          <w:delText xml:space="preserve">great</w:delText>
        </w:r>
      </w:del>
      <w:r w:rsidDel="00000000" w:rsidR="00000000" w:rsidRPr="00000000">
        <w:rPr>
          <w:rtl w:val="0"/>
        </w:rPr>
        <w:t xml:space="preserve"> increment in terms of ECI. Most importantly, the higher the budget is, the greater the ECI will be. This means that in both</w:t>
      </w:r>
      <w:ins w:author="Ryo Shibata" w:id="67" w:date="2023-04-22T05:39:14Z">
        <w:r w:rsidDel="00000000" w:rsidR="00000000" w:rsidRPr="00000000">
          <w:rPr>
            <w:rtl w:val="0"/>
          </w:rPr>
          <w:t xml:space="preserve"> the</w:t>
        </w:r>
      </w:ins>
      <w:r w:rsidDel="00000000" w:rsidR="00000000" w:rsidRPr="00000000">
        <w:rPr>
          <w:rtl w:val="0"/>
        </w:rPr>
        <w:t xml:space="preserve"> short term and long term, the United Arab Emirates still has </w:t>
      </w:r>
      <w:ins w:author="Ryo Shibata" w:id="68" w:date="2023-04-22T05:39:31Z">
        <w:r w:rsidDel="00000000" w:rsidR="00000000" w:rsidRPr="00000000">
          <w:rPr>
            <w:rtl w:val="0"/>
          </w:rPr>
          <w:t xml:space="preserve">significant</w:t>
        </w:r>
      </w:ins>
      <w:del w:author="Ryo Shibata" w:id="68" w:date="2023-04-22T05:39:31Z">
        <w:r w:rsidDel="00000000" w:rsidR="00000000" w:rsidRPr="00000000">
          <w:rPr>
            <w:rtl w:val="0"/>
          </w:rPr>
          <w:delText xml:space="preserve">great</w:delText>
        </w:r>
      </w:del>
      <w:r w:rsidDel="00000000" w:rsidR="00000000" w:rsidRPr="00000000">
        <w:rPr>
          <w:rtl w:val="0"/>
        </w:rPr>
        <w:t xml:space="preserve"> room to improve. For the 5 and 10 percent growth, their patterns are similar. The increment of ECI attributes to </w:t>
      </w:r>
      <w:ins w:author="Ryo Shibata" w:id="69" w:date="2023-04-22T05:39:42Z">
        <w:r w:rsidDel="00000000" w:rsidR="00000000" w:rsidRPr="00000000">
          <w:rPr>
            <w:rtl w:val="0"/>
          </w:rPr>
          <w:t xml:space="preserve">Textiles</w:t>
        </w:r>
      </w:ins>
      <w:del w:author="Ryo Shibata" w:id="69" w:date="2023-04-22T05:39:42Z">
        <w:r w:rsidDel="00000000" w:rsidR="00000000" w:rsidRPr="00000000">
          <w:rPr>
            <w:rtl w:val="0"/>
          </w:rPr>
          <w:delText xml:space="preserve">the textile,</w:delText>
        </w:r>
      </w:del>
      <w:r w:rsidDel="00000000" w:rsidR="00000000" w:rsidRPr="00000000">
        <w:rPr>
          <w:rtl w:val="0"/>
        </w:rPr>
        <w:t xml:space="preserve"> </w:t>
      </w:r>
      <w:ins w:author="Ryo Shibata" w:id="70" w:date="2023-04-22T05:39:45Z">
        <w:r w:rsidDel="00000000" w:rsidR="00000000" w:rsidRPr="00000000">
          <w:rPr>
            <w:rtl w:val="0"/>
          </w:rPr>
          <w:t xml:space="preserve">C</w:t>
        </w:r>
      </w:ins>
      <w:del w:author="Ryo Shibata" w:id="70" w:date="2023-04-22T05:39:45Z">
        <w:r w:rsidDel="00000000" w:rsidR="00000000" w:rsidRPr="00000000">
          <w:rPr>
            <w:rtl w:val="0"/>
          </w:rPr>
          <w:delText xml:space="preserve">c</w:delText>
        </w:r>
      </w:del>
      <w:r w:rsidDel="00000000" w:rsidR="00000000" w:rsidRPr="00000000">
        <w:rPr>
          <w:rtl w:val="0"/>
        </w:rPr>
        <w:t xml:space="preserve">hemicals, and </w:t>
      </w:r>
      <w:ins w:author="Ryo Shibata" w:id="71" w:date="2023-04-22T05:39:47Z">
        <w:r w:rsidDel="00000000" w:rsidR="00000000" w:rsidRPr="00000000">
          <w:rPr>
            <w:rtl w:val="0"/>
          </w:rPr>
          <w:t xml:space="preserve">V</w:t>
        </w:r>
      </w:ins>
      <w:del w:author="Ryo Shibata" w:id="71" w:date="2023-04-22T05:39:47Z">
        <w:r w:rsidDel="00000000" w:rsidR="00000000" w:rsidRPr="00000000">
          <w:rPr>
            <w:rtl w:val="0"/>
          </w:rPr>
          <w:delText xml:space="preserve">v</w:delText>
        </w:r>
      </w:del>
      <w:r w:rsidDel="00000000" w:rsidR="00000000" w:rsidRPr="00000000">
        <w:rPr>
          <w:rtl w:val="0"/>
        </w:rPr>
        <w:t xml:space="preserve">egetables. All of these are </w:t>
      </w:r>
      <w:del w:author="Ryo Shibata" w:id="72" w:date="2023-04-22T05:40:02Z">
        <w:r w:rsidDel="00000000" w:rsidR="00000000" w:rsidRPr="00000000">
          <w:rPr>
            <w:rtl w:val="0"/>
          </w:rPr>
          <w:delText xml:space="preserve">pretty </w:delText>
        </w:r>
      </w:del>
      <w:r w:rsidDel="00000000" w:rsidR="00000000" w:rsidRPr="00000000">
        <w:rPr>
          <w:rtl w:val="0"/>
        </w:rPr>
        <w:t xml:space="preserve">fundamental products. Afterwards, for the 15 and 20 percent growth, the growth pattern becomes stronger for </w:t>
      </w:r>
      <w:ins w:author="Ryo Shibata" w:id="73" w:date="2023-04-22T05:40:10Z">
        <w:r w:rsidDel="00000000" w:rsidR="00000000" w:rsidRPr="00000000">
          <w:rPr>
            <w:rtl w:val="0"/>
          </w:rPr>
          <w:t xml:space="preserve">the United Arab Emirates</w:t>
        </w:r>
      </w:ins>
      <w:del w:author="Ryo Shibata" w:id="73" w:date="2023-04-22T05:40:10Z">
        <w:r w:rsidDel="00000000" w:rsidR="00000000" w:rsidRPr="00000000">
          <w:rPr>
            <w:rtl w:val="0"/>
          </w:rPr>
          <w:delText xml:space="preserve">South Africa</w:delText>
        </w:r>
      </w:del>
      <w:r w:rsidDel="00000000" w:rsidR="00000000" w:rsidRPr="00000000">
        <w:rPr>
          <w:rtl w:val="0"/>
        </w:rPr>
        <w:t xml:space="preserve">, mainly because of the introduction of daily instruments as well as services and utilities.  </w:t>
      </w:r>
    </w:p>
    <w:p w:rsidR="00000000" w:rsidDel="00000000" w:rsidP="00000000" w:rsidRDefault="00000000" w:rsidRPr="00000000" w14:paraId="000000F8">
      <w:pPr>
        <w:pageBreakBefore w:val="0"/>
        <w:jc w:val="both"/>
        <w:rPr/>
      </w:pPr>
      <w:r w:rsidDel="00000000" w:rsidR="00000000" w:rsidRPr="00000000">
        <w:rPr>
          <w:rtl w:val="0"/>
        </w:rPr>
      </w:r>
    </w:p>
    <w:p w:rsidR="00000000" w:rsidDel="00000000" w:rsidP="00000000" w:rsidRDefault="00000000" w:rsidRPr="00000000" w14:paraId="000000F9">
      <w:pPr>
        <w:pageBreakBefore w:val="0"/>
        <w:jc w:val="both"/>
        <w:rPr/>
      </w:pPr>
      <w:r w:rsidDel="00000000" w:rsidR="00000000" w:rsidRPr="00000000">
        <w:rPr>
          <w:rtl w:val="0"/>
        </w:rPr>
      </w:r>
    </w:p>
    <w:p w:rsidR="00000000" w:rsidDel="00000000" w:rsidP="00000000" w:rsidRDefault="00000000" w:rsidRPr="00000000" w14:paraId="000000FA">
      <w:pPr>
        <w:pageBreakBefore w:val="0"/>
        <w:jc w:val="both"/>
        <w:rPr/>
      </w:pPr>
      <w:r w:rsidDel="00000000" w:rsidR="00000000" w:rsidRPr="00000000">
        <w:rPr/>
        <w:drawing>
          <wp:inline distB="114300" distT="114300" distL="114300" distR="114300">
            <wp:extent cx="5734050" cy="2032000"/>
            <wp:effectExtent b="0" l="0" r="0" t="0"/>
            <wp:docPr id="27" name="image27.png"/>
            <a:graphic>
              <a:graphicData uri="http://schemas.openxmlformats.org/drawingml/2006/picture">
                <pic:pic>
                  <pic:nvPicPr>
                    <pic:cNvPr id="0" name="image27.png"/>
                    <pic:cNvPicPr preferRelativeResize="0"/>
                  </pic:nvPicPr>
                  <pic:blipFill>
                    <a:blip r:embed="rId20"/>
                    <a:srcRect b="0" l="0" r="0" t="0"/>
                    <a:stretch>
                      <a:fillRect/>
                    </a:stretch>
                  </pic:blipFill>
                  <pic:spPr>
                    <a:xfrm>
                      <a:off x="0" y="0"/>
                      <a:ext cx="573405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pageBreakBefore w:val="0"/>
        <w:jc w:val="both"/>
        <w:rPr/>
      </w:pPr>
      <w:r w:rsidDel="00000000" w:rsidR="00000000" w:rsidRPr="00000000">
        <w:rPr>
          <w:rtl w:val="0"/>
        </w:rPr>
      </w:r>
    </w:p>
    <w:p w:rsidR="00000000" w:rsidDel="00000000" w:rsidP="00000000" w:rsidRDefault="00000000" w:rsidRPr="00000000" w14:paraId="000000FC">
      <w:pPr>
        <w:pageBreakBefore w:val="0"/>
        <w:jc w:val="both"/>
        <w:rPr/>
      </w:pPr>
      <w:r w:rsidDel="00000000" w:rsidR="00000000" w:rsidRPr="00000000">
        <w:rPr/>
        <w:drawing>
          <wp:inline distB="114300" distT="114300" distL="114300" distR="114300">
            <wp:extent cx="5557838" cy="2028825"/>
            <wp:effectExtent b="0" l="0" r="0" t="0"/>
            <wp:docPr id="8"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5557838" cy="2028825"/>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pageBreakBefore w:val="0"/>
        <w:jc w:val="both"/>
        <w:rPr/>
      </w:pPr>
      <w:r w:rsidDel="00000000" w:rsidR="00000000" w:rsidRPr="00000000">
        <w:rPr/>
        <w:drawing>
          <wp:inline distB="114300" distT="114300" distL="114300" distR="114300">
            <wp:extent cx="5734050" cy="2044700"/>
            <wp:effectExtent b="0" l="0" r="0" t="0"/>
            <wp:docPr id="4" name="image16.jpg"/>
            <a:graphic>
              <a:graphicData uri="http://schemas.openxmlformats.org/drawingml/2006/picture">
                <pic:pic>
                  <pic:nvPicPr>
                    <pic:cNvPr id="0" name="image16.jpg"/>
                    <pic:cNvPicPr preferRelativeResize="0"/>
                  </pic:nvPicPr>
                  <pic:blipFill>
                    <a:blip r:embed="rId22"/>
                    <a:srcRect b="0" l="0" r="0" t="0"/>
                    <a:stretch>
                      <a:fillRect/>
                    </a:stretch>
                  </pic:blipFill>
                  <pic:spPr>
                    <a:xfrm>
                      <a:off x="0" y="0"/>
                      <a:ext cx="573405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pageBreakBefore w:val="0"/>
        <w:jc w:val="both"/>
        <w:rPr/>
      </w:pPr>
      <w:r w:rsidDel="00000000" w:rsidR="00000000" w:rsidRPr="00000000">
        <w:rPr>
          <w:rtl w:val="0"/>
        </w:rPr>
      </w:r>
    </w:p>
    <w:p w:rsidR="00000000" w:rsidDel="00000000" w:rsidP="00000000" w:rsidRDefault="00000000" w:rsidRPr="00000000" w14:paraId="000000FF">
      <w:pPr>
        <w:pageBreakBefore w:val="0"/>
        <w:jc w:val="both"/>
        <w:rPr/>
      </w:pPr>
      <w:r w:rsidDel="00000000" w:rsidR="00000000" w:rsidRPr="00000000">
        <w:rPr>
          <w:rtl w:val="0"/>
        </w:rPr>
        <w:t xml:space="preserve">For further suggestions on the United Arab Emirates’ development in the future</w:t>
      </w:r>
      <w:ins w:author="Ryo Shibata" w:id="74" w:date="2023-04-22T05:40:22Z">
        <w:r w:rsidDel="00000000" w:rsidR="00000000" w:rsidRPr="00000000">
          <w:rPr>
            <w:rtl w:val="0"/>
          </w:rPr>
          <w:t xml:space="preserve">,</w:t>
        </w:r>
      </w:ins>
      <w:del w:author="Ryo Shibata" w:id="74" w:date="2023-04-22T05:40:22Z">
        <w:r w:rsidDel="00000000" w:rsidR="00000000" w:rsidRPr="00000000">
          <w:rPr>
            <w:rtl w:val="0"/>
          </w:rPr>
          <w:delText xml:space="preserve">.</w:delText>
        </w:r>
      </w:del>
      <w:r w:rsidDel="00000000" w:rsidR="00000000" w:rsidRPr="00000000">
        <w:rPr>
          <w:rtl w:val="0"/>
        </w:rPr>
        <w:t xml:space="preserve"> </w:t>
      </w:r>
      <w:ins w:author="Ryo Shibata" w:id="75" w:date="2023-04-22T05:40:20Z">
        <w:r w:rsidDel="00000000" w:rsidR="00000000" w:rsidRPr="00000000">
          <w:rPr>
            <w:rtl w:val="0"/>
          </w:rPr>
          <w:t xml:space="preserve">w</w:t>
        </w:r>
      </w:ins>
      <w:del w:author="Ryo Shibata" w:id="75" w:date="2023-04-22T05:40:20Z">
        <w:r w:rsidDel="00000000" w:rsidR="00000000" w:rsidRPr="00000000">
          <w:rPr>
            <w:rtl w:val="0"/>
          </w:rPr>
          <w:delText xml:space="preserve">W</w:delText>
        </w:r>
      </w:del>
      <w:r w:rsidDel="00000000" w:rsidR="00000000" w:rsidRPr="00000000">
        <w:rPr>
          <w:rtl w:val="0"/>
        </w:rPr>
        <w:t xml:space="preserve">e also offer the optimization result based on export data in 2018. Below is the economic panel for the United Arab Emirates in 2018. We can see that for different percentages of heuristic total export growth, the ECI growth pattern of the United Arab Emirates is similar to the one in 2013. From all the four line graphs, we see that </w:t>
      </w:r>
      <w:ins w:author="Ryo Shibata" w:id="76" w:date="2023-04-22T05:40:30Z">
        <w:r w:rsidDel="00000000" w:rsidR="00000000" w:rsidRPr="00000000">
          <w:rPr>
            <w:rtl w:val="0"/>
          </w:rPr>
          <w:t xml:space="preserve">the </w:t>
        </w:r>
      </w:ins>
      <w:r w:rsidDel="00000000" w:rsidR="00000000" w:rsidRPr="00000000">
        <w:rPr>
          <w:rtl w:val="0"/>
        </w:rPr>
        <w:t xml:space="preserve">United Arab Emirates already obtains some </w:t>
      </w:r>
      <w:ins w:author="Ryo Shibata" w:id="77" w:date="2023-04-22T05:40:45Z">
        <w:r w:rsidDel="00000000" w:rsidR="00000000" w:rsidRPr="00000000">
          <w:rPr>
            <w:rtl w:val="0"/>
          </w:rPr>
          <w:t xml:space="preserve">significant</w:t>
        </w:r>
      </w:ins>
      <w:del w:author="Ryo Shibata" w:id="77" w:date="2023-04-22T05:40:45Z">
        <w:r w:rsidDel="00000000" w:rsidR="00000000" w:rsidRPr="00000000">
          <w:rPr>
            <w:rtl w:val="0"/>
          </w:rPr>
          <w:delText xml:space="preserve">great</w:delText>
        </w:r>
      </w:del>
      <w:r w:rsidDel="00000000" w:rsidR="00000000" w:rsidRPr="00000000">
        <w:rPr>
          <w:rtl w:val="0"/>
        </w:rPr>
        <w:t xml:space="preserve"> increment in terms of ECI. Most importantly, the higher the budget is, the greater the ECI will be. This means that in both</w:t>
      </w:r>
      <w:ins w:author="Ryo Shibata" w:id="78" w:date="2023-04-22T05:40:56Z">
        <w:r w:rsidDel="00000000" w:rsidR="00000000" w:rsidRPr="00000000">
          <w:rPr>
            <w:rtl w:val="0"/>
          </w:rPr>
          <w:t xml:space="preserve"> the</w:t>
        </w:r>
      </w:ins>
      <w:r w:rsidDel="00000000" w:rsidR="00000000" w:rsidRPr="00000000">
        <w:rPr>
          <w:rtl w:val="0"/>
        </w:rPr>
        <w:t xml:space="preserve"> short term and long term, the United Arab Emirates still has </w:t>
      </w:r>
      <w:ins w:author="Ryo Shibata" w:id="79" w:date="2023-04-22T05:41:04Z">
        <w:r w:rsidDel="00000000" w:rsidR="00000000" w:rsidRPr="00000000">
          <w:rPr>
            <w:rtl w:val="0"/>
          </w:rPr>
          <w:t xml:space="preserve">significant</w:t>
        </w:r>
      </w:ins>
      <w:del w:author="Ryo Shibata" w:id="79" w:date="2023-04-22T05:41:04Z">
        <w:r w:rsidDel="00000000" w:rsidR="00000000" w:rsidRPr="00000000">
          <w:rPr>
            <w:rtl w:val="0"/>
          </w:rPr>
          <w:delText xml:space="preserve">great</w:delText>
        </w:r>
      </w:del>
      <w:r w:rsidDel="00000000" w:rsidR="00000000" w:rsidRPr="00000000">
        <w:rPr>
          <w:rtl w:val="0"/>
        </w:rPr>
        <w:t xml:space="preserve"> room to improve. For the case of 5 percent export growth budget, the ECI does not increase </w:t>
      </w:r>
      <w:del w:author="Ryo Shibata" w:id="80" w:date="2023-04-22T05:41:17Z">
        <w:r w:rsidDel="00000000" w:rsidR="00000000" w:rsidRPr="00000000">
          <w:rPr>
            <w:rtl w:val="0"/>
          </w:rPr>
          <w:delText xml:space="preserve">so </w:delText>
        </w:r>
      </w:del>
      <w:r w:rsidDel="00000000" w:rsidR="00000000" w:rsidRPr="00000000">
        <w:rPr>
          <w:rtl w:val="0"/>
        </w:rPr>
        <w:t xml:space="preserve">much. Most of the increment is attributed to </w:t>
      </w:r>
      <w:ins w:author="Ryo Shibata" w:id="81" w:date="2023-04-22T05:41:24Z">
        <w:r w:rsidDel="00000000" w:rsidR="00000000" w:rsidRPr="00000000">
          <w:rPr>
            <w:rtl w:val="0"/>
          </w:rPr>
          <w:t xml:space="preserve">T</w:t>
        </w:r>
      </w:ins>
      <w:del w:author="Ryo Shibata" w:id="81" w:date="2023-04-22T05:41:24Z">
        <w:r w:rsidDel="00000000" w:rsidR="00000000" w:rsidRPr="00000000">
          <w:rPr>
            <w:rtl w:val="0"/>
          </w:rPr>
          <w:delText xml:space="preserve">t</w:delText>
        </w:r>
      </w:del>
      <w:r w:rsidDel="00000000" w:rsidR="00000000" w:rsidRPr="00000000">
        <w:rPr>
          <w:rtl w:val="0"/>
        </w:rPr>
        <w:t xml:space="preserve">extile</w:t>
      </w:r>
      <w:ins w:author="Ryo Shibata" w:id="82" w:date="2023-04-22T05:41:23Z">
        <w:r w:rsidDel="00000000" w:rsidR="00000000" w:rsidRPr="00000000">
          <w:rPr>
            <w:rtl w:val="0"/>
          </w:rPr>
          <w:t xml:space="preserve">s</w:t>
        </w:r>
      </w:ins>
      <w:r w:rsidDel="00000000" w:rsidR="00000000" w:rsidRPr="00000000">
        <w:rPr>
          <w:rtl w:val="0"/>
        </w:rPr>
        <w:t xml:space="preserve"> and </w:t>
      </w:r>
      <w:ins w:author="Ryo Shibata" w:id="83" w:date="2023-04-22T05:41:25Z">
        <w:r w:rsidDel="00000000" w:rsidR="00000000" w:rsidRPr="00000000">
          <w:rPr>
            <w:rtl w:val="0"/>
          </w:rPr>
          <w:t xml:space="preserve">R</w:t>
        </w:r>
      </w:ins>
      <w:del w:author="Ryo Shibata" w:id="83" w:date="2023-04-22T05:41:25Z">
        <w:r w:rsidDel="00000000" w:rsidR="00000000" w:rsidRPr="00000000">
          <w:rPr>
            <w:rtl w:val="0"/>
          </w:rPr>
          <w:delText xml:space="preserve">r</w:delText>
        </w:r>
      </w:del>
      <w:r w:rsidDel="00000000" w:rsidR="00000000" w:rsidRPr="00000000">
        <w:rPr>
          <w:rtl w:val="0"/>
        </w:rPr>
        <w:t xml:space="preserve">aw </w:t>
      </w:r>
      <w:ins w:author="Ryo Shibata" w:id="84" w:date="2023-04-22T05:41:27Z">
        <w:r w:rsidDel="00000000" w:rsidR="00000000" w:rsidRPr="00000000">
          <w:rPr>
            <w:rtl w:val="0"/>
          </w:rPr>
          <w:t xml:space="preserve">M</w:t>
        </w:r>
      </w:ins>
      <w:del w:author="Ryo Shibata" w:id="84" w:date="2023-04-22T05:41:27Z">
        <w:r w:rsidDel="00000000" w:rsidR="00000000" w:rsidRPr="00000000">
          <w:rPr>
            <w:rtl w:val="0"/>
          </w:rPr>
          <w:delText xml:space="preserve">m</w:delText>
        </w:r>
      </w:del>
      <w:r w:rsidDel="00000000" w:rsidR="00000000" w:rsidRPr="00000000">
        <w:rPr>
          <w:rtl w:val="0"/>
        </w:rPr>
        <w:t xml:space="preserve">anufacturing. For the case of 10 percent, </w:t>
      </w:r>
      <w:ins w:author="Ryo Shibata" w:id="85" w:date="2023-04-22T05:41:31Z">
        <w:r w:rsidDel="00000000" w:rsidR="00000000" w:rsidRPr="00000000">
          <w:rPr>
            <w:rtl w:val="0"/>
          </w:rPr>
          <w:t xml:space="preserve">the </w:t>
        </w:r>
      </w:ins>
      <w:r w:rsidDel="00000000" w:rsidR="00000000" w:rsidRPr="00000000">
        <w:rPr>
          <w:rtl w:val="0"/>
        </w:rPr>
        <w:t xml:space="preserve">increase of daily instrument construction boosts the ECI. For the case of 15 and 20 percent, the result shows that adding machinery and chemical manufacturing as </w:t>
      </w:r>
      <w:del w:author="Ryo Shibata" w:id="86" w:date="2023-04-22T05:41:38Z">
        <w:r w:rsidDel="00000000" w:rsidR="00000000" w:rsidRPr="00000000">
          <w:rPr>
            <w:rtl w:val="0"/>
          </w:rPr>
          <w:delText xml:space="preserve">a</w:delText>
        </w:r>
      </w:del>
      <w:r w:rsidDel="00000000" w:rsidR="00000000" w:rsidRPr="00000000">
        <w:rPr>
          <w:rtl w:val="0"/>
        </w:rPr>
        <w:t xml:space="preserve"> growth component</w:t>
      </w:r>
      <w:ins w:author="Ryo Shibata" w:id="87" w:date="2023-04-22T05:41:59Z">
        <w:r w:rsidDel="00000000" w:rsidR="00000000" w:rsidRPr="00000000">
          <w:rPr>
            <w:rtl w:val="0"/>
          </w:rPr>
          <w:t xml:space="preserve">s</w:t>
        </w:r>
      </w:ins>
      <w:r w:rsidDel="00000000" w:rsidR="00000000" w:rsidRPr="00000000">
        <w:rPr>
          <w:rtl w:val="0"/>
        </w:rPr>
        <w:t xml:space="preserve"> can bring </w:t>
      </w:r>
      <w:ins w:author="Ryo Shibata" w:id="88" w:date="2023-04-22T05:42:08Z">
        <w:r w:rsidDel="00000000" w:rsidR="00000000" w:rsidRPr="00000000">
          <w:rPr>
            <w:rtl w:val="0"/>
          </w:rPr>
          <w:t xml:space="preserve">significant</w:t>
        </w:r>
      </w:ins>
      <w:del w:author="Ryo Shibata" w:id="88" w:date="2023-04-22T05:42:08Z">
        <w:r w:rsidDel="00000000" w:rsidR="00000000" w:rsidRPr="00000000">
          <w:rPr>
            <w:rtl w:val="0"/>
          </w:rPr>
          <w:delText xml:space="preserve">lots of</w:delText>
        </w:r>
      </w:del>
      <w:r w:rsidDel="00000000" w:rsidR="00000000" w:rsidRPr="00000000">
        <w:rPr>
          <w:rtl w:val="0"/>
        </w:rPr>
        <w:t xml:space="preserve"> gains in ECI. Therefore, for future strategy, the United Arab Emirates should prioritize </w:t>
      </w:r>
      <w:ins w:author="Ryo Shibata" w:id="89" w:date="2023-04-22T05:42:15Z">
        <w:r w:rsidDel="00000000" w:rsidR="00000000" w:rsidRPr="00000000">
          <w:rPr>
            <w:rtl w:val="0"/>
          </w:rPr>
          <w:t xml:space="preserve">the </w:t>
        </w:r>
      </w:ins>
      <w:r w:rsidDel="00000000" w:rsidR="00000000" w:rsidRPr="00000000">
        <w:rPr>
          <w:rtl w:val="0"/>
        </w:rPr>
        <w:t xml:space="preserve">development of </w:t>
      </w:r>
      <w:ins w:author="Ryo Shibata" w:id="90" w:date="2023-04-22T05:42:18Z">
        <w:r w:rsidDel="00000000" w:rsidR="00000000" w:rsidRPr="00000000">
          <w:rPr>
            <w:rtl w:val="0"/>
          </w:rPr>
          <w:t xml:space="preserve">D</w:t>
        </w:r>
      </w:ins>
      <w:del w:author="Ryo Shibata" w:id="90" w:date="2023-04-22T05:42:18Z">
        <w:r w:rsidDel="00000000" w:rsidR="00000000" w:rsidRPr="00000000">
          <w:rPr>
            <w:rtl w:val="0"/>
          </w:rPr>
          <w:delText xml:space="preserve">d</w:delText>
        </w:r>
      </w:del>
      <w:r w:rsidDel="00000000" w:rsidR="00000000" w:rsidRPr="00000000">
        <w:rPr>
          <w:rtl w:val="0"/>
        </w:rPr>
        <w:t xml:space="preserve">aily </w:t>
      </w:r>
      <w:ins w:author="Ryo Shibata" w:id="91" w:date="2023-04-22T05:42:19Z">
        <w:r w:rsidDel="00000000" w:rsidR="00000000" w:rsidRPr="00000000">
          <w:rPr>
            <w:rtl w:val="0"/>
          </w:rPr>
          <w:t xml:space="preserve">I</w:t>
        </w:r>
      </w:ins>
      <w:del w:author="Ryo Shibata" w:id="91" w:date="2023-04-22T05:42:19Z">
        <w:r w:rsidDel="00000000" w:rsidR="00000000" w:rsidRPr="00000000">
          <w:rPr>
            <w:rtl w:val="0"/>
          </w:rPr>
          <w:delText xml:space="preserve">i</w:delText>
        </w:r>
      </w:del>
      <w:r w:rsidDel="00000000" w:rsidR="00000000" w:rsidRPr="00000000">
        <w:rPr>
          <w:rtl w:val="0"/>
        </w:rPr>
        <w:t xml:space="preserve">nstruments, which causes the greatest jump in the last three line graphs. And then</w:t>
      </w:r>
      <w:ins w:author="Ryo Shibata" w:id="92" w:date="2023-04-22T05:42:41Z">
        <w:r w:rsidDel="00000000" w:rsidR="00000000" w:rsidRPr="00000000">
          <w:rPr>
            <w:rtl w:val="0"/>
          </w:rPr>
          <w:t xml:space="preserve">, focus on</w:t>
        </w:r>
      </w:ins>
      <w:r w:rsidDel="00000000" w:rsidR="00000000" w:rsidRPr="00000000">
        <w:rPr>
          <w:rtl w:val="0"/>
        </w:rPr>
        <w:t xml:space="preserve"> </w:t>
      </w:r>
      <w:ins w:author="Ryo Shibata" w:id="93" w:date="2023-04-22T05:42:25Z">
        <w:r w:rsidDel="00000000" w:rsidR="00000000" w:rsidRPr="00000000">
          <w:rPr>
            <w:rtl w:val="0"/>
          </w:rPr>
          <w:t xml:space="preserve">M</w:t>
        </w:r>
      </w:ins>
      <w:del w:author="Ryo Shibata" w:id="93" w:date="2023-04-22T05:42:25Z">
        <w:r w:rsidDel="00000000" w:rsidR="00000000" w:rsidRPr="00000000">
          <w:rPr>
            <w:rtl w:val="0"/>
          </w:rPr>
          <w:delText xml:space="preserve">m</w:delText>
        </w:r>
      </w:del>
      <w:r w:rsidDel="00000000" w:rsidR="00000000" w:rsidRPr="00000000">
        <w:rPr>
          <w:rtl w:val="0"/>
        </w:rPr>
        <w:t xml:space="preserve">achinery and </w:t>
      </w:r>
      <w:ins w:author="Ryo Shibata" w:id="94" w:date="2023-04-22T05:42:28Z">
        <w:r w:rsidDel="00000000" w:rsidR="00000000" w:rsidRPr="00000000">
          <w:rPr>
            <w:rtl w:val="0"/>
          </w:rPr>
          <w:t xml:space="preserve">T</w:t>
        </w:r>
      </w:ins>
      <w:del w:author="Ryo Shibata" w:id="94" w:date="2023-04-22T05:42:28Z">
        <w:r w:rsidDel="00000000" w:rsidR="00000000" w:rsidRPr="00000000">
          <w:rPr>
            <w:rtl w:val="0"/>
          </w:rPr>
          <w:delText xml:space="preserve">t</w:delText>
        </w:r>
      </w:del>
      <w:r w:rsidDel="00000000" w:rsidR="00000000" w:rsidRPr="00000000">
        <w:rPr>
          <w:rtl w:val="0"/>
        </w:rPr>
        <w:t xml:space="preserve">ransportation and </w:t>
      </w:r>
      <w:ins w:author="Ryo Shibata" w:id="95" w:date="2023-04-22T05:42:30Z">
        <w:r w:rsidDel="00000000" w:rsidR="00000000" w:rsidRPr="00000000">
          <w:rPr>
            <w:rtl w:val="0"/>
          </w:rPr>
          <w:t xml:space="preserve">C</w:t>
        </w:r>
      </w:ins>
      <w:del w:author="Ryo Shibata" w:id="95" w:date="2023-04-22T05:42:30Z">
        <w:r w:rsidDel="00000000" w:rsidR="00000000" w:rsidRPr="00000000">
          <w:rPr>
            <w:rtl w:val="0"/>
          </w:rPr>
          <w:delText xml:space="preserve">c</w:delText>
        </w:r>
      </w:del>
      <w:r w:rsidDel="00000000" w:rsidR="00000000" w:rsidRPr="00000000">
        <w:rPr>
          <w:rtl w:val="0"/>
        </w:rPr>
        <w:t xml:space="preserve">hemical </w:t>
      </w:r>
      <w:ins w:author="Ryo Shibata" w:id="96" w:date="2023-04-22T05:42:31Z">
        <w:r w:rsidDel="00000000" w:rsidR="00000000" w:rsidRPr="00000000">
          <w:rPr>
            <w:rtl w:val="0"/>
          </w:rPr>
          <w:t xml:space="preserve">M</w:t>
        </w:r>
      </w:ins>
      <w:del w:author="Ryo Shibata" w:id="96" w:date="2023-04-22T05:42:31Z">
        <w:r w:rsidDel="00000000" w:rsidR="00000000" w:rsidRPr="00000000">
          <w:rPr>
            <w:rtl w:val="0"/>
          </w:rPr>
          <w:delText xml:space="preserve">m</w:delText>
        </w:r>
      </w:del>
      <w:r w:rsidDel="00000000" w:rsidR="00000000" w:rsidRPr="00000000">
        <w:rPr>
          <w:rtl w:val="0"/>
        </w:rPr>
        <w:t xml:space="preserve">anufacturing</w:t>
      </w:r>
      <w:del w:author="Ryo Shibata" w:id="97" w:date="2023-04-22T05:42:57Z">
        <w:r w:rsidDel="00000000" w:rsidR="00000000" w:rsidRPr="00000000">
          <w:rPr>
            <w:rtl w:val="0"/>
          </w:rPr>
          <w:delText xml:space="preserve">.</w:delText>
        </w:r>
      </w:del>
      <w:r w:rsidDel="00000000" w:rsidR="00000000" w:rsidRPr="00000000">
        <w:rPr>
          <w:rtl w:val="0"/>
        </w:rPr>
        <w:t xml:space="preserve"> in order to optimize ECI.</w:t>
      </w:r>
    </w:p>
    <w:p w:rsidR="00000000" w:rsidDel="00000000" w:rsidP="00000000" w:rsidRDefault="00000000" w:rsidRPr="00000000" w14:paraId="00000100">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01">
      <w:pPr>
        <w:pageBreakBefore w:val="0"/>
        <w:jc w:val="both"/>
        <w:rPr>
          <w:b w:val="1"/>
          <w:bCs w:val="1"/>
          <w:sz w:val="28"/>
          <w:szCs w:val="28"/>
        </w:rPr>
      </w:pPr>
      <w:r w:rsidDel="00000000" w:rsidR="00000000" w:rsidRPr="00000000">
        <w:rPr>
          <w:b w:val="1"/>
          <w:bCs w:val="1"/>
          <w:sz w:val="28"/>
          <w:szCs w:val="28"/>
        </w:rPr>
        <w:drawing>
          <wp:inline distB="114300" distT="114300" distL="114300" distR="114300">
            <wp:extent cx="6157913" cy="2019300"/>
            <wp:effectExtent b="0" l="0" r="0" t="0"/>
            <wp:docPr id="12" name="image18.png"/>
            <a:graphic>
              <a:graphicData uri="http://schemas.openxmlformats.org/drawingml/2006/picture">
                <pic:pic>
                  <pic:nvPicPr>
                    <pic:cNvPr id="0" name="image18.png"/>
                    <pic:cNvPicPr preferRelativeResize="0"/>
                  </pic:nvPicPr>
                  <pic:blipFill>
                    <a:blip r:embed="rId23"/>
                    <a:srcRect b="0" l="0" r="0" t="0"/>
                    <a:stretch>
                      <a:fillRect/>
                    </a:stretch>
                  </pic:blipFill>
                  <pic:spPr>
                    <a:xfrm>
                      <a:off x="0" y="0"/>
                      <a:ext cx="6157913"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03">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04">
      <w:pPr>
        <w:pageBreakBefore w:val="0"/>
        <w:jc w:val="both"/>
        <w:rPr>
          <w:b w:val="1"/>
          <w:bCs w:val="1"/>
          <w:sz w:val="28"/>
          <w:szCs w:val="28"/>
        </w:rPr>
      </w:pPr>
      <w:r w:rsidDel="00000000" w:rsidR="00000000" w:rsidRPr="00000000">
        <w:rPr>
          <w:b w:val="1"/>
          <w:bCs w:val="1"/>
          <w:sz w:val="28"/>
          <w:szCs w:val="28"/>
        </w:rPr>
        <w:drawing>
          <wp:inline distB="114300" distT="114300" distL="114300" distR="114300">
            <wp:extent cx="5734050" cy="2032000"/>
            <wp:effectExtent b="0" l="0" r="0" t="0"/>
            <wp:docPr id="5" name="image21.png"/>
            <a:graphic>
              <a:graphicData uri="http://schemas.openxmlformats.org/drawingml/2006/picture">
                <pic:pic>
                  <pic:nvPicPr>
                    <pic:cNvPr id="0" name="image21.png"/>
                    <pic:cNvPicPr preferRelativeResize="0"/>
                  </pic:nvPicPr>
                  <pic:blipFill>
                    <a:blip r:embed="rId24"/>
                    <a:srcRect b="0" l="0" r="0" t="0"/>
                    <a:stretch>
                      <a:fillRect/>
                    </a:stretch>
                  </pic:blipFill>
                  <pic:spPr>
                    <a:xfrm>
                      <a:off x="0" y="0"/>
                      <a:ext cx="573405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06">
      <w:pPr>
        <w:pageBreakBefore w:val="0"/>
        <w:jc w:val="both"/>
        <w:rPr>
          <w:b w:val="1"/>
          <w:bCs w:val="1"/>
          <w:sz w:val="28"/>
          <w:szCs w:val="28"/>
        </w:rPr>
      </w:pPr>
      <w:r w:rsidDel="00000000" w:rsidR="00000000" w:rsidRPr="00000000">
        <w:rPr>
          <w:b w:val="1"/>
          <w:bCs w:val="1"/>
          <w:sz w:val="28"/>
          <w:szCs w:val="28"/>
        </w:rPr>
        <w:drawing>
          <wp:inline distB="114300" distT="114300" distL="114300" distR="114300">
            <wp:extent cx="5734050" cy="1841500"/>
            <wp:effectExtent b="0" l="0" r="0" t="0"/>
            <wp:docPr id="1" name="image19.jpg"/>
            <a:graphic>
              <a:graphicData uri="http://schemas.openxmlformats.org/drawingml/2006/picture">
                <pic:pic>
                  <pic:nvPicPr>
                    <pic:cNvPr id="0" name="image19.jpg"/>
                    <pic:cNvPicPr preferRelativeResize="0"/>
                  </pic:nvPicPr>
                  <pic:blipFill>
                    <a:blip r:embed="rId25"/>
                    <a:srcRect b="0" l="0" r="0" t="0"/>
                    <a:stretch>
                      <a:fillRect/>
                    </a:stretch>
                  </pic:blipFill>
                  <pic:spPr>
                    <a:xfrm>
                      <a:off x="0" y="0"/>
                      <a:ext cx="5734050" cy="1841500"/>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08">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09">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0A">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0B">
      <w:pPr>
        <w:pageBreakBefore w:val="0"/>
        <w:spacing w:after="240" w:before="240" w:line="276" w:lineRule="auto"/>
        <w:rPr>
          <w:b w:val="1"/>
          <w:bCs w:val="1"/>
          <w:sz w:val="28"/>
          <w:szCs w:val="28"/>
        </w:rPr>
      </w:pPr>
      <w:r w:rsidDel="00000000" w:rsidR="00000000" w:rsidRPr="00000000">
        <w:rPr>
          <w:b w:val="1"/>
          <w:bCs w:val="1"/>
          <w:sz w:val="28"/>
          <w:szCs w:val="28"/>
          <w:rtl w:val="0"/>
        </w:rPr>
        <w:t xml:space="preserve">4.3 </w:t>
      </w:r>
      <w:del w:author="Ryo Shibata" w:id="98" w:date="2023-04-22T05:43:08Z">
        <w:r w:rsidDel="00000000" w:rsidR="00000000" w:rsidRPr="00000000">
          <w:rPr>
            <w:b w:val="1"/>
            <w:bCs w:val="1"/>
            <w:sz w:val="28"/>
            <w:szCs w:val="28"/>
            <w:rtl w:val="0"/>
          </w:rPr>
          <w:delText xml:space="preserve"> </w:delText>
        </w:r>
      </w:del>
      <w:r w:rsidDel="00000000" w:rsidR="00000000" w:rsidRPr="00000000">
        <w:rPr>
          <w:b w:val="1"/>
          <w:bCs w:val="1"/>
          <w:sz w:val="28"/>
          <w:szCs w:val="28"/>
          <w:rtl w:val="0"/>
        </w:rPr>
        <w:t xml:space="preserve">Sensitivity Analysis </w:t>
      </w:r>
    </w:p>
    <w:p w:rsidR="00000000" w:rsidDel="00000000" w:rsidP="00000000" w:rsidRDefault="00000000" w:rsidRPr="00000000" w14:paraId="0000010C">
      <w:pPr>
        <w:pageBreakBefore w:val="0"/>
        <w:spacing w:after="240" w:before="240" w:line="276" w:lineRule="auto"/>
        <w:rPr/>
      </w:pPr>
      <w:r w:rsidDel="00000000" w:rsidR="00000000" w:rsidRPr="00000000">
        <w:rPr>
          <w:rtl w:val="0"/>
        </w:rPr>
        <w:t xml:space="preserve">In the following section</w:t>
      </w:r>
      <w:ins w:author="Ryo Shibata" w:id="99" w:date="2023-04-22T05:43:14Z">
        <w:r w:rsidDel="00000000" w:rsidR="00000000" w:rsidRPr="00000000">
          <w:rPr>
            <w:rtl w:val="0"/>
          </w:rPr>
          <w:t xml:space="preserve">,</w:t>
        </w:r>
      </w:ins>
      <w:r w:rsidDel="00000000" w:rsidR="00000000" w:rsidRPr="00000000">
        <w:rPr>
          <w:rtl w:val="0"/>
        </w:rPr>
        <w:t xml:space="preserve"> our broad aim is to understand how sensitive the UAE is to changes in export in various industries. While the Economic Complexity Index has been shown to contain valuable information about the economic strength/capacity of a country, little has been said as to the stability of the measure itself. We seek to uncover the main drivers of stability under a country's ECI score and better understand longer-term projections for ECI growth. Additionally, gaining an intuition on the industries that are bolstering an economy and the industries that offer the greatest return per unit of investment is best done through visualization of industry</w:t>
      </w:r>
      <w:ins w:author="Ryo Shibata" w:id="100" w:date="2023-04-22T05:43:22Z">
        <w:r w:rsidDel="00000000" w:rsidR="00000000" w:rsidRPr="00000000">
          <w:rPr>
            <w:rtl w:val="0"/>
          </w:rPr>
          <w:t xml:space="preserve">-</w:t>
        </w:r>
      </w:ins>
      <w:del w:author="Ryo Shibata" w:id="100" w:date="2023-04-22T05:43:22Z">
        <w:r w:rsidDel="00000000" w:rsidR="00000000" w:rsidRPr="00000000">
          <w:rPr>
            <w:rtl w:val="0"/>
          </w:rPr>
          <w:delText xml:space="preserve"> </w:delText>
        </w:r>
      </w:del>
      <w:r w:rsidDel="00000000" w:rsidR="00000000" w:rsidRPr="00000000">
        <w:rPr>
          <w:rtl w:val="0"/>
        </w:rPr>
        <w:t xml:space="preserve">specific sensitivity. To this end, we have developed two categories of sensitivity analysis.</w:t>
      </w:r>
    </w:p>
    <w:p w:rsidR="00000000" w:rsidDel="00000000" w:rsidP="00000000" w:rsidRDefault="00000000" w:rsidRPr="00000000" w14:paraId="0000010D">
      <w:pPr>
        <w:pageBreakBefore w:val="0"/>
        <w:spacing w:after="240" w:before="240" w:line="276" w:lineRule="auto"/>
        <w:rPr>
          <w:b w:val="1"/>
          <w:bCs w:val="1"/>
        </w:rPr>
      </w:pPr>
      <w:r w:rsidDel="00000000" w:rsidR="00000000" w:rsidRPr="00000000">
        <w:rPr>
          <w:b w:val="1"/>
          <w:bCs w:val="1"/>
          <w:rtl w:val="0"/>
        </w:rPr>
        <w:t xml:space="preserve">ECI Sensitivity Graph</w:t>
      </w:r>
    </w:p>
    <w:p w:rsidR="00000000" w:rsidDel="00000000" w:rsidP="00000000" w:rsidRDefault="00000000" w:rsidRPr="00000000" w14:paraId="0000010E">
      <w:pPr>
        <w:pageBreakBefore w:val="0"/>
        <w:spacing w:after="240" w:before="240" w:line="276" w:lineRule="auto"/>
        <w:rPr/>
      </w:pPr>
      <w:r w:rsidDel="00000000" w:rsidR="00000000" w:rsidRPr="00000000">
        <w:rPr>
          <w:rtl w:val="0"/>
        </w:rPr>
        <w:t xml:space="preserve">Firstly, in order to assess the effect particular industries have on each respective country, we developed ECI Sensitivity graphs. We use</w:t>
      </w:r>
      <w:ins w:author="Ryo Shibata" w:id="101" w:date="2023-04-22T05:52:23Z">
        <w:r w:rsidDel="00000000" w:rsidR="00000000" w:rsidRPr="00000000">
          <w:rPr>
            <w:rtl w:val="0"/>
          </w:rPr>
          <w:t xml:space="preserve"> a</w:t>
        </w:r>
      </w:ins>
      <w:r w:rsidDel="00000000" w:rsidR="00000000" w:rsidRPr="00000000">
        <w:rPr>
          <w:rtl w:val="0"/>
        </w:rPr>
        <w:t xml:space="preserve"> shocking methodology to increment or decrement an industry’s export level by a certain percentage and recalculate the ECI</w:t>
      </w:r>
      <w:ins w:author="Ryo Shibata" w:id="102" w:date="2023-04-22T05:52:27Z">
        <w:r w:rsidDel="00000000" w:rsidR="00000000" w:rsidRPr="00000000">
          <w:rPr>
            <w:rtl w:val="0"/>
          </w:rPr>
          <w:t xml:space="preserve">,</w:t>
        </w:r>
      </w:ins>
      <w:r w:rsidDel="00000000" w:rsidR="00000000" w:rsidRPr="00000000">
        <w:rPr>
          <w:rtl w:val="0"/>
        </w:rPr>
        <w:t xml:space="preserve"> all else being equal. While freezing the export dynamics of the rest of the world and enacting an instantaneous shock in export for a particular industry and country may not reflect real-life dynamics, what it does offer us is an understanding of a country’s level of dependency on an industry in the context of ECI. The shocking is done in small percentage increments </w:t>
      </w:r>
      <w:del w:author="Ryo Shibata" w:id="103" w:date="2023-04-22T05:52:36Z">
        <w:r w:rsidDel="00000000" w:rsidR="00000000" w:rsidRPr="00000000">
          <w:rPr>
            <w:rtl w:val="0"/>
          </w:rPr>
          <w:delText xml:space="preserve">in order </w:delText>
        </w:r>
      </w:del>
      <w:r w:rsidDel="00000000" w:rsidR="00000000" w:rsidRPr="00000000">
        <w:rPr>
          <w:rtl w:val="0"/>
        </w:rPr>
        <w:t xml:space="preserve">to smooth out the resulting curve. Additionally, a recurring theme one will see is that for most industries, a breaking point occurs where the ECI either jumps upwards or downwards, creating a hockey stick shape rather than a linear trend. While the inflection point may not be accurate in </w:t>
      </w:r>
      <w:ins w:author="Ryo Shibata" w:id="104" w:date="2023-04-22T05:52:40Z">
        <w:r w:rsidDel="00000000" w:rsidR="00000000" w:rsidRPr="00000000">
          <w:rPr>
            <w:rtl w:val="0"/>
          </w:rPr>
          <w:t xml:space="preserve">the </w:t>
        </w:r>
      </w:ins>
      <w:r w:rsidDel="00000000" w:rsidR="00000000" w:rsidRPr="00000000">
        <w:rPr>
          <w:rtl w:val="0"/>
        </w:rPr>
        <w:t xml:space="preserve">context of real life, comparing the various inflection points across industries can give us valuable insight.</w:t>
      </w:r>
    </w:p>
    <w:p w:rsidR="00000000" w:rsidDel="00000000" w:rsidP="00000000" w:rsidRDefault="00000000" w:rsidRPr="00000000" w14:paraId="0000010F">
      <w:pPr>
        <w:pageBreakBefore w:val="0"/>
        <w:spacing w:after="240" w:before="240" w:line="276" w:lineRule="auto"/>
        <w:rPr/>
      </w:pPr>
      <w:r w:rsidDel="00000000" w:rsidR="00000000" w:rsidRPr="00000000">
        <w:rPr>
          <w:rtl w:val="0"/>
        </w:rPr>
        <w:t xml:space="preserve">The graphs are formulated as follows: There are four ECI Sensitivity graphs. The first two represent data from 2018. The first chart shows positive shocking</w:t>
      </w:r>
      <w:ins w:author="Ryo Shibata" w:id="105" w:date="2023-04-22T05:52:46Z">
        <w:r w:rsidDel="00000000" w:rsidR="00000000" w:rsidRPr="00000000">
          <w:rPr>
            <w:rtl w:val="0"/>
          </w:rPr>
          <w:t xml:space="preserve">,</w:t>
        </w:r>
      </w:ins>
      <w:r w:rsidDel="00000000" w:rsidR="00000000" w:rsidRPr="00000000">
        <w:rPr>
          <w:rtl w:val="0"/>
        </w:rPr>
        <w:t xml:space="preserve"> in which export numbers are shocked upwards per industry. The X-axis is in terms of percentage shock per current dollar value of export. The Y-axis is the recalculated ECI level post-shocking. The second chart follows the same format</w:t>
      </w:r>
      <w:ins w:author="Ryo Shibata" w:id="106" w:date="2023-04-22T05:52:51Z">
        <w:r w:rsidDel="00000000" w:rsidR="00000000" w:rsidRPr="00000000">
          <w:rPr>
            <w:rtl w:val="0"/>
          </w:rPr>
          <w:t xml:space="preserve">,</w:t>
        </w:r>
      </w:ins>
      <w:r w:rsidDel="00000000" w:rsidR="00000000" w:rsidRPr="00000000">
        <w:rPr>
          <w:rtl w:val="0"/>
        </w:rPr>
        <w:t xml:space="preserve"> except the X-axis represents negative shocking. In other words, exports for each industry are decremented</w:t>
      </w:r>
      <w:ins w:author="Ryo Shibata" w:id="107" w:date="2023-04-22T05:52:58Z">
        <w:r w:rsidDel="00000000" w:rsidR="00000000" w:rsidRPr="00000000">
          <w:rPr>
            <w:rtl w:val="0"/>
          </w:rPr>
          <w:t xml:space="preserve">,</w:t>
        </w:r>
      </w:ins>
      <w:r w:rsidDel="00000000" w:rsidR="00000000" w:rsidRPr="00000000">
        <w:rPr>
          <w:rtl w:val="0"/>
        </w:rPr>
        <w:t xml:space="preserve"> and the ECI is accordingly recomputed. The final two sensitivity graphs show the same results using 2013 data. Below is an example of an ECI sensitivity graph.</w:t>
      </w:r>
    </w:p>
    <w:p w:rsidR="00000000" w:rsidDel="00000000" w:rsidP="00000000" w:rsidRDefault="00000000" w:rsidRPr="00000000" w14:paraId="00000110">
      <w:pPr>
        <w:pageBreakBefore w:val="0"/>
        <w:jc w:val="both"/>
        <w:rPr>
          <w:b w:val="1"/>
          <w:bCs w:val="1"/>
        </w:rPr>
      </w:pPr>
      <w:r w:rsidDel="00000000" w:rsidR="00000000" w:rsidRPr="00000000">
        <w:rPr>
          <w:b w:val="1"/>
          <w:bCs w:val="1"/>
        </w:rPr>
        <w:drawing>
          <wp:inline distB="114300" distT="114300" distL="114300" distR="114300">
            <wp:extent cx="5600700" cy="2657475"/>
            <wp:effectExtent b="0" l="0" r="0" t="0"/>
            <wp:docPr id="3" name="image1.jpg"/>
            <a:graphic>
              <a:graphicData uri="http://schemas.openxmlformats.org/drawingml/2006/picture">
                <pic:pic>
                  <pic:nvPicPr>
                    <pic:cNvPr id="0" name="image1.jpg"/>
                    <pic:cNvPicPr preferRelativeResize="0"/>
                  </pic:nvPicPr>
                  <pic:blipFill>
                    <a:blip r:embed="rId26"/>
                    <a:srcRect b="0" l="0" r="0" t="9709"/>
                    <a:stretch>
                      <a:fillRect/>
                    </a:stretch>
                  </pic:blipFill>
                  <pic:spPr>
                    <a:xfrm>
                      <a:off x="0" y="0"/>
                      <a:ext cx="5600700" cy="2657475"/>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pageBreakBefore w:val="0"/>
        <w:jc w:val="center"/>
        <w:rPr>
          <w:sz w:val="22"/>
          <w:szCs w:val="22"/>
        </w:rPr>
      </w:pPr>
      <w:r w:rsidDel="00000000" w:rsidR="00000000" w:rsidRPr="00000000">
        <w:rPr>
          <w:sz w:val="22"/>
          <w:szCs w:val="22"/>
          <w:rtl w:val="0"/>
        </w:rPr>
        <w:t xml:space="preserve">Example 2018 (Incremental ECI Sensitivity)</w:t>
      </w:r>
    </w:p>
    <w:p w:rsidR="00000000" w:rsidDel="00000000" w:rsidP="00000000" w:rsidRDefault="00000000" w:rsidRPr="00000000" w14:paraId="00000112">
      <w:pPr>
        <w:pageBreakBefore w:val="0"/>
        <w:jc w:val="both"/>
        <w:rPr>
          <w:b w:val="1"/>
          <w:bCs w:val="1"/>
        </w:rPr>
      </w:pPr>
      <w:r w:rsidDel="00000000" w:rsidR="00000000" w:rsidRPr="00000000">
        <w:rPr>
          <w:rtl w:val="0"/>
        </w:rPr>
      </w:r>
    </w:p>
    <w:p w:rsidR="00000000" w:rsidDel="00000000" w:rsidP="00000000" w:rsidRDefault="00000000" w:rsidRPr="00000000" w14:paraId="00000113">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14">
      <w:pPr>
        <w:pageBreakBefore w:val="0"/>
        <w:jc w:val="both"/>
        <w:rPr>
          <w:b w:val="1"/>
          <w:bCs w:val="1"/>
          <w:sz w:val="28"/>
          <w:szCs w:val="28"/>
        </w:rPr>
      </w:pPr>
      <w:r w:rsidDel="00000000" w:rsidR="00000000" w:rsidRPr="00000000">
        <w:rPr>
          <w:b w:val="1"/>
          <w:bCs w:val="1"/>
          <w:sz w:val="28"/>
          <w:szCs w:val="28"/>
          <w:rtl w:val="0"/>
        </w:rPr>
        <w:t xml:space="preserve">4.3 Sensitivity Analysis Results and Interpretation</w:t>
      </w:r>
    </w:p>
    <w:p w:rsidR="00000000" w:rsidDel="00000000" w:rsidP="00000000" w:rsidRDefault="00000000" w:rsidRPr="00000000" w14:paraId="00000115">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16">
      <w:pPr>
        <w:pageBreakBefore w:val="0"/>
        <w:jc w:val="both"/>
        <w:rPr/>
      </w:pPr>
      <w:r w:rsidDel="00000000" w:rsidR="00000000" w:rsidRPr="00000000">
        <w:rPr>
          <w:rtl w:val="0"/>
        </w:rPr>
        <w:t xml:space="preserve">Below </w:t>
      </w:r>
      <w:ins w:author="Ryo Shibata" w:id="108" w:date="2023-04-22T05:53:07Z">
        <w:r w:rsidDel="00000000" w:rsidR="00000000" w:rsidRPr="00000000">
          <w:rPr>
            <w:rtl w:val="0"/>
          </w:rPr>
          <w:t xml:space="preserve">are the</w:t>
        </w:r>
      </w:ins>
      <w:del w:author="Ryo Shibata" w:id="108" w:date="2023-04-22T05:53:07Z">
        <w:r w:rsidDel="00000000" w:rsidR="00000000" w:rsidRPr="00000000">
          <w:rPr>
            <w:rtl w:val="0"/>
          </w:rPr>
          <w:delText xml:space="preserve">is</w:delText>
        </w:r>
      </w:del>
      <w:r w:rsidDel="00000000" w:rsidR="00000000" w:rsidRPr="00000000">
        <w:rPr>
          <w:rtl w:val="0"/>
        </w:rPr>
        <w:t xml:space="preserve"> UAE’s 2018 ECI Sensitivity Charts. Firstly</w:t>
      </w:r>
      <w:ins w:author="Ryo Shibata" w:id="109" w:date="2023-04-22T05:53:13Z">
        <w:r w:rsidDel="00000000" w:rsidR="00000000" w:rsidRPr="00000000">
          <w:rPr>
            <w:rtl w:val="0"/>
          </w:rPr>
          <w:t xml:space="preserve">,</w:t>
        </w:r>
      </w:ins>
      <w:r w:rsidDel="00000000" w:rsidR="00000000" w:rsidRPr="00000000">
        <w:rPr>
          <w:rtl w:val="0"/>
        </w:rPr>
        <w:t xml:space="preserve"> in the positive chart, we notice immediately that </w:t>
      </w:r>
      <w:ins w:author="Ryo Shibata" w:id="110" w:date="2023-04-22T05:53:29Z">
        <w:r w:rsidDel="00000000" w:rsidR="00000000" w:rsidRPr="00000000">
          <w:rPr>
            <w:rtl w:val="0"/>
          </w:rPr>
          <w:t xml:space="preserve">an </w:t>
        </w:r>
      </w:ins>
      <w:r w:rsidDel="00000000" w:rsidR="00000000" w:rsidRPr="00000000">
        <w:rPr>
          <w:rtl w:val="0"/>
        </w:rPr>
        <w:t xml:space="preserve">increase in exports in High</w:t>
      </w:r>
      <w:del w:author="Ryo Shibata" w:id="111" w:date="2023-04-22T05:53:15Z">
        <w:r w:rsidDel="00000000" w:rsidR="00000000" w:rsidRPr="00000000">
          <w:rPr>
            <w:rtl w:val="0"/>
          </w:rPr>
          <w:delText xml:space="preserve"> </w:delText>
        </w:r>
      </w:del>
      <w:ins w:author="Ryo Shibata" w:id="111" w:date="2023-04-22T05:53:15Z">
        <w:r w:rsidDel="00000000" w:rsidR="00000000" w:rsidRPr="00000000">
          <w:rPr>
            <w:rtl w:val="0"/>
          </w:rPr>
          <w:t xml:space="preserve">-c</w:t>
        </w:r>
      </w:ins>
      <w:del w:author="Ryo Shibata" w:id="111" w:date="2023-04-22T05:53:15Z">
        <w:r w:rsidDel="00000000" w:rsidR="00000000" w:rsidRPr="00000000">
          <w:rPr>
            <w:rtl w:val="0"/>
          </w:rPr>
          <w:delText xml:space="preserve">C</w:delText>
        </w:r>
      </w:del>
      <w:r w:rsidDel="00000000" w:rsidR="00000000" w:rsidRPr="00000000">
        <w:rPr>
          <w:rtl w:val="0"/>
        </w:rPr>
        <w:t xml:space="preserve">omplexity Products, Machinery and Construction, and Transportation lead</w:t>
      </w:r>
      <w:ins w:author="Ryo Shibata" w:id="112" w:date="2023-04-22T05:53:35Z">
        <w:r w:rsidDel="00000000" w:rsidR="00000000" w:rsidRPr="00000000">
          <w:rPr>
            <w:rtl w:val="0"/>
          </w:rPr>
          <w:t xml:space="preserve">s</w:t>
        </w:r>
      </w:ins>
      <w:r w:rsidDel="00000000" w:rsidR="00000000" w:rsidRPr="00000000">
        <w:rPr>
          <w:rtl w:val="0"/>
        </w:rPr>
        <w:t xml:space="preserve"> to</w:t>
      </w:r>
      <w:ins w:author="Ryo Shibata" w:id="113" w:date="2023-04-22T05:53:40Z">
        <w:r w:rsidDel="00000000" w:rsidR="00000000" w:rsidRPr="00000000">
          <w:rPr>
            <w:rtl w:val="0"/>
          </w:rPr>
          <w:t xml:space="preserve"> a</w:t>
        </w:r>
      </w:ins>
      <w:r w:rsidDel="00000000" w:rsidR="00000000" w:rsidRPr="00000000">
        <w:rPr>
          <w:rtl w:val="0"/>
        </w:rPr>
        <w:t xml:space="preserve"> very fast expansion in ECI. That being said</w:t>
      </w:r>
      <w:ins w:author="Ryo Shibata" w:id="114" w:date="2023-04-22T05:53:51Z">
        <w:r w:rsidDel="00000000" w:rsidR="00000000" w:rsidRPr="00000000">
          <w:rPr>
            <w:rtl w:val="0"/>
          </w:rPr>
          <w:t xml:space="preserve">,</w:t>
        </w:r>
      </w:ins>
      <w:r w:rsidDel="00000000" w:rsidR="00000000" w:rsidRPr="00000000">
        <w:rPr>
          <w:rtl w:val="0"/>
        </w:rPr>
        <w:t xml:space="preserve"> both Machinery and High</w:t>
      </w:r>
      <w:del w:author="Ryo Shibata" w:id="115" w:date="2023-04-22T05:53:46Z">
        <w:r w:rsidDel="00000000" w:rsidR="00000000" w:rsidRPr="00000000">
          <w:rPr>
            <w:rtl w:val="0"/>
          </w:rPr>
          <w:delText xml:space="preserve"> </w:delText>
        </w:r>
      </w:del>
      <w:ins w:author="Ryo Shibata" w:id="115" w:date="2023-04-22T05:53:46Z">
        <w:r w:rsidDel="00000000" w:rsidR="00000000" w:rsidRPr="00000000">
          <w:rPr>
            <w:rtl w:val="0"/>
          </w:rPr>
          <w:t xml:space="preserve">-c</w:t>
        </w:r>
      </w:ins>
      <w:del w:author="Ryo Shibata" w:id="115" w:date="2023-04-22T05:53:46Z">
        <w:r w:rsidDel="00000000" w:rsidR="00000000" w:rsidRPr="00000000">
          <w:rPr>
            <w:rtl w:val="0"/>
          </w:rPr>
          <w:delText xml:space="preserve">C</w:delText>
        </w:r>
      </w:del>
      <w:r w:rsidDel="00000000" w:rsidR="00000000" w:rsidRPr="00000000">
        <w:rPr>
          <w:rtl w:val="0"/>
        </w:rPr>
        <w:t xml:space="preserve">omplexity Products require over a 125% increase in export to experience the ECI improvement. Transportation requires a 75% increase in export to improve ECI. While this is lower than the other two industries, these expansion rates are relatively high in the context of what is feasible in the short term. All other industries tend </w:t>
      </w:r>
      <w:ins w:author="Ryo Shibata" w:id="116" w:date="2023-04-22T05:54:02Z">
        <w:r w:rsidDel="00000000" w:rsidR="00000000" w:rsidRPr="00000000">
          <w:rPr>
            <w:rtl w:val="0"/>
          </w:rPr>
          <w:t xml:space="preserve">not to</w:t>
        </w:r>
      </w:ins>
      <w:del w:author="Ryo Shibata" w:id="116" w:date="2023-04-22T05:54:02Z">
        <w:r w:rsidDel="00000000" w:rsidR="00000000" w:rsidRPr="00000000">
          <w:rPr>
            <w:rtl w:val="0"/>
          </w:rPr>
          <w:delText xml:space="preserve">to not</w:delText>
        </w:r>
      </w:del>
      <w:r w:rsidDel="00000000" w:rsidR="00000000" w:rsidRPr="00000000">
        <w:rPr>
          <w:rtl w:val="0"/>
        </w:rPr>
        <w:t xml:space="preserve"> greatly affect the ECI level</w:t>
      </w:r>
      <w:ins w:author="Ryo Shibata" w:id="117" w:date="2023-04-22T05:54:06Z">
        <w:r w:rsidDel="00000000" w:rsidR="00000000" w:rsidRPr="00000000">
          <w:rPr>
            <w:rtl w:val="0"/>
          </w:rPr>
          <w:t xml:space="preserve">,</w:t>
        </w:r>
      </w:ins>
      <w:r w:rsidDel="00000000" w:rsidR="00000000" w:rsidRPr="00000000">
        <w:rPr>
          <w:rtl w:val="0"/>
        </w:rPr>
        <w:t xml:space="preserve"> making it fairly clear which industries to pursue. </w:t>
      </w:r>
    </w:p>
    <w:p w:rsidR="00000000" w:rsidDel="00000000" w:rsidP="00000000" w:rsidRDefault="00000000" w:rsidRPr="00000000" w14:paraId="00000117">
      <w:pPr>
        <w:pageBreakBefore w:val="0"/>
        <w:jc w:val="both"/>
        <w:rPr/>
      </w:pPr>
      <w:r w:rsidDel="00000000" w:rsidR="00000000" w:rsidRPr="00000000">
        <w:rPr>
          <w:rtl w:val="0"/>
        </w:rPr>
      </w:r>
    </w:p>
    <w:p w:rsidR="00000000" w:rsidDel="00000000" w:rsidP="00000000" w:rsidRDefault="00000000" w:rsidRPr="00000000" w14:paraId="00000118">
      <w:pPr>
        <w:pageBreakBefore w:val="0"/>
        <w:rPr/>
      </w:pPr>
      <w:r w:rsidDel="00000000" w:rsidR="00000000" w:rsidRPr="00000000">
        <w:rPr>
          <w:rtl w:val="0"/>
        </w:rPr>
        <w:t xml:space="preserve">Next</w:t>
      </w:r>
      <w:ins w:author="Ryo Shibata" w:id="118" w:date="2023-04-22T05:54:08Z">
        <w:r w:rsidDel="00000000" w:rsidR="00000000" w:rsidRPr="00000000">
          <w:rPr>
            <w:rtl w:val="0"/>
          </w:rPr>
          <w:t xml:space="preserve">,</w:t>
        </w:r>
      </w:ins>
      <w:r w:rsidDel="00000000" w:rsidR="00000000" w:rsidRPr="00000000">
        <w:rPr>
          <w:rtl w:val="0"/>
        </w:rPr>
        <w:t xml:space="preserve"> we consider UAE’s 2018 Negative Shock chart. </w:t>
      </w:r>
      <w:del w:author="Ryo Shibata" w:id="119" w:date="2023-04-22T05:54:13Z">
        <w:r w:rsidDel="00000000" w:rsidR="00000000" w:rsidRPr="00000000">
          <w:rPr>
            <w:rtl w:val="0"/>
          </w:rPr>
          <w:delText xml:space="preserve"> </w:delText>
        </w:r>
      </w:del>
      <w:r w:rsidDel="00000000" w:rsidR="00000000" w:rsidRPr="00000000">
        <w:rPr>
          <w:rtl w:val="0"/>
        </w:rPr>
        <w:t xml:space="preserve">Interestingly</w:t>
      </w:r>
      <w:ins w:author="Ryo Shibata" w:id="120" w:date="2023-04-22T05:54:15Z">
        <w:r w:rsidDel="00000000" w:rsidR="00000000" w:rsidRPr="00000000">
          <w:rPr>
            <w:rtl w:val="0"/>
          </w:rPr>
          <w:t xml:space="preserve">,</w:t>
        </w:r>
      </w:ins>
      <w:r w:rsidDel="00000000" w:rsidR="00000000" w:rsidRPr="00000000">
        <w:rPr>
          <w:rtl w:val="0"/>
        </w:rPr>
        <w:t xml:space="preserve"> we see that decreasing absolute export levels in Services and Utilities, Precious Stones, and Energy &amp; Drilling all improve ECI. Services and Utilities</w:t>
      </w:r>
      <w:ins w:author="Ryo Shibata" w:id="121" w:date="2023-04-22T05:54:28Z">
        <w:r w:rsidDel="00000000" w:rsidR="00000000" w:rsidRPr="00000000">
          <w:rPr>
            <w:rtl w:val="0"/>
          </w:rPr>
          <w:t xml:space="preserve">,</w:t>
        </w:r>
      </w:ins>
      <w:r w:rsidDel="00000000" w:rsidR="00000000" w:rsidRPr="00000000">
        <w:rPr>
          <w:rtl w:val="0"/>
        </w:rPr>
        <w:t xml:space="preserve"> in particular</w:t>
      </w:r>
      <w:ins w:author="Ryo Shibata" w:id="122" w:date="2023-04-22T05:54:29Z">
        <w:r w:rsidDel="00000000" w:rsidR="00000000" w:rsidRPr="00000000">
          <w:rPr>
            <w:rtl w:val="0"/>
          </w:rPr>
          <w:t xml:space="preserve">,</w:t>
        </w:r>
      </w:ins>
      <w:r w:rsidDel="00000000" w:rsidR="00000000" w:rsidRPr="00000000">
        <w:rPr>
          <w:rtl w:val="0"/>
        </w:rPr>
        <w:t xml:space="preserve"> begin</w:t>
      </w:r>
      <w:del w:author="Ryo Shibata" w:id="123" w:date="2023-04-22T05:54:32Z">
        <w:r w:rsidDel="00000000" w:rsidR="00000000" w:rsidRPr="00000000">
          <w:rPr>
            <w:rtl w:val="0"/>
          </w:rPr>
          <w:delText xml:space="preserve">s</w:delText>
        </w:r>
      </w:del>
      <w:r w:rsidDel="00000000" w:rsidR="00000000" w:rsidRPr="00000000">
        <w:rPr>
          <w:rtl w:val="0"/>
        </w:rPr>
        <w:t xml:space="preserve"> to improve ECI with only a 15% drop in export. </w:t>
      </w:r>
      <w:ins w:author="Ryo Shibata" w:id="124" w:date="2023-04-22T05:54:38Z">
        <w:r w:rsidDel="00000000" w:rsidR="00000000" w:rsidRPr="00000000">
          <w:rPr>
            <w:rtl w:val="0"/>
          </w:rPr>
          <w:t xml:space="preserve">T</w:t>
        </w:r>
      </w:ins>
      <w:del w:author="Ryo Shibata" w:id="124" w:date="2023-04-22T05:54:38Z">
        <w:r w:rsidDel="00000000" w:rsidR="00000000" w:rsidRPr="00000000">
          <w:rPr>
            <w:rtl w:val="0"/>
          </w:rPr>
          <w:delText xml:space="preserve">t</w:delText>
        </w:r>
      </w:del>
      <w:r w:rsidDel="00000000" w:rsidR="00000000" w:rsidRPr="00000000">
        <w:rPr>
          <w:rtl w:val="0"/>
        </w:rPr>
        <w:t xml:space="preserve">he UAE is fairly insensitive to drawdowns in other industries.</w:t>
      </w:r>
    </w:p>
    <w:p w:rsidR="00000000" w:rsidDel="00000000" w:rsidP="00000000" w:rsidRDefault="00000000" w:rsidRPr="00000000" w14:paraId="00000119">
      <w:pPr>
        <w:pageBreakBefore w:val="0"/>
        <w:rPr/>
      </w:pPr>
      <w:r w:rsidDel="00000000" w:rsidR="00000000" w:rsidRPr="00000000">
        <w:rPr>
          <w:rtl w:val="0"/>
        </w:rPr>
      </w:r>
    </w:p>
    <w:p w:rsidR="00000000" w:rsidDel="00000000" w:rsidP="00000000" w:rsidRDefault="00000000" w:rsidRPr="00000000" w14:paraId="0000011A">
      <w:pPr>
        <w:pageBreakBefore w:val="0"/>
        <w:jc w:val="both"/>
        <w:rPr>
          <w:b w:val="1"/>
          <w:bCs w:val="1"/>
          <w:sz w:val="28"/>
          <w:szCs w:val="28"/>
        </w:rPr>
      </w:pPr>
      <w:r w:rsidDel="00000000" w:rsidR="00000000" w:rsidRPr="00000000">
        <w:rPr>
          <w:b w:val="1"/>
          <w:bCs w:val="1"/>
          <w:sz w:val="28"/>
          <w:szCs w:val="28"/>
        </w:rPr>
        <w:drawing>
          <wp:inline distB="114300" distT="114300" distL="114300" distR="114300">
            <wp:extent cx="5386388" cy="2697878"/>
            <wp:effectExtent b="0" l="0" r="0" t="0"/>
            <wp:docPr id="18" name="image5.jpg"/>
            <a:graphic>
              <a:graphicData uri="http://schemas.openxmlformats.org/drawingml/2006/picture">
                <pic:pic>
                  <pic:nvPicPr>
                    <pic:cNvPr id="0" name="image5.jpg"/>
                    <pic:cNvPicPr preferRelativeResize="0"/>
                  </pic:nvPicPr>
                  <pic:blipFill>
                    <a:blip r:embed="rId27"/>
                    <a:srcRect b="0" l="0" r="0" t="0"/>
                    <a:stretch>
                      <a:fillRect/>
                    </a:stretch>
                  </pic:blipFill>
                  <pic:spPr>
                    <a:xfrm>
                      <a:off x="0" y="0"/>
                      <a:ext cx="5386388" cy="2697878"/>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pageBreakBefore w:val="0"/>
        <w:jc w:val="center"/>
        <w:rPr>
          <w:rFonts w:ascii="Times" w:cs="Times" w:eastAsia="Times" w:hAnsi="Times"/>
          <w:b w:val="1"/>
          <w:bCs w:val="1"/>
          <w:sz w:val="28"/>
          <w:szCs w:val="28"/>
        </w:rPr>
      </w:pPr>
      <w:r w:rsidDel="00000000" w:rsidR="00000000" w:rsidRPr="00000000">
        <w:rPr>
          <w:rtl w:val="0"/>
        </w:rPr>
        <w:t xml:space="preserve">United Arab Emirates 2018 (Incremental ECI Sensitivity)</w:t>
      </w:r>
      <w:r w:rsidDel="00000000" w:rsidR="00000000" w:rsidRPr="00000000">
        <w:rPr>
          <w:rtl w:val="0"/>
        </w:rPr>
      </w:r>
    </w:p>
    <w:p w:rsidR="00000000" w:rsidDel="00000000" w:rsidP="00000000" w:rsidRDefault="00000000" w:rsidRPr="00000000" w14:paraId="0000011C">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1D">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Pr>
        <w:drawing>
          <wp:inline distB="114300" distT="114300" distL="114300" distR="114300">
            <wp:extent cx="5253038" cy="2499656"/>
            <wp:effectExtent b="0" l="0" r="0" t="0"/>
            <wp:docPr id="22" name="image15.jpg"/>
            <a:graphic>
              <a:graphicData uri="http://schemas.openxmlformats.org/drawingml/2006/picture">
                <pic:pic>
                  <pic:nvPicPr>
                    <pic:cNvPr id="0" name="image15.jpg"/>
                    <pic:cNvPicPr preferRelativeResize="0"/>
                  </pic:nvPicPr>
                  <pic:blipFill>
                    <a:blip r:embed="rId28"/>
                    <a:srcRect b="0" l="0" r="0" t="0"/>
                    <a:stretch>
                      <a:fillRect/>
                    </a:stretch>
                  </pic:blipFill>
                  <pic:spPr>
                    <a:xfrm>
                      <a:off x="0" y="0"/>
                      <a:ext cx="5253038" cy="2499656"/>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pageBreakBefore w:val="0"/>
        <w:jc w:val="center"/>
        <w:rPr/>
      </w:pPr>
      <w:r w:rsidDel="00000000" w:rsidR="00000000" w:rsidRPr="00000000">
        <w:rPr>
          <w:rtl w:val="0"/>
        </w:rPr>
        <w:t xml:space="preserve">United Arab Emirates 2018 (Decremental ECI Sensitivity)</w:t>
      </w:r>
    </w:p>
    <w:p w:rsidR="00000000" w:rsidDel="00000000" w:rsidP="00000000" w:rsidRDefault="00000000" w:rsidRPr="00000000" w14:paraId="0000011F">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120">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121">
      <w:pPr>
        <w:pageBreakBefore w:val="0"/>
        <w:rPr/>
      </w:pPr>
      <w:r w:rsidDel="00000000" w:rsidR="00000000" w:rsidRPr="00000000">
        <w:rPr>
          <w:rtl w:val="0"/>
        </w:rPr>
        <w:t xml:space="preserve">Next</w:t>
      </w:r>
      <w:ins w:author="Ryo Shibata" w:id="125" w:date="2023-04-22T05:54:45Z">
        <w:r w:rsidDel="00000000" w:rsidR="00000000" w:rsidRPr="00000000">
          <w:rPr>
            <w:rtl w:val="0"/>
          </w:rPr>
          <w:t xml:space="preserve">,</w:t>
        </w:r>
      </w:ins>
      <w:r w:rsidDel="00000000" w:rsidR="00000000" w:rsidRPr="00000000">
        <w:rPr>
          <w:rtl w:val="0"/>
        </w:rPr>
        <w:t xml:space="preserve"> we consider the 2013 ECI Sensitivity graphs. We see</w:t>
      </w:r>
      <w:ins w:author="Ryo Shibata" w:id="126" w:date="2023-04-22T05:54:51Z">
        <w:r w:rsidDel="00000000" w:rsidR="00000000" w:rsidRPr="00000000">
          <w:rPr>
            <w:rtl w:val="0"/>
          </w:rPr>
          <w:t xml:space="preserve">,</w:t>
        </w:r>
      </w:ins>
      <w:r w:rsidDel="00000000" w:rsidR="00000000" w:rsidRPr="00000000">
        <w:rPr>
          <w:rtl w:val="0"/>
        </w:rPr>
        <w:t xml:space="preserve"> interestingly</w:t>
      </w:r>
      <w:ins w:author="Ryo Shibata" w:id="127" w:date="2023-04-22T05:55:14Z">
        <w:r w:rsidDel="00000000" w:rsidR="00000000" w:rsidRPr="00000000">
          <w:rPr>
            <w:rtl w:val="0"/>
          </w:rPr>
          <w:t xml:space="preserve">,</w:t>
        </w:r>
      </w:ins>
      <w:r w:rsidDel="00000000" w:rsidR="00000000" w:rsidRPr="00000000">
        <w:rPr>
          <w:rtl w:val="0"/>
        </w:rPr>
        <w:t xml:space="preserve"> the industries that cause </w:t>
      </w:r>
      <w:ins w:author="Ryo Shibata" w:id="128" w:date="2023-04-22T05:55:22Z">
        <w:r w:rsidDel="00000000" w:rsidR="00000000" w:rsidRPr="00000000">
          <w:rPr>
            <w:rtl w:val="0"/>
          </w:rPr>
          <w:t xml:space="preserve">a </w:t>
        </w:r>
      </w:ins>
      <w:r w:rsidDel="00000000" w:rsidR="00000000" w:rsidRPr="00000000">
        <w:rPr>
          <w:rtl w:val="0"/>
        </w:rPr>
        <w:t xml:space="preserve">positive move in the ECI are different from the 2018 case. Increases </w:t>
      </w:r>
      <w:ins w:author="Ryo Shibata" w:id="129" w:date="2023-04-22T05:55:33Z">
        <w:r w:rsidDel="00000000" w:rsidR="00000000" w:rsidRPr="00000000">
          <w:rPr>
            <w:rtl w:val="0"/>
          </w:rPr>
          <w:t xml:space="preserve">in</w:t>
        </w:r>
      </w:ins>
      <w:del w:author="Ryo Shibata" w:id="129" w:date="2023-04-22T05:55:33Z">
        <w:r w:rsidDel="00000000" w:rsidR="00000000" w:rsidRPr="00000000">
          <w:rPr>
            <w:rtl w:val="0"/>
          </w:rPr>
          <w:delText xml:space="preserve">of</w:delText>
        </w:r>
      </w:del>
      <w:r w:rsidDel="00000000" w:rsidR="00000000" w:rsidRPr="00000000">
        <w:rPr>
          <w:rtl w:val="0"/>
        </w:rPr>
        <w:t xml:space="preserve"> exports in Textile</w:t>
      </w:r>
      <w:ins w:author="Ryo Shibata" w:id="130" w:date="2023-04-22T05:55:39Z">
        <w:r w:rsidDel="00000000" w:rsidR="00000000" w:rsidRPr="00000000">
          <w:rPr>
            <w:rtl w:val="0"/>
          </w:rPr>
          <w:t xml:space="preserve">s</w:t>
        </w:r>
      </w:ins>
      <w:r w:rsidDel="00000000" w:rsidR="00000000" w:rsidRPr="00000000">
        <w:rPr>
          <w:rtl w:val="0"/>
        </w:rPr>
        <w:t xml:space="preserve"> and Metals cause ECI escalation. Once again</w:t>
      </w:r>
      <w:ins w:author="Ryo Shibata" w:id="131" w:date="2023-04-22T05:55:43Z">
        <w:r w:rsidDel="00000000" w:rsidR="00000000" w:rsidRPr="00000000">
          <w:rPr>
            <w:rtl w:val="0"/>
          </w:rPr>
          <w:t xml:space="preserve">,</w:t>
        </w:r>
      </w:ins>
      <w:r w:rsidDel="00000000" w:rsidR="00000000" w:rsidRPr="00000000">
        <w:rPr>
          <w:rtl w:val="0"/>
        </w:rPr>
        <w:t xml:space="preserve"> export increases  in Services and Utilities hurt the overall ECI score.  </w:t>
      </w:r>
    </w:p>
    <w:p w:rsidR="00000000" w:rsidDel="00000000" w:rsidP="00000000" w:rsidRDefault="00000000" w:rsidRPr="00000000" w14:paraId="00000122">
      <w:pPr>
        <w:pageBreakBefore w:val="0"/>
        <w:rPr/>
      </w:pPr>
      <w:r w:rsidDel="00000000" w:rsidR="00000000" w:rsidRPr="00000000">
        <w:rPr>
          <w:rtl w:val="0"/>
        </w:rPr>
      </w:r>
    </w:p>
    <w:p w:rsidR="00000000" w:rsidDel="00000000" w:rsidP="00000000" w:rsidRDefault="00000000" w:rsidRPr="00000000" w14:paraId="00000123">
      <w:pPr>
        <w:pageBreakBefore w:val="0"/>
        <w:rPr/>
      </w:pPr>
      <w:r w:rsidDel="00000000" w:rsidR="00000000" w:rsidRPr="00000000">
        <w:rPr>
          <w:rtl w:val="0"/>
        </w:rPr>
        <w:t xml:space="preserve">In the 2013 negative shocking case, we see that </w:t>
      </w:r>
      <w:ins w:author="Ryo Shibata" w:id="132" w:date="2023-04-22T05:55:49Z">
        <w:r w:rsidDel="00000000" w:rsidR="00000000" w:rsidRPr="00000000">
          <w:rPr>
            <w:rtl w:val="0"/>
          </w:rPr>
          <w:t xml:space="preserve">the </w:t>
        </w:r>
      </w:ins>
      <w:r w:rsidDel="00000000" w:rsidR="00000000" w:rsidRPr="00000000">
        <w:rPr>
          <w:rtl w:val="0"/>
        </w:rPr>
        <w:t xml:space="preserve">UAE is highly insensitive to drawdowns in the majority of industries. That being said, after experiencing 60% or above negative shocks, Precious Stones, and Energy &amp; Drilling improve the ECI </w:t>
      </w:r>
      <w:del w:author="Ryo Shibata" w:id="133" w:date="2023-04-22T05:55:58Z">
        <w:r w:rsidDel="00000000" w:rsidR="00000000" w:rsidRPr="00000000">
          <w:rPr>
            <w:rtl w:val="0"/>
          </w:rPr>
          <w:delText xml:space="preserve"> </w:delText>
        </w:r>
      </w:del>
      <w:r w:rsidDel="00000000" w:rsidR="00000000" w:rsidRPr="00000000">
        <w:rPr>
          <w:rtl w:val="0"/>
        </w:rPr>
        <w:t xml:space="preserve">to the breakeven level.</w:t>
      </w:r>
    </w:p>
    <w:p w:rsidR="00000000" w:rsidDel="00000000" w:rsidP="00000000" w:rsidRDefault="00000000" w:rsidRPr="00000000" w14:paraId="00000124">
      <w:pPr>
        <w:pageBreakBefore w:val="0"/>
        <w:rPr/>
      </w:pPr>
      <w:r w:rsidDel="00000000" w:rsidR="00000000" w:rsidRPr="00000000">
        <w:rPr>
          <w:rtl w:val="0"/>
        </w:rPr>
      </w:r>
    </w:p>
    <w:p w:rsidR="00000000" w:rsidDel="00000000" w:rsidP="00000000" w:rsidRDefault="00000000" w:rsidRPr="00000000" w14:paraId="00000125">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Pr>
        <w:drawing>
          <wp:inline distB="114300" distT="114300" distL="114300" distR="114300">
            <wp:extent cx="5734050" cy="2946400"/>
            <wp:effectExtent b="0" l="0" r="0" t="0"/>
            <wp:docPr id="17" name="image10.jpg"/>
            <a:graphic>
              <a:graphicData uri="http://schemas.openxmlformats.org/drawingml/2006/picture">
                <pic:pic>
                  <pic:nvPicPr>
                    <pic:cNvPr id="0" name="image10.jpg"/>
                    <pic:cNvPicPr preferRelativeResize="0"/>
                  </pic:nvPicPr>
                  <pic:blipFill>
                    <a:blip r:embed="rId29"/>
                    <a:srcRect b="0" l="0" r="0" t="0"/>
                    <a:stretch>
                      <a:fillRect/>
                    </a:stretch>
                  </pic:blipFill>
                  <pic:spPr>
                    <a:xfrm>
                      <a:off x="0" y="0"/>
                      <a:ext cx="573405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126">
      <w:pPr>
        <w:pageBreakBefore w:val="0"/>
        <w:jc w:val="center"/>
        <w:rPr>
          <w:rFonts w:ascii="Times" w:cs="Times" w:eastAsia="Times" w:hAnsi="Times"/>
          <w:b w:val="1"/>
          <w:bCs w:val="1"/>
          <w:sz w:val="28"/>
          <w:szCs w:val="28"/>
        </w:rPr>
      </w:pPr>
      <w:r w:rsidDel="00000000" w:rsidR="00000000" w:rsidRPr="00000000">
        <w:rPr>
          <w:rtl w:val="0"/>
        </w:rPr>
        <w:t xml:space="preserve">United Arab Emirates 2013 (Incremental ECI Sensitivity)</w:t>
      </w:r>
      <w:r w:rsidDel="00000000" w:rsidR="00000000" w:rsidRPr="00000000">
        <w:rPr>
          <w:rtl w:val="0"/>
        </w:rPr>
      </w:r>
    </w:p>
    <w:p w:rsidR="00000000" w:rsidDel="00000000" w:rsidP="00000000" w:rsidRDefault="00000000" w:rsidRPr="00000000" w14:paraId="00000127">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128">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129">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Pr>
        <w:drawing>
          <wp:inline distB="114300" distT="114300" distL="114300" distR="114300">
            <wp:extent cx="5734050" cy="2908300"/>
            <wp:effectExtent b="0" l="0" r="0" t="0"/>
            <wp:docPr id="11" name="image20.jpg"/>
            <a:graphic>
              <a:graphicData uri="http://schemas.openxmlformats.org/drawingml/2006/picture">
                <pic:pic>
                  <pic:nvPicPr>
                    <pic:cNvPr id="0" name="image20.jpg"/>
                    <pic:cNvPicPr preferRelativeResize="0"/>
                  </pic:nvPicPr>
                  <pic:blipFill>
                    <a:blip r:embed="rId30"/>
                    <a:srcRect b="0" l="0" r="0" t="0"/>
                    <a:stretch>
                      <a:fillRect/>
                    </a:stretch>
                  </pic:blipFill>
                  <pic:spPr>
                    <a:xfrm>
                      <a:off x="0" y="0"/>
                      <a:ext cx="573405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12A">
      <w:pPr>
        <w:pageBreakBefore w:val="0"/>
        <w:jc w:val="center"/>
        <w:rPr>
          <w:rFonts w:ascii="Times" w:cs="Times" w:eastAsia="Times" w:hAnsi="Times"/>
          <w:b w:val="1"/>
          <w:bCs w:val="1"/>
          <w:sz w:val="28"/>
          <w:szCs w:val="28"/>
        </w:rPr>
      </w:pPr>
      <w:r w:rsidDel="00000000" w:rsidR="00000000" w:rsidRPr="00000000">
        <w:rPr>
          <w:rtl w:val="0"/>
        </w:rPr>
        <w:t xml:space="preserve">United Arab Emirates 2013 (Decremental ECI Sensitivity)</w:t>
      </w:r>
      <w:r w:rsidDel="00000000" w:rsidR="00000000" w:rsidRPr="00000000">
        <w:rPr>
          <w:rtl w:val="0"/>
        </w:rPr>
      </w:r>
    </w:p>
    <w:p w:rsidR="00000000" w:rsidDel="00000000" w:rsidP="00000000" w:rsidRDefault="00000000" w:rsidRPr="00000000" w14:paraId="0000012B">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12C">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12D">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5. Macro-level Predictions</w:t>
      </w:r>
    </w:p>
    <w:p w:rsidR="00000000" w:rsidDel="00000000" w:rsidP="00000000" w:rsidRDefault="00000000" w:rsidRPr="00000000" w14:paraId="0000012E">
      <w:pPr>
        <w:pageBreakBefore w:val="0"/>
        <w:jc w:val="both"/>
        <w:rPr>
          <w:b w:val="1"/>
          <w:bCs w:val="1"/>
        </w:rPr>
      </w:pPr>
      <w:r w:rsidDel="00000000" w:rsidR="00000000" w:rsidRPr="00000000">
        <w:rPr>
          <w:rtl w:val="0"/>
        </w:rPr>
      </w:r>
    </w:p>
    <w:p w:rsidR="00000000" w:rsidDel="00000000" w:rsidP="00000000" w:rsidRDefault="00000000" w:rsidRPr="00000000" w14:paraId="0000012F">
      <w:pPr>
        <w:pageBreakBefore w:val="0"/>
        <w:jc w:val="both"/>
        <w:rPr>
          <w:b w:val="1"/>
          <w:bCs w:val="1"/>
        </w:rPr>
      </w:pPr>
      <w:r w:rsidDel="00000000" w:rsidR="00000000" w:rsidRPr="00000000">
        <w:rPr>
          <w:b w:val="1"/>
          <w:bCs w:val="1"/>
          <w:rtl w:val="0"/>
        </w:rPr>
        <w:t xml:space="preserve">5.1 Structural Optimality Index</w:t>
      </w:r>
    </w:p>
    <w:p w:rsidR="00000000" w:rsidDel="00000000" w:rsidP="00000000" w:rsidRDefault="00000000" w:rsidRPr="00000000" w14:paraId="00000130">
      <w:pPr>
        <w:pageBreakBefore w:val="0"/>
        <w:jc w:val="both"/>
        <w:rPr/>
      </w:pPr>
      <w:r w:rsidDel="00000000" w:rsidR="00000000" w:rsidRPr="00000000">
        <w:rPr>
          <w:rtl w:val="0"/>
        </w:rPr>
        <w:t xml:space="preserve">Indeed, </w:t>
      </w:r>
      <w:ins w:author="Ryo Shibata" w:id="134" w:date="2023-04-22T06:00:36Z">
        <w:r w:rsidDel="00000000" w:rsidR="00000000" w:rsidRPr="00000000">
          <w:rPr>
            <w:rtl w:val="0"/>
          </w:rPr>
          <w:t xml:space="preserve">the</w:t>
        </w:r>
      </w:ins>
      <w:del w:author="Ryo Shibata" w:id="134" w:date="2023-04-22T06:00:36Z">
        <w:r w:rsidDel="00000000" w:rsidR="00000000" w:rsidRPr="00000000">
          <w:rPr>
            <w:rtl w:val="0"/>
          </w:rPr>
          <w:delText xml:space="preserve">such</w:delText>
        </w:r>
      </w:del>
      <w:r w:rsidDel="00000000" w:rsidR="00000000" w:rsidRPr="00000000">
        <w:rPr>
          <w:rtl w:val="0"/>
        </w:rPr>
        <w:t xml:space="preserve"> choice of prioritization has proven to be a significant factor in deciding the economic outcomes of countries. In order to quantitatively evaluate how effective our development strategies are and how deviations from the suggested developmental path will lead to suboptimal growth results, we define the measure – Structural Optimality Index (SOI) – on a country level as the Adjusted R-Square obtained from regressing the country’s realized industry development over the suggested development strategy. Both strategies are quantified in nature, with the realized development represented by export increase in every major industry group and the suggested development strategy represented by the opportunity gains of developing the corresponding industry groups as calculated in previous sections. The adjusted R-square from the regression thus provides us with a quantified measure of how the development path adopted by the country has fitted with/differed from calculations on a complexity level. </w:t>
      </w:r>
    </w:p>
    <w:p w:rsidR="00000000" w:rsidDel="00000000" w:rsidP="00000000" w:rsidRDefault="00000000" w:rsidRPr="00000000" w14:paraId="00000131">
      <w:pPr>
        <w:pageBreakBefore w:val="0"/>
        <w:jc w:val="both"/>
        <w:rPr/>
      </w:pPr>
      <w:r w:rsidDel="00000000" w:rsidR="00000000" w:rsidRPr="00000000">
        <w:rPr>
          <w:rtl w:val="0"/>
        </w:rPr>
      </w:r>
    </w:p>
    <w:p w:rsidR="00000000" w:rsidDel="00000000" w:rsidP="00000000" w:rsidRDefault="00000000" w:rsidRPr="00000000" w14:paraId="00000132">
      <w:pPr>
        <w:pageBreakBefore w:val="0"/>
        <w:jc w:val="both"/>
        <w:rPr/>
      </w:pPr>
      <w:r w:rsidDel="00000000" w:rsidR="00000000" w:rsidRPr="00000000">
        <w:rPr>
          <w:rtl w:val="0"/>
        </w:rPr>
        <w:t xml:space="preserve">After obtaining this measure for all countries in our database, we further regress countries’ five-year economic growth, which is defined as the percent increase in GDP (USD), over their SOI. Figure 6 illustrates the regression output, which shows a strong positive correlation between countries’ SOI and their five-year GDP growth, significant at the 1% level and achieving an adjusted R</w:t>
      </w:r>
      <w:r w:rsidDel="00000000" w:rsidR="00000000" w:rsidRPr="00000000">
        <w:rPr>
          <w:vertAlign w:val="superscript"/>
          <w:rtl w:val="0"/>
        </w:rPr>
        <w:t xml:space="preserve">2</w:t>
      </w:r>
      <w:r w:rsidDel="00000000" w:rsidR="00000000" w:rsidRPr="00000000">
        <w:rPr>
          <w:rtl w:val="0"/>
        </w:rPr>
        <w:t xml:space="preserve"> of 4.5%. In other words, the more a country develops as suggested by calculations on a complexity level, the better economic outcomes it achieves. </w:t>
      </w:r>
    </w:p>
    <w:p w:rsidR="00000000" w:rsidDel="00000000" w:rsidP="00000000" w:rsidRDefault="00000000" w:rsidRPr="00000000" w14:paraId="00000133">
      <w:pPr>
        <w:pageBreakBefore w:val="0"/>
        <w:jc w:val="both"/>
        <w:rPr/>
      </w:pPr>
      <w:r w:rsidDel="00000000" w:rsidR="00000000" w:rsidRPr="00000000">
        <w:rPr>
          <w:rtl w:val="0"/>
        </w:rPr>
      </w:r>
    </w:p>
    <w:tbl>
      <w:tblPr>
        <w:tblStyle w:val="Table6"/>
        <w:tblW w:w="57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0"/>
        <w:gridCol w:w="2970"/>
        <w:tblGridChange w:id="0">
          <w:tblGrid>
            <w:gridCol w:w="2790"/>
            <w:gridCol w:w="2970"/>
          </w:tblGrid>
        </w:tblGridChange>
      </w:tblGrid>
      <w:tr>
        <w:trPr>
          <w:cantSplit w:val="0"/>
          <w:trHeight w:val="4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34">
            <w:pPr>
              <w:pageBreakBefore w:val="0"/>
              <w:widowControl w:val="0"/>
              <w:jc w:val="center"/>
              <w:rPr/>
            </w:pPr>
            <w:r w:rsidDel="00000000" w:rsidR="00000000" w:rsidRPr="00000000">
              <w:rPr>
                <w:rtl w:val="0"/>
              </w:rPr>
              <w:t xml:space="preserve">Table 18: OLS Regression Results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pageBreakBefore w:val="0"/>
              <w:widowControl w:val="0"/>
              <w:rPr/>
            </w:pPr>
            <w:r w:rsidDel="00000000" w:rsidR="00000000" w:rsidRPr="00000000">
              <w:rPr>
                <w:b w:val="1"/>
                <w:bCs w:val="1"/>
                <w:rtl w:val="0"/>
              </w:rPr>
              <w:t xml:space="preserve">Dep. Variable: </w:t>
            </w:r>
            <w:r w:rsidDel="00000000" w:rsidR="00000000" w:rsidRPr="00000000">
              <w:rPr>
                <w:rtl w:val="0"/>
              </w:rPr>
              <w:t xml:space="preserve">GDP</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pageBreakBefore w:val="0"/>
              <w:widowControl w:val="0"/>
              <w:rPr/>
            </w:pPr>
            <w:r w:rsidDel="00000000" w:rsidR="00000000" w:rsidRPr="00000000">
              <w:rPr>
                <w:b w:val="1"/>
                <w:bCs w:val="1"/>
                <w:rtl w:val="0"/>
              </w:rPr>
              <w:t xml:space="preserve">F-Statistic: </w:t>
            </w:r>
            <w:r w:rsidDel="00000000" w:rsidR="00000000" w:rsidRPr="00000000">
              <w:rPr>
                <w:rtl w:val="0"/>
              </w:rPr>
              <w:t xml:space="preserve">5.963</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8">
            <w:pPr>
              <w:pageBreakBefore w:val="0"/>
              <w:widowControl w:val="0"/>
              <w:rPr/>
            </w:pPr>
            <w:r w:rsidDel="00000000" w:rsidR="00000000" w:rsidRPr="00000000">
              <w:rPr>
                <w:b w:val="1"/>
                <w:bCs w:val="1"/>
                <w:rtl w:val="0"/>
              </w:rPr>
              <w:t xml:space="preserve">R</w:t>
            </w:r>
            <w:r w:rsidDel="00000000" w:rsidR="00000000" w:rsidRPr="00000000">
              <w:rPr>
                <w:b w:val="1"/>
                <w:bCs w:val="1"/>
                <w:vertAlign w:val="superscript"/>
                <w:rtl w:val="0"/>
              </w:rPr>
              <w:t xml:space="preserve">2</w:t>
            </w:r>
            <w:r w:rsidDel="00000000" w:rsidR="00000000" w:rsidRPr="00000000">
              <w:rPr>
                <w:b w:val="1"/>
                <w:bCs w:val="1"/>
                <w:rtl w:val="0"/>
              </w:rPr>
              <w:t xml:space="preserve">: </w:t>
            </w:r>
            <w:r w:rsidDel="00000000" w:rsidR="00000000" w:rsidRPr="00000000">
              <w:rPr>
                <w:rtl w:val="0"/>
              </w:rPr>
              <w:t xml:space="preserve">0.054</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pageBreakBefore w:val="0"/>
              <w:widowControl w:val="0"/>
              <w:rPr/>
            </w:pPr>
            <w:r w:rsidDel="00000000" w:rsidR="00000000" w:rsidRPr="00000000">
              <w:rPr>
                <w:b w:val="1"/>
                <w:bCs w:val="1"/>
                <w:rtl w:val="0"/>
              </w:rPr>
              <w:t xml:space="preserve">Prob (F-Stat):</w:t>
            </w:r>
            <w:r w:rsidDel="00000000" w:rsidR="00000000" w:rsidRPr="00000000">
              <w:rPr>
                <w:rtl w:val="0"/>
              </w:rPr>
              <w:t xml:space="preserve"> 0.0163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pageBreakBefore w:val="0"/>
              <w:widowControl w:val="0"/>
              <w:rPr/>
            </w:pPr>
            <w:r w:rsidDel="00000000" w:rsidR="00000000" w:rsidRPr="00000000">
              <w:rPr>
                <w:b w:val="1"/>
                <w:bCs w:val="1"/>
                <w:rtl w:val="0"/>
              </w:rPr>
              <w:t xml:space="preserve">Adj R</w:t>
            </w:r>
            <w:r w:rsidDel="00000000" w:rsidR="00000000" w:rsidRPr="00000000">
              <w:rPr>
                <w:b w:val="1"/>
                <w:bCs w:val="1"/>
                <w:vertAlign w:val="superscript"/>
                <w:rtl w:val="0"/>
              </w:rPr>
              <w:t xml:space="preserve">2</w:t>
            </w:r>
            <w:r w:rsidDel="00000000" w:rsidR="00000000" w:rsidRPr="00000000">
              <w:rPr>
                <w:b w:val="1"/>
                <w:bCs w:val="1"/>
                <w:rtl w:val="0"/>
              </w:rPr>
              <w:t xml:space="preserve">: </w:t>
            </w:r>
            <w:r w:rsidDel="00000000" w:rsidR="00000000" w:rsidRPr="00000000">
              <w:rPr>
                <w:rtl w:val="0"/>
              </w:rPr>
              <w:t xml:space="preserve">0.045</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pageBreakBefore w:val="0"/>
              <w:widowControl w:val="0"/>
              <w:rPr/>
            </w:pPr>
            <w:r w:rsidDel="00000000" w:rsidR="00000000" w:rsidRPr="00000000">
              <w:rPr>
                <w:b w:val="1"/>
                <w:bCs w:val="1"/>
                <w:rtl w:val="0"/>
              </w:rPr>
              <w:t xml:space="preserve">No. Observations: </w:t>
            </w:r>
            <w:r w:rsidDel="00000000" w:rsidR="00000000" w:rsidRPr="00000000">
              <w:rPr>
                <w:rtl w:val="0"/>
              </w:rPr>
              <w:t xml:space="preserve">106</w:t>
            </w:r>
          </w:p>
        </w:tc>
      </w:tr>
    </w:tbl>
    <w:p w:rsidR="00000000" w:rsidDel="00000000" w:rsidP="00000000" w:rsidRDefault="00000000" w:rsidRPr="00000000" w14:paraId="0000013C">
      <w:pPr>
        <w:pageBreakBefore w:val="0"/>
        <w:jc w:val="both"/>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390525</wp:posOffset>
            </wp:positionH>
            <wp:positionV relativeFrom="paragraph">
              <wp:posOffset>219075</wp:posOffset>
            </wp:positionV>
            <wp:extent cx="5157788" cy="3435206"/>
            <wp:effectExtent b="0" l="0" r="0" t="0"/>
            <wp:wrapTopAndBottom distB="0" distT="0"/>
            <wp:docPr id="21" name="image4.png"/>
            <a:graphic>
              <a:graphicData uri="http://schemas.openxmlformats.org/drawingml/2006/picture">
                <pic:pic>
                  <pic:nvPicPr>
                    <pic:cNvPr id="0" name="image4.png"/>
                    <pic:cNvPicPr preferRelativeResize="0"/>
                  </pic:nvPicPr>
                  <pic:blipFill>
                    <a:blip r:embed="rId31"/>
                    <a:srcRect b="0" l="0" r="0" t="0"/>
                    <a:stretch>
                      <a:fillRect/>
                    </a:stretch>
                  </pic:blipFill>
                  <pic:spPr>
                    <a:xfrm>
                      <a:off x="0" y="0"/>
                      <a:ext cx="5157788" cy="3435206"/>
                    </a:xfrm>
                    <a:prstGeom prst="rect"/>
                    <a:ln/>
                  </pic:spPr>
                </pic:pic>
              </a:graphicData>
            </a:graphic>
          </wp:anchor>
        </w:drawing>
      </w:r>
    </w:p>
    <w:p w:rsidR="00000000" w:rsidDel="00000000" w:rsidP="00000000" w:rsidRDefault="00000000" w:rsidRPr="00000000" w14:paraId="0000013D">
      <w:pPr>
        <w:pageBreakBefore w:val="0"/>
        <w:jc w:val="center"/>
        <w:rPr/>
      </w:pPr>
      <w:r w:rsidDel="00000000" w:rsidR="00000000" w:rsidRPr="00000000">
        <w:rPr>
          <w:rtl w:val="0"/>
        </w:rPr>
        <w:t xml:space="preserve">Figure 2: Regression of Five-year GDP Growth over SOI</w:t>
      </w:r>
      <w:r w:rsidDel="00000000" w:rsidR="00000000" w:rsidRPr="00000000">
        <w:rPr>
          <w:rtl w:val="0"/>
        </w:rPr>
      </w:r>
    </w:p>
    <w:p w:rsidR="00000000" w:rsidDel="00000000" w:rsidP="00000000" w:rsidRDefault="00000000" w:rsidRPr="00000000" w14:paraId="0000013E">
      <w:pPr>
        <w:pageBreakBefore w:val="0"/>
        <w:jc w:val="both"/>
        <w:rPr/>
      </w:pPr>
      <w:r w:rsidDel="00000000" w:rsidR="00000000" w:rsidRPr="00000000">
        <w:rPr>
          <w:rtl w:val="0"/>
        </w:rPr>
      </w:r>
    </w:p>
    <w:p w:rsidR="00000000" w:rsidDel="00000000" w:rsidP="00000000" w:rsidRDefault="00000000" w:rsidRPr="00000000" w14:paraId="0000013F">
      <w:pPr>
        <w:pageBreakBefore w:val="0"/>
        <w:jc w:val="both"/>
        <w:rPr>
          <w:b w:val="1"/>
          <w:bCs w:val="1"/>
        </w:rPr>
      </w:pPr>
      <w:r w:rsidDel="00000000" w:rsidR="00000000" w:rsidRPr="00000000">
        <w:rPr>
          <w:b w:val="1"/>
          <w:bCs w:val="1"/>
          <w:rtl w:val="0"/>
        </w:rPr>
        <w:t xml:space="preserve">5.2 SOI of UAE and Its Implications</w:t>
      </w:r>
    </w:p>
    <w:p w:rsidR="00000000" w:rsidDel="00000000" w:rsidP="00000000" w:rsidRDefault="00000000" w:rsidRPr="00000000" w14:paraId="00000140">
      <w:pPr>
        <w:pageBreakBefore w:val="0"/>
        <w:jc w:val="both"/>
        <w:rPr/>
      </w:pPr>
      <w:ins w:author="Ryo Shibata" w:id="135" w:date="2023-04-22T06:00:50Z">
        <w:r w:rsidDel="00000000" w:rsidR="00000000" w:rsidRPr="00000000">
          <w:rPr>
            <w:rtl w:val="0"/>
            <w:rPrChange w:author="Ryo Shibata" w:id="136" w:date="2023-04-22T06:00:50Z">
              <w:rPr>
                <w:b w:val="1"/>
                <w:bCs w:val="1"/>
              </w:rPr>
            </w:rPrChange>
          </w:rPr>
          <w:t xml:space="preserve">The </w:t>
        </w:r>
      </w:ins>
      <w:r w:rsidDel="00000000" w:rsidR="00000000" w:rsidRPr="00000000">
        <w:rPr>
          <w:rtl w:val="0"/>
        </w:rPr>
        <w:t xml:space="preserve">UAE, for instance, has a particularly low level of structural optimality as compared with its emerging peers. As the regression in Figure 7 suggests (the orange curve represents export increase and the blue curve stands for opportunity gain of the corresponding industry), </w:t>
      </w:r>
      <w:ins w:author="Ryo Shibata" w:id="137" w:date="2023-04-22T06:00:56Z">
        <w:r w:rsidDel="00000000" w:rsidR="00000000" w:rsidRPr="00000000">
          <w:rPr>
            <w:rtl w:val="0"/>
          </w:rPr>
          <w:t xml:space="preserve">the </w:t>
        </w:r>
      </w:ins>
      <w:r w:rsidDel="00000000" w:rsidR="00000000" w:rsidRPr="00000000">
        <w:rPr>
          <w:rtl w:val="0"/>
        </w:rPr>
        <w:t xml:space="preserve">UAE demonstrates a low level of correlation with the suggested developmental path, having an adjusted R-square of merely -5.9%. </w:t>
      </w:r>
      <w:ins w:author="Ryo Shibata" w:id="138" w:date="2023-04-22T06:01:04Z">
        <w:r w:rsidDel="00000000" w:rsidR="00000000" w:rsidRPr="00000000">
          <w:rPr>
            <w:rtl w:val="0"/>
          </w:rPr>
          <w:t xml:space="preserve">The </w:t>
        </w:r>
      </w:ins>
      <w:r w:rsidDel="00000000" w:rsidR="00000000" w:rsidRPr="00000000">
        <w:rPr>
          <w:rtl w:val="0"/>
        </w:rPr>
        <w:t xml:space="preserve">UAE ranks </w:t>
      </w:r>
      <w:del w:author="Ryo Shibata" w:id="139" w:date="2023-04-22T06:01:10Z">
        <w:r w:rsidDel="00000000" w:rsidR="00000000" w:rsidRPr="00000000">
          <w:rPr>
            <w:rtl w:val="0"/>
          </w:rPr>
          <w:delText xml:space="preserve">the </w:delText>
        </w:r>
      </w:del>
      <w:r w:rsidDel="00000000" w:rsidR="00000000" w:rsidRPr="00000000">
        <w:rPr>
          <w:rtl w:val="0"/>
        </w:rPr>
        <w:t xml:space="preserve">101</w:t>
      </w:r>
      <w:ins w:author="Ryo Shibata" w:id="140" w:date="2023-04-22T06:01:18Z">
        <w:r w:rsidDel="00000000" w:rsidR="00000000" w:rsidRPr="00000000">
          <w:rPr>
            <w:vertAlign w:val="superscript"/>
            <w:rtl w:val="0"/>
            <w:rPrChange w:author="Ryo Shibata" w:id="141" w:date="2023-04-22T06:01:18Z">
              <w:rPr/>
            </w:rPrChange>
          </w:rPr>
          <w:t xml:space="preserve">st</w:t>
        </w:r>
      </w:ins>
      <w:del w:author="Ryo Shibata" w:id="140" w:date="2023-04-22T06:01:18Z">
        <w:r w:rsidDel="00000000" w:rsidR="00000000" w:rsidRPr="00000000">
          <w:rPr>
            <w:vertAlign w:val="superscript"/>
            <w:rtl w:val="0"/>
            <w:rPrChange w:author="Ryo Shibata" w:id="141" w:date="2023-04-22T06:01:18Z">
              <w:rPr>
                <w:vertAlign w:val="superscript"/>
              </w:rPr>
            </w:rPrChange>
          </w:rPr>
          <w:delText xml:space="preserve">th</w:delText>
        </w:r>
      </w:del>
      <w:r w:rsidDel="00000000" w:rsidR="00000000" w:rsidRPr="00000000">
        <w:rPr>
          <w:rtl w:val="0"/>
        </w:rPr>
        <w:t xml:space="preserve"> place among all countries in terms of SOI and has a 5-year GDP growth rate of 25.5% from 2013 to 2018, which is faster than the prediction by regression result in Figure 6 and thus may not be sustainable in the long run. This is in direct contrast to emerging economies such as Turkey, where there is</w:t>
      </w:r>
      <w:ins w:author="Ryo Shibata" w:id="142" w:date="2023-04-22T06:01:30Z">
        <w:r w:rsidDel="00000000" w:rsidR="00000000" w:rsidRPr="00000000">
          <w:rPr>
            <w:rtl w:val="0"/>
          </w:rPr>
          <w:t xml:space="preserve"> a</w:t>
        </w:r>
      </w:ins>
      <w:r w:rsidDel="00000000" w:rsidR="00000000" w:rsidRPr="00000000">
        <w:rPr>
          <w:rtl w:val="0"/>
        </w:rPr>
        <w:t xml:space="preserve"> high SOI of around 21.8% and a corresponding GDP growth of 36.7% from 2013 to 2018, making it one of the fastest developing economies during the period. In sum, </w:t>
      </w:r>
      <w:ins w:author="Ryo Shibata" w:id="143" w:date="2023-04-22T06:01:37Z">
        <w:r w:rsidDel="00000000" w:rsidR="00000000" w:rsidRPr="00000000">
          <w:rPr>
            <w:rtl w:val="0"/>
          </w:rPr>
          <w:t xml:space="preserve">the </w:t>
        </w:r>
      </w:ins>
      <w:r w:rsidDel="00000000" w:rsidR="00000000" w:rsidRPr="00000000">
        <w:rPr>
          <w:rtl w:val="0"/>
        </w:rPr>
        <w:t xml:space="preserve">UAE’s mismatched development strategy may pose a concern for its development in the long run. Specifically, </w:t>
      </w:r>
      <w:ins w:author="Ryo Shibata" w:id="144" w:date="2023-04-22T06:01:41Z">
        <w:r w:rsidDel="00000000" w:rsidR="00000000" w:rsidRPr="00000000">
          <w:rPr>
            <w:rtl w:val="0"/>
          </w:rPr>
          <w:t xml:space="preserve">the </w:t>
        </w:r>
      </w:ins>
      <w:r w:rsidDel="00000000" w:rsidR="00000000" w:rsidRPr="00000000">
        <w:rPr>
          <w:rtl w:val="0"/>
        </w:rPr>
        <w:t xml:space="preserve">UAE invested little in most industries, except Services and Utilities. </w:t>
      </w:r>
    </w:p>
    <w:p w:rsidR="00000000" w:rsidDel="00000000" w:rsidP="00000000" w:rsidRDefault="00000000" w:rsidRPr="00000000" w14:paraId="00000141">
      <w:pPr>
        <w:pageBreakBefore w:val="0"/>
        <w:jc w:val="both"/>
        <w:rPr/>
      </w:pPr>
      <w:r w:rsidDel="00000000" w:rsidR="00000000" w:rsidRPr="00000000">
        <w:rPr>
          <w:rtl w:val="0"/>
        </w:rPr>
      </w:r>
    </w:p>
    <w:p w:rsidR="00000000" w:rsidDel="00000000" w:rsidP="00000000" w:rsidRDefault="00000000" w:rsidRPr="00000000" w14:paraId="00000142">
      <w:pPr>
        <w:pageBreakBefore w:val="0"/>
        <w:jc w:val="both"/>
        <w:rPr/>
      </w:pPr>
      <w:r w:rsidDel="00000000" w:rsidR="00000000" w:rsidRPr="00000000">
        <w:rPr/>
        <w:drawing>
          <wp:inline distB="114300" distT="114300" distL="114300" distR="114300">
            <wp:extent cx="5734050" cy="2298700"/>
            <wp:effectExtent b="0" l="0" r="0" t="0"/>
            <wp:docPr id="16" name="image7.png"/>
            <a:graphic>
              <a:graphicData uri="http://schemas.openxmlformats.org/drawingml/2006/picture">
                <pic:pic>
                  <pic:nvPicPr>
                    <pic:cNvPr id="0" name="image7.png"/>
                    <pic:cNvPicPr preferRelativeResize="0"/>
                  </pic:nvPicPr>
                  <pic:blipFill>
                    <a:blip r:embed="rId32"/>
                    <a:srcRect b="0" l="0" r="0" t="0"/>
                    <a:stretch>
                      <a:fillRect/>
                    </a:stretch>
                  </pic:blipFill>
                  <pic:spPr>
                    <a:xfrm>
                      <a:off x="0" y="0"/>
                      <a:ext cx="573405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143">
      <w:pPr>
        <w:pageBreakBefore w:val="0"/>
        <w:jc w:val="both"/>
        <w:rPr/>
      </w:pPr>
      <w:r w:rsidDel="00000000" w:rsidR="00000000" w:rsidRPr="00000000">
        <w:rPr>
          <w:rtl w:val="0"/>
        </w:rPr>
      </w:r>
    </w:p>
    <w:p w:rsidR="00000000" w:rsidDel="00000000" w:rsidP="00000000" w:rsidRDefault="00000000" w:rsidRPr="00000000" w14:paraId="00000144">
      <w:pPr>
        <w:pageBreakBefore w:val="0"/>
        <w:jc w:val="center"/>
        <w:rPr>
          <w:b w:val="1"/>
          <w:bCs w:val="1"/>
        </w:rPr>
      </w:pPr>
      <w:r w:rsidDel="00000000" w:rsidR="00000000" w:rsidRPr="00000000">
        <w:rPr>
          <w:rtl w:val="0"/>
        </w:rPr>
        <w:t xml:space="preserve">Figure 7: SOI of</w:t>
      </w:r>
      <w:ins w:author="Ryo Shibata" w:id="145" w:date="2023-04-22T06:01:46Z">
        <w:r w:rsidDel="00000000" w:rsidR="00000000" w:rsidRPr="00000000">
          <w:rPr>
            <w:rtl w:val="0"/>
          </w:rPr>
          <w:t xml:space="preserve"> the</w:t>
        </w:r>
      </w:ins>
      <w:r w:rsidDel="00000000" w:rsidR="00000000" w:rsidRPr="00000000">
        <w:rPr>
          <w:rtl w:val="0"/>
        </w:rPr>
        <w:t xml:space="preserve"> UAE (2013-2018)</w:t>
      </w:r>
      <w:r w:rsidDel="00000000" w:rsidR="00000000" w:rsidRPr="00000000">
        <w:rPr>
          <w:rtl w:val="0"/>
        </w:rPr>
      </w:r>
    </w:p>
    <w:p w:rsidR="00000000" w:rsidDel="00000000" w:rsidP="00000000" w:rsidRDefault="00000000" w:rsidRPr="00000000" w14:paraId="00000145">
      <w:pPr>
        <w:pageBreakBefore w:val="0"/>
        <w:jc w:val="both"/>
        <w:rPr>
          <w:b w:val="1"/>
          <w:bCs w:val="1"/>
        </w:rPr>
      </w:pPr>
      <w:r w:rsidDel="00000000" w:rsidR="00000000" w:rsidRPr="00000000">
        <w:rPr>
          <w:rtl w:val="0"/>
        </w:rPr>
      </w:r>
    </w:p>
    <w:p w:rsidR="00000000" w:rsidDel="00000000" w:rsidP="00000000" w:rsidRDefault="00000000" w:rsidRPr="00000000" w14:paraId="00000146">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6. Concluding Remarks</w:t>
      </w:r>
    </w:p>
    <w:p w:rsidR="00000000" w:rsidDel="00000000" w:rsidP="00000000" w:rsidRDefault="00000000" w:rsidRPr="00000000" w14:paraId="00000147">
      <w:pPr>
        <w:pageBreakBefore w:val="0"/>
        <w:jc w:val="both"/>
        <w:rPr/>
      </w:pPr>
      <w:r w:rsidDel="00000000" w:rsidR="00000000" w:rsidRPr="00000000">
        <w:rPr>
          <w:rtl w:val="0"/>
        </w:rPr>
      </w:r>
    </w:p>
    <w:p w:rsidR="00000000" w:rsidDel="00000000" w:rsidP="00000000" w:rsidRDefault="00000000" w:rsidRPr="00000000" w14:paraId="00000148">
      <w:pPr>
        <w:pageBreakBefore w:val="0"/>
        <w:jc w:val="both"/>
        <w:rPr/>
      </w:pPr>
      <w:r w:rsidDel="00000000" w:rsidR="00000000" w:rsidRPr="00000000">
        <w:rPr>
          <w:rtl w:val="0"/>
        </w:rPr>
        <w:t xml:space="preserve">In conclusion,</w:t>
      </w:r>
      <w:ins w:author="Ryo Shibata" w:id="146" w:date="2023-04-22T06:01:49Z">
        <w:r w:rsidDel="00000000" w:rsidR="00000000" w:rsidRPr="00000000">
          <w:rPr>
            <w:rtl w:val="0"/>
          </w:rPr>
          <w:t xml:space="preserve"> the</w:t>
        </w:r>
      </w:ins>
      <w:r w:rsidDel="00000000" w:rsidR="00000000" w:rsidRPr="00000000">
        <w:rPr>
          <w:rtl w:val="0"/>
        </w:rPr>
        <w:t xml:space="preserve"> UAE has demonstrated a promising level of economic growth in terms of GDP during the period from 2013 to 2018, but this is concurrent with a decrease in economic complexity as compared with other major economies in the region. </w:t>
      </w:r>
    </w:p>
    <w:p w:rsidR="00000000" w:rsidDel="00000000" w:rsidP="00000000" w:rsidRDefault="00000000" w:rsidRPr="00000000" w14:paraId="00000149">
      <w:pPr>
        <w:pageBreakBefore w:val="0"/>
        <w:jc w:val="both"/>
        <w:rPr/>
      </w:pPr>
      <w:r w:rsidDel="00000000" w:rsidR="00000000" w:rsidRPr="00000000">
        <w:rPr>
          <w:rtl w:val="0"/>
        </w:rPr>
      </w:r>
    </w:p>
    <w:p w:rsidR="00000000" w:rsidDel="00000000" w:rsidP="00000000" w:rsidRDefault="00000000" w:rsidRPr="00000000" w14:paraId="0000014A">
      <w:pPr>
        <w:pageBreakBefore w:val="0"/>
        <w:jc w:val="both"/>
        <w:rPr/>
      </w:pPr>
      <w:r w:rsidDel="00000000" w:rsidR="00000000" w:rsidRPr="00000000">
        <w:rPr>
          <w:rtl w:val="0"/>
        </w:rPr>
        <w:t xml:space="preserve">The level of economic progress made during the period, we believe, can be largely explained through analysis of the economic and product complexity structure of</w:t>
      </w:r>
      <w:ins w:author="Ryo Shibata" w:id="147" w:date="2023-04-22T06:01:57Z">
        <w:r w:rsidDel="00000000" w:rsidR="00000000" w:rsidRPr="00000000">
          <w:rPr>
            <w:rtl w:val="0"/>
          </w:rPr>
          <w:t xml:space="preserve"> the</w:t>
        </w:r>
      </w:ins>
      <w:r w:rsidDel="00000000" w:rsidR="00000000" w:rsidRPr="00000000">
        <w:rPr>
          <w:rtl w:val="0"/>
        </w:rPr>
        <w:t xml:space="preserve"> UAE on the industry group level. The product classification system we adopt allows us to measure the realized industry development for various industry groups and to observe that </w:t>
      </w:r>
      <w:ins w:author="Ryo Shibata" w:id="148" w:date="2023-04-22T06:02:01Z">
        <w:r w:rsidDel="00000000" w:rsidR="00000000" w:rsidRPr="00000000">
          <w:rPr>
            <w:rtl w:val="0"/>
          </w:rPr>
          <w:t xml:space="preserve">the </w:t>
        </w:r>
      </w:ins>
      <w:r w:rsidDel="00000000" w:rsidR="00000000" w:rsidRPr="00000000">
        <w:rPr>
          <w:rtl w:val="0"/>
        </w:rPr>
        <w:t xml:space="preserve">UAE invested heavily in developing Services and Utilities, Vegetables</w:t>
      </w:r>
      <w:ins w:author="Ryo Shibata" w:id="149" w:date="2023-04-22T06:02:05Z">
        <w:r w:rsidDel="00000000" w:rsidR="00000000" w:rsidRPr="00000000">
          <w:rPr>
            <w:rtl w:val="0"/>
          </w:rPr>
          <w:t xml:space="preserve">,</w:t>
        </w:r>
      </w:ins>
      <w:r w:rsidDel="00000000" w:rsidR="00000000" w:rsidRPr="00000000">
        <w:rPr>
          <w:rtl w:val="0"/>
        </w:rPr>
        <w:t xml:space="preserve"> and Food industries during the period, while its regional peers and emerging economies around the globe have adopted much more complex and progressive paths.</w:t>
      </w:r>
    </w:p>
    <w:p w:rsidR="00000000" w:rsidDel="00000000" w:rsidP="00000000" w:rsidRDefault="00000000" w:rsidRPr="00000000" w14:paraId="0000014B">
      <w:pPr>
        <w:pageBreakBefore w:val="0"/>
        <w:jc w:val="both"/>
        <w:rPr/>
      </w:pPr>
      <w:r w:rsidDel="00000000" w:rsidR="00000000" w:rsidRPr="00000000">
        <w:rPr>
          <w:rtl w:val="0"/>
        </w:rPr>
      </w:r>
    </w:p>
    <w:p w:rsidR="00000000" w:rsidDel="00000000" w:rsidP="00000000" w:rsidRDefault="00000000" w:rsidRPr="00000000" w14:paraId="0000014C">
      <w:pPr>
        <w:pageBreakBefore w:val="0"/>
        <w:jc w:val="both"/>
        <w:rPr/>
      </w:pPr>
      <w:r w:rsidDel="00000000" w:rsidR="00000000" w:rsidRPr="00000000">
        <w:rPr>
          <w:rtl w:val="0"/>
        </w:rPr>
        <w:t xml:space="preserve">Based on our analysis of the opportunity gain and a sensitivity analysis of major industry groups, </w:t>
      </w:r>
      <w:ins w:author="Ryo Shibata" w:id="150" w:date="2023-04-22T06:02:10Z">
        <w:r w:rsidDel="00000000" w:rsidR="00000000" w:rsidRPr="00000000">
          <w:rPr>
            <w:rtl w:val="0"/>
          </w:rPr>
          <w:t xml:space="preserve">the </w:t>
        </w:r>
      </w:ins>
      <w:r w:rsidDel="00000000" w:rsidR="00000000" w:rsidRPr="00000000">
        <w:rPr>
          <w:rtl w:val="0"/>
        </w:rPr>
        <w:t xml:space="preserve">UAE can further its gains by focusing on Chemicals and Wood Products industries. We further note that </w:t>
      </w:r>
      <w:ins w:author="Ryo Shibata" w:id="151" w:date="2023-04-22T06:02:14Z">
        <w:r w:rsidDel="00000000" w:rsidR="00000000" w:rsidRPr="00000000">
          <w:rPr>
            <w:rtl w:val="0"/>
          </w:rPr>
          <w:t xml:space="preserve">the </w:t>
        </w:r>
      </w:ins>
      <w:r w:rsidDel="00000000" w:rsidR="00000000" w:rsidRPr="00000000">
        <w:rPr>
          <w:rtl w:val="0"/>
        </w:rPr>
        <w:t xml:space="preserve">UAE has a mismatched development strategy that indicates a particularly low level of structural optimality, having an adjusted R-square of merely -5.9%. Since a significant positive correlation exists between five-year GDP growth and the structural optimality index of an economy as we define and calculate, the growth we see in </w:t>
      </w:r>
      <w:ins w:author="Ryo Shibata" w:id="152" w:date="2023-04-22T06:02:16Z">
        <w:r w:rsidDel="00000000" w:rsidR="00000000" w:rsidRPr="00000000">
          <w:rPr>
            <w:rtl w:val="0"/>
          </w:rPr>
          <w:t xml:space="preserve">the </w:t>
        </w:r>
      </w:ins>
      <w:r w:rsidDel="00000000" w:rsidR="00000000" w:rsidRPr="00000000">
        <w:rPr>
          <w:rtl w:val="0"/>
        </w:rPr>
        <w:t xml:space="preserve">UAE during the period may not be sustainable as compared with fast-growing economies both on a regional scale and on a global scale</w:t>
      </w:r>
      <w:ins w:author="Ryo Shibata" w:id="153" w:date="2023-04-22T06:02:27Z">
        <w:r w:rsidDel="00000000" w:rsidR="00000000" w:rsidRPr="00000000">
          <w:rPr>
            <w:rtl w:val="0"/>
          </w:rPr>
          <w:t xml:space="preserve">.</w:t>
        </w:r>
      </w:ins>
      <w:del w:author="Ryo Shibata" w:id="153" w:date="2023-04-22T06:02:27Z">
        <w:r w:rsidDel="00000000" w:rsidR="00000000" w:rsidRPr="00000000">
          <w:rPr>
            <w:rtl w:val="0"/>
          </w:rPr>
          <w:delText xml:space="preserve">,</w:delText>
        </w:r>
      </w:del>
      <w:r w:rsidDel="00000000" w:rsidR="00000000" w:rsidRPr="00000000">
        <w:rPr>
          <w:rtl w:val="0"/>
        </w:rPr>
        <w:t xml:space="preserve"> </w:t>
      </w:r>
      <w:ins w:author="Ryo Shibata" w:id="154" w:date="2023-04-22T06:02:38Z">
        <w:r w:rsidDel="00000000" w:rsidR="00000000" w:rsidRPr="00000000">
          <w:rPr>
            <w:rtl w:val="0"/>
          </w:rPr>
          <w:t xml:space="preserve">The</w:t>
        </w:r>
      </w:ins>
      <w:del w:author="Ryo Shibata" w:id="154" w:date="2023-04-22T06:02:38Z">
        <w:r w:rsidDel="00000000" w:rsidR="00000000" w:rsidRPr="00000000">
          <w:rPr>
            <w:rtl w:val="0"/>
          </w:rPr>
          <w:delText xml:space="preserve">and</w:delText>
        </w:r>
      </w:del>
      <w:r w:rsidDel="00000000" w:rsidR="00000000" w:rsidRPr="00000000">
        <w:rPr>
          <w:rtl w:val="0"/>
        </w:rPr>
        <w:t xml:space="preserve"> UAE has the potential to further its economic gains through industrial structure optimization as suggested in the paper.</w:t>
      </w:r>
    </w:p>
    <w:p w:rsidR="00000000" w:rsidDel="00000000" w:rsidP="00000000" w:rsidRDefault="00000000" w:rsidRPr="00000000" w14:paraId="0000014D">
      <w:pPr>
        <w:pageBreakBefore w:val="0"/>
        <w:rPr/>
      </w:pPr>
      <w:del w:author="Ryo Shibata" w:id="155" w:date="2023-04-22T05:57:20Z">
        <w:r w:rsidDel="00000000" w:rsidR="00000000" w:rsidRPr="00000000">
          <w:br w:type="page"/>
        </w:r>
      </w:del>
      <w:r w:rsidDel="00000000" w:rsidR="00000000" w:rsidRPr="00000000">
        <w:rPr>
          <w:rtl w:val="0"/>
        </w:rPr>
      </w:r>
    </w:p>
    <w:p w:rsidR="00000000" w:rsidDel="00000000" w:rsidP="00000000" w:rsidRDefault="00000000" w:rsidRPr="00000000" w14:paraId="0000014E">
      <w:pPr>
        <w:pageBreakBefore w:val="0"/>
        <w:jc w:val="both"/>
        <w:rPr>
          <w:b w:val="1"/>
          <w:bCs w:val="1"/>
          <w:sz w:val="28"/>
          <w:szCs w:val="28"/>
        </w:rPr>
      </w:pPr>
      <w:r w:rsidDel="00000000" w:rsidR="00000000" w:rsidRPr="00000000">
        <w:rPr>
          <w:b w:val="1"/>
          <w:bCs w:val="1"/>
          <w:sz w:val="28"/>
          <w:szCs w:val="28"/>
          <w:rtl w:val="0"/>
        </w:rPr>
        <w:t xml:space="preserve">References</w:t>
      </w:r>
    </w:p>
    <w:p w:rsidR="00000000" w:rsidDel="00000000" w:rsidP="00000000" w:rsidRDefault="00000000" w:rsidRPr="00000000" w14:paraId="0000014F">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50">
      <w:pPr>
        <w:pageBreakBefore w:val="0"/>
        <w:jc w:val="both"/>
        <w:rPr>
          <w:color w:val="000000"/>
          <w:highlight w:val="white"/>
        </w:rPr>
      </w:pPr>
      <w:r w:rsidDel="00000000" w:rsidR="00000000" w:rsidRPr="00000000">
        <w:rPr>
          <w:color w:val="000000"/>
          <w:highlight w:val="white"/>
          <w:rtl w:val="0"/>
        </w:rPr>
        <w:t xml:space="preserve">Hausmann, R., Hidalgo, C., Bustos, S., Coscia, M., Chung, S., Jimenez, J., Simoes, A. and Yıldırım, M. (2007). </w:t>
      </w:r>
      <w:r w:rsidDel="00000000" w:rsidR="00000000" w:rsidRPr="00000000">
        <w:rPr>
          <w:i w:val="1"/>
          <w:iCs w:val="1"/>
          <w:color w:val="000000"/>
          <w:highlight w:val="white"/>
          <w:rtl w:val="0"/>
        </w:rPr>
        <w:t xml:space="preserve">The Atlas of Economic Complexity</w:t>
      </w:r>
      <w:r w:rsidDel="00000000" w:rsidR="00000000" w:rsidRPr="00000000">
        <w:rPr>
          <w:color w:val="000000"/>
          <w:highlight w:val="white"/>
          <w:rtl w:val="0"/>
        </w:rPr>
        <w:t xml:space="preserve">. [online] Atlas.cid.harvard.edu. Available at: http://atlas.cid.harvard.edu/.</w:t>
      </w:r>
    </w:p>
    <w:p w:rsidR="00000000" w:rsidDel="00000000" w:rsidP="00000000" w:rsidRDefault="00000000" w:rsidRPr="00000000" w14:paraId="00000151">
      <w:pPr>
        <w:pageBreakBefore w:val="0"/>
        <w:jc w:val="both"/>
        <w:rPr>
          <w:color w:val="000000"/>
          <w:highlight w:val="white"/>
        </w:rPr>
      </w:pPr>
      <w:r w:rsidDel="00000000" w:rsidR="00000000" w:rsidRPr="00000000">
        <w:rPr>
          <w:rtl w:val="0"/>
        </w:rPr>
      </w:r>
    </w:p>
    <w:p w:rsidR="00000000" w:rsidDel="00000000" w:rsidP="00000000" w:rsidRDefault="00000000" w:rsidRPr="00000000" w14:paraId="00000152">
      <w:pPr>
        <w:pageBreakBefore w:val="0"/>
        <w:jc w:val="both"/>
        <w:rPr>
          <w:color w:val="000000"/>
          <w:highlight w:val="white"/>
        </w:rPr>
      </w:pPr>
      <w:r w:rsidDel="00000000" w:rsidR="00000000" w:rsidRPr="00000000">
        <w:rPr>
          <w:color w:val="000000"/>
          <w:highlight w:val="white"/>
          <w:rtl w:val="0"/>
        </w:rPr>
        <w:t xml:space="preserve">Balassa, B., “The Purchasing Power Parity Doctrine - A Reapprais- al,” </w:t>
      </w:r>
      <w:r w:rsidDel="00000000" w:rsidR="00000000" w:rsidRPr="00000000">
        <w:rPr>
          <w:i w:val="1"/>
          <w:iCs w:val="1"/>
          <w:color w:val="000000"/>
          <w:highlight w:val="white"/>
          <w:rtl w:val="0"/>
        </w:rPr>
        <w:t xml:space="preserve">Journal of Political Economy </w:t>
      </w:r>
      <w:r w:rsidDel="00000000" w:rsidR="00000000" w:rsidRPr="00000000">
        <w:rPr>
          <w:b w:val="1"/>
          <w:bCs w:val="1"/>
          <w:color w:val="000000"/>
          <w:highlight w:val="white"/>
          <w:rtl w:val="0"/>
        </w:rPr>
        <w:t xml:space="preserve">72</w:t>
      </w:r>
      <w:r w:rsidDel="00000000" w:rsidR="00000000" w:rsidRPr="00000000">
        <w:rPr>
          <w:color w:val="000000"/>
          <w:highlight w:val="white"/>
          <w:rtl w:val="0"/>
        </w:rPr>
        <w:t xml:space="preserve">, 584-596 (1964). </w:t>
      </w:r>
    </w:p>
    <w:p w:rsidR="00000000" w:rsidDel="00000000" w:rsidP="00000000" w:rsidRDefault="00000000" w:rsidRPr="00000000" w14:paraId="00000153">
      <w:pPr>
        <w:pageBreakBefore w:val="0"/>
        <w:jc w:val="both"/>
        <w:rPr>
          <w:color w:val="000000"/>
          <w:highlight w:val="white"/>
        </w:rPr>
      </w:pPr>
      <w:r w:rsidDel="00000000" w:rsidR="00000000" w:rsidRPr="00000000">
        <w:rPr>
          <w:rtl w:val="0"/>
        </w:rPr>
      </w:r>
    </w:p>
    <w:p w:rsidR="00000000" w:rsidDel="00000000" w:rsidP="00000000" w:rsidRDefault="00000000" w:rsidRPr="00000000" w14:paraId="00000154">
      <w:pPr>
        <w:pageBreakBefore w:val="0"/>
        <w:jc w:val="both"/>
        <w:rPr>
          <w:color w:val="000000"/>
          <w:highlight w:val="white"/>
        </w:rPr>
      </w:pPr>
      <w:r w:rsidDel="00000000" w:rsidR="00000000" w:rsidRPr="00000000">
        <w:rPr>
          <w:color w:val="000000"/>
          <w:highlight w:val="white"/>
          <w:rtl w:val="0"/>
        </w:rPr>
        <w:t xml:space="preserve">Feenstra, R.; Lipsey, R.; Deng, H.; Ma, A. &amp; Mo, H. “World Trade Flows: 1962-2000” NBER working paper 11040. National Bureau of Economic Research, Cambridge MA (2005). </w:t>
      </w:r>
    </w:p>
    <w:p w:rsidR="00000000" w:rsidDel="00000000" w:rsidP="00000000" w:rsidRDefault="00000000" w:rsidRPr="00000000" w14:paraId="00000155">
      <w:pPr>
        <w:pageBreakBefore w:val="0"/>
        <w:jc w:val="both"/>
        <w:rPr>
          <w:color w:val="000000"/>
          <w:highlight w:val="white"/>
        </w:rPr>
      </w:pPr>
      <w:r w:rsidDel="00000000" w:rsidR="00000000" w:rsidRPr="00000000">
        <w:rPr>
          <w:rtl w:val="0"/>
        </w:rPr>
      </w:r>
    </w:p>
    <w:p w:rsidR="00000000" w:rsidDel="00000000" w:rsidP="00000000" w:rsidRDefault="00000000" w:rsidRPr="00000000" w14:paraId="00000156">
      <w:pPr>
        <w:pageBreakBefore w:val="0"/>
        <w:jc w:val="both"/>
        <w:rPr>
          <w:color w:val="000000"/>
          <w:highlight w:val="white"/>
        </w:rPr>
      </w:pPr>
      <w:r w:rsidDel="00000000" w:rsidR="00000000" w:rsidRPr="00000000">
        <w:rPr>
          <w:color w:val="000000"/>
          <w:highlight w:val="white"/>
          <w:rtl w:val="0"/>
        </w:rPr>
        <w:t xml:space="preserve">United Nations Commodity Trade Statistics Database (http://comtrade.un.org/db/), accessed in August 2019. </w:t>
      </w:r>
    </w:p>
    <w:p w:rsidR="00000000" w:rsidDel="00000000" w:rsidP="00000000" w:rsidRDefault="00000000" w:rsidRPr="00000000" w14:paraId="00000157">
      <w:pPr>
        <w:pageBreakBefore w:val="0"/>
        <w:jc w:val="both"/>
        <w:rPr>
          <w:color w:val="000000"/>
          <w:highlight w:val="white"/>
        </w:rPr>
      </w:pPr>
      <w:r w:rsidDel="00000000" w:rsidR="00000000" w:rsidRPr="00000000">
        <w:rPr>
          <w:rtl w:val="0"/>
        </w:rPr>
      </w:r>
    </w:p>
    <w:p w:rsidR="00000000" w:rsidDel="00000000" w:rsidP="00000000" w:rsidRDefault="00000000" w:rsidRPr="00000000" w14:paraId="00000158">
      <w:pPr>
        <w:pageBreakBefore w:val="0"/>
        <w:jc w:val="both"/>
        <w:rPr>
          <w:color w:val="000000"/>
          <w:highlight w:val="white"/>
        </w:rPr>
      </w:pPr>
      <w:r w:rsidDel="00000000" w:rsidR="00000000" w:rsidRPr="00000000">
        <w:rPr>
          <w:color w:val="000000"/>
          <w:highlight w:val="white"/>
          <w:rtl w:val="0"/>
        </w:rPr>
        <w:t xml:space="preserve">The World Economic Forum, “The global competitiveness report,” (various years). </w:t>
      </w:r>
    </w:p>
    <w:p w:rsidR="00000000" w:rsidDel="00000000" w:rsidP="00000000" w:rsidRDefault="00000000" w:rsidRPr="00000000" w14:paraId="00000159">
      <w:pPr>
        <w:pageBreakBefore w:val="0"/>
        <w:jc w:val="both"/>
        <w:rPr>
          <w:color w:val="000000"/>
          <w:highlight w:val="white"/>
        </w:rPr>
      </w:pPr>
      <w:r w:rsidDel="00000000" w:rsidR="00000000" w:rsidRPr="00000000">
        <w:rPr>
          <w:rtl w:val="0"/>
        </w:rPr>
      </w:r>
    </w:p>
    <w:p w:rsidR="00000000" w:rsidDel="00000000" w:rsidP="00000000" w:rsidRDefault="00000000" w:rsidRPr="00000000" w14:paraId="0000015A">
      <w:pPr>
        <w:pageBreakBefore w:val="0"/>
        <w:jc w:val="both"/>
        <w:rPr>
          <w:color w:val="000000"/>
          <w:highlight w:val="white"/>
        </w:rPr>
      </w:pPr>
      <w:r w:rsidDel="00000000" w:rsidR="00000000" w:rsidRPr="00000000">
        <w:rPr>
          <w:color w:val="000000"/>
          <w:highlight w:val="white"/>
          <w:rtl w:val="0"/>
        </w:rPr>
        <w:t xml:space="preserve">Barro, R. &amp; Lee, J-W. “A New Data Set of Educational Attainment in the World, 1950-2010,” NBER Working Paper No. 1590 (2010). </w:t>
      </w:r>
    </w:p>
    <w:p w:rsidR="00000000" w:rsidDel="00000000" w:rsidP="00000000" w:rsidRDefault="00000000" w:rsidRPr="00000000" w14:paraId="0000015B">
      <w:pPr>
        <w:pageBreakBefore w:val="0"/>
        <w:jc w:val="both"/>
        <w:rPr>
          <w:color w:val="000000"/>
          <w:highlight w:val="white"/>
        </w:rPr>
      </w:pPr>
      <w:r w:rsidDel="00000000" w:rsidR="00000000" w:rsidRPr="00000000">
        <w:rPr>
          <w:rtl w:val="0"/>
        </w:rPr>
      </w:r>
    </w:p>
    <w:p w:rsidR="00000000" w:rsidDel="00000000" w:rsidP="00000000" w:rsidRDefault="00000000" w:rsidRPr="00000000" w14:paraId="0000015C">
      <w:pPr>
        <w:pageBreakBefore w:val="0"/>
        <w:jc w:val="both"/>
        <w:rPr>
          <w:color w:val="000000"/>
          <w:highlight w:val="white"/>
        </w:rPr>
      </w:pPr>
      <w:r w:rsidDel="00000000" w:rsidR="00000000" w:rsidRPr="00000000">
        <w:rPr>
          <w:color w:val="000000"/>
          <w:highlight w:val="white"/>
          <w:rtl w:val="0"/>
        </w:rPr>
        <w:t xml:space="preserve">Kaufmann, D. &amp; Kraay, A. “Governance Indicators: Where Are We, Where Should We Be Going?” Policy Research Working Paper 4370. Washington, DC: World Bank (2008). </w:t>
      </w:r>
    </w:p>
    <w:p w:rsidR="00000000" w:rsidDel="00000000" w:rsidP="00000000" w:rsidRDefault="00000000" w:rsidRPr="00000000" w14:paraId="0000015D">
      <w:pPr>
        <w:pageBreakBefore w:val="0"/>
        <w:jc w:val="both"/>
        <w:rPr>
          <w:color w:val="000000"/>
          <w:highlight w:val="white"/>
        </w:rPr>
      </w:pPr>
      <w:r w:rsidDel="00000000" w:rsidR="00000000" w:rsidRPr="00000000">
        <w:rPr>
          <w:rtl w:val="0"/>
        </w:rPr>
      </w:r>
    </w:p>
    <w:p w:rsidR="00000000" w:rsidDel="00000000" w:rsidP="00000000" w:rsidRDefault="00000000" w:rsidRPr="00000000" w14:paraId="0000015E">
      <w:pPr>
        <w:pageBreakBefore w:val="0"/>
        <w:jc w:val="both"/>
        <w:rPr>
          <w:color w:val="000000"/>
          <w:highlight w:val="white"/>
        </w:rPr>
      </w:pPr>
      <w:r w:rsidDel="00000000" w:rsidR="00000000" w:rsidRPr="00000000">
        <w:rPr>
          <w:color w:val="000000"/>
          <w:highlight w:val="white"/>
          <w:rtl w:val="0"/>
        </w:rPr>
        <w:t xml:space="preserve">Hanushek, E.A. &amp; Woessmann, L. “The Role of Cognitive Skills in Economic Development,” Journal of Economic Literature 46(3), 607- 668 (2008). </w:t>
      </w:r>
    </w:p>
    <w:p w:rsidR="00000000" w:rsidDel="00000000" w:rsidP="00000000" w:rsidRDefault="00000000" w:rsidRPr="00000000" w14:paraId="0000015F">
      <w:pPr>
        <w:pageBreakBefore w:val="0"/>
        <w:jc w:val="both"/>
        <w:rPr/>
      </w:pPr>
      <w:r w:rsidDel="00000000" w:rsidR="00000000" w:rsidRPr="00000000">
        <w:rPr>
          <w:rtl w:val="0"/>
        </w:rPr>
      </w:r>
    </w:p>
    <w:p w:rsidR="00000000" w:rsidDel="00000000" w:rsidP="00000000" w:rsidRDefault="00000000" w:rsidRPr="00000000" w14:paraId="00000160">
      <w:pPr>
        <w:pageBreakBefore w:val="0"/>
        <w:jc w:val="both"/>
        <w:rPr/>
      </w:pPr>
      <w:r w:rsidDel="00000000" w:rsidR="00000000" w:rsidRPr="00000000">
        <w:rPr>
          <w:rtl w:val="0"/>
        </w:rPr>
      </w:r>
    </w:p>
    <w:sectPr>
      <w:headerReference r:id="rId33" w:type="default"/>
      <w:footerReference r:id="rId34" w:type="default"/>
      <w:footerReference r:id="rId35" w:type="first"/>
      <w:footerReference r:id="rId36" w:type="even"/>
      <w:pgSz w:h="16840" w:w="1190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Unicode MS"/>
  <w:font w:name="PT Sans Narrow">
    <w:embedRegular w:fontKey="{00000000-0000-0000-0000-000000000000}" r:id="rId1" w:subsetted="0"/>
    <w:embedBold w:fontKey="{00000000-0000-0000-0000-000000000000}" r:id="rId2" w:subsetted="0"/>
  </w:font>
  <w:font w:name="Times"/>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4">
    <w:pPr>
      <w:pageBreakBefore w:val="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5">
    <w:pPr>
      <w:pageBreakBefore w:val="0"/>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pageBreakBefore w:val="0"/>
    </w:pPr>
    <w:rPr>
      <w:rFonts w:ascii="Calibri" w:cs="Calibri" w:eastAsia="Calibri" w:hAnsi="Calibri"/>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2">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3">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4">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5">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7.png"/><Relationship Id="rId22" Type="http://schemas.openxmlformats.org/officeDocument/2006/relationships/image" Target="media/image16.jpg"/><Relationship Id="rId21" Type="http://schemas.openxmlformats.org/officeDocument/2006/relationships/image" Target="media/image8.png"/><Relationship Id="rId24" Type="http://schemas.openxmlformats.org/officeDocument/2006/relationships/image" Target="media/image21.png"/><Relationship Id="rId23" Type="http://schemas.openxmlformats.org/officeDocument/2006/relationships/image" Target="media/image1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6.png"/><Relationship Id="rId26" Type="http://schemas.openxmlformats.org/officeDocument/2006/relationships/image" Target="media/image1.jpg"/><Relationship Id="rId25" Type="http://schemas.openxmlformats.org/officeDocument/2006/relationships/image" Target="media/image19.jpg"/><Relationship Id="rId28" Type="http://schemas.openxmlformats.org/officeDocument/2006/relationships/image" Target="media/image15.jpg"/><Relationship Id="rId27" Type="http://schemas.openxmlformats.org/officeDocument/2006/relationships/image" Target="media/image5.jpg"/><Relationship Id="rId5" Type="http://schemas.openxmlformats.org/officeDocument/2006/relationships/styles" Target="styles.xml"/><Relationship Id="rId6" Type="http://schemas.openxmlformats.org/officeDocument/2006/relationships/image" Target="media/image12.png"/><Relationship Id="rId29" Type="http://schemas.openxmlformats.org/officeDocument/2006/relationships/image" Target="media/image10.jpg"/><Relationship Id="rId7" Type="http://schemas.openxmlformats.org/officeDocument/2006/relationships/image" Target="media/image25.png"/><Relationship Id="rId8" Type="http://schemas.openxmlformats.org/officeDocument/2006/relationships/image" Target="media/image23.png"/><Relationship Id="rId31" Type="http://schemas.openxmlformats.org/officeDocument/2006/relationships/image" Target="media/image4.png"/><Relationship Id="rId30" Type="http://schemas.openxmlformats.org/officeDocument/2006/relationships/image" Target="media/image20.jpg"/><Relationship Id="rId11" Type="http://schemas.openxmlformats.org/officeDocument/2006/relationships/image" Target="media/image14.png"/><Relationship Id="rId33" Type="http://schemas.openxmlformats.org/officeDocument/2006/relationships/header" Target="header1.xml"/><Relationship Id="rId10" Type="http://schemas.openxmlformats.org/officeDocument/2006/relationships/image" Target="media/image22.png"/><Relationship Id="rId32" Type="http://schemas.openxmlformats.org/officeDocument/2006/relationships/image" Target="media/image7.png"/><Relationship Id="rId13" Type="http://schemas.openxmlformats.org/officeDocument/2006/relationships/image" Target="media/image17.jpg"/><Relationship Id="rId35" Type="http://schemas.openxmlformats.org/officeDocument/2006/relationships/footer" Target="footer2.xml"/><Relationship Id="rId12" Type="http://schemas.openxmlformats.org/officeDocument/2006/relationships/image" Target="media/image6.jpg"/><Relationship Id="rId34" Type="http://schemas.openxmlformats.org/officeDocument/2006/relationships/footer" Target="footer3.xml"/><Relationship Id="rId15" Type="http://schemas.openxmlformats.org/officeDocument/2006/relationships/image" Target="media/image11.png"/><Relationship Id="rId14" Type="http://schemas.openxmlformats.org/officeDocument/2006/relationships/image" Target="media/image24.jpg"/><Relationship Id="rId36" Type="http://schemas.openxmlformats.org/officeDocument/2006/relationships/footer" Target="footer1.xml"/><Relationship Id="rId17" Type="http://schemas.openxmlformats.org/officeDocument/2006/relationships/image" Target="media/image3.png"/><Relationship Id="rId16" Type="http://schemas.openxmlformats.org/officeDocument/2006/relationships/image" Target="media/image2.png"/><Relationship Id="rId19" Type="http://schemas.openxmlformats.org/officeDocument/2006/relationships/image" Target="media/image9.jpg"/><Relationship Id="rId18" Type="http://schemas.openxmlformats.org/officeDocument/2006/relationships/image" Target="media/image13.png"/></Relationships>
</file>

<file path=word/_rels/fontTable.xml.rels><?xml version="1.0" encoding="UTF-8" standalone="yes"?><Relationships xmlns="http://schemas.openxmlformats.org/package/2006/relationships"><Relationship Id="rId1" Type="http://schemas.openxmlformats.org/officeDocument/2006/relationships/font" Target="fonts/PTSansNarrow-regular.ttf"/><Relationship Id="rId2" Type="http://schemas.openxmlformats.org/officeDocument/2006/relationships/font" Target="fonts/PTSansNarrow-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