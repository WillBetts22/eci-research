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b w:val="0"/>
          <w:bCs w:val="0"/>
          <w:i w:val="1"/>
          <w:iCs w:val="1"/>
          <w:color w:val="444499"/>
          <w:sz w:val="20"/>
          <w:szCs w:val="20"/>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7" name="image9.png"/>
            <a:graphic>
              <a:graphicData uri="http://schemas.openxmlformats.org/drawingml/2006/picture">
                <pic:pic>
                  <pic:nvPicPr>
                    <pic:cNvPr descr="horizontal line" id="0" name="image9.png"/>
                    <pic:cNvPicPr preferRelativeResize="0"/>
                  </pic:nvPicPr>
                  <pic:blipFill>
                    <a:blip r:embed="rId7"/>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27.png"/>
            <a:graphic>
              <a:graphicData uri="http://schemas.openxmlformats.org/drawingml/2006/picture">
                <pic:pic>
                  <pic:nvPicPr>
                    <pic:cNvPr id="0" name="image27.png"/>
                    <pic:cNvPicPr preferRelativeResize="0"/>
                  </pic:nvPicPr>
                  <pic:blipFill>
                    <a:blip r:embed="rId8"/>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commentRangeStart w:id="0"/>
      <w:r w:rsidDel="00000000" w:rsidR="00000000" w:rsidRPr="00000000">
        <w:rPr>
          <w:rFonts w:ascii="PT Sans Narrow" w:cs="PT Sans Narrow" w:eastAsia="PT Sans Narrow" w:hAnsi="PT Sans Narrow"/>
          <w:b w:val="1"/>
          <w:bCs w:val="1"/>
          <w:sz w:val="60"/>
          <w:szCs w:val="60"/>
          <w:rtl w:val="0"/>
        </w:rPr>
        <w:t xml:space="preserve">[Country]</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sz w:val="40"/>
          <w:szCs w:val="40"/>
        </w:rPr>
      </w:pPr>
      <w:r w:rsidDel="00000000" w:rsidR="00000000" w:rsidRPr="00000000">
        <w:rPr>
          <w:rFonts w:ascii="PT Sans Narrow" w:cs="PT Sans Narrow" w:eastAsia="PT Sans Narrow" w:hAnsi="PT Sans Narrow"/>
          <w:sz w:val="28"/>
          <w:szCs w:val="28"/>
          <w:rtl w:val="0"/>
        </w:rPr>
        <w:t xml:space="preserve">Alexandra Garcia, Kelly Mi, </w:t>
      </w:r>
      <w:r w:rsidDel="00000000" w:rsidR="00000000" w:rsidRPr="00000000">
        <w:rPr>
          <w:rFonts w:ascii="PT Sans Narrow" w:cs="PT Sans Narrow" w:eastAsia="PT Sans Narrow" w:hAnsi="PT Sans Narrow"/>
          <w:sz w:val="28"/>
          <w:szCs w:val="28"/>
          <w:rtl w:val="0"/>
        </w:rPr>
        <w:t xml:space="preserve">M</w:t>
      </w:r>
      <w:r w:rsidDel="00000000" w:rsidR="00000000" w:rsidRPr="00000000">
        <w:rPr>
          <w:rFonts w:ascii="PT Sans Narrow" w:cs="PT Sans Narrow" w:eastAsia="PT Sans Narrow" w:hAnsi="PT Sans Narrow"/>
          <w:sz w:val="28"/>
          <w:szCs w:val="28"/>
          <w:rtl w:val="0"/>
        </w:rPr>
        <w:t xml:space="preserve">argarita Demkina, Allison Lin, Helena Yang,  Jane Zhang, Daniel Xu, Ryo Shibata, Navia Zhang,</w:t>
      </w:r>
      <w:r w:rsidDel="00000000" w:rsidR="00000000" w:rsidRPr="00000000">
        <w:rPr>
          <w:rFonts w:ascii="PT Sans Narrow" w:cs="PT Sans Narrow" w:eastAsia="PT Sans Narrow" w:hAnsi="PT Sans Narrow"/>
          <w:sz w:val="30"/>
          <w:szCs w:val="30"/>
          <w:rtl w:val="0"/>
        </w:rPr>
        <w:t xml:space="preserve"> </w:t>
      </w:r>
      <w:r w:rsidDel="00000000" w:rsidR="00000000" w:rsidRPr="00000000">
        <w:rPr>
          <w:rFonts w:ascii="PT Sans Narrow" w:cs="PT Sans Narrow" w:eastAsia="PT Sans Narrow" w:hAnsi="PT Sans Narrow"/>
          <w:sz w:val="16"/>
          <w:szCs w:val="16"/>
          <w:rtl w:val="0"/>
        </w:rPr>
        <w:t xml:space="preserve">Haoxian Chen, Davepriyan Gunaratnam, Rohan Macherla, Ajit Akole, Shomik Ghose, Alex Wei-Liang Ku, Sannidhya Modi, Xilin Wang</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w:t>
      </w:r>
      <w:commentRangeStart w:id="1"/>
      <w:r w:rsidDel="00000000" w:rsidR="00000000" w:rsidRPr="00000000">
        <w:rPr>
          <w:sz w:val="40"/>
          <w:szCs w:val="40"/>
          <w:rtl w:val="0"/>
        </w:rPr>
        <w:t xml:space="preserve">[Country]</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w:t>
      </w:r>
      <w:commentRangeStart w:id="2"/>
      <w:r w:rsidDel="00000000" w:rsidR="00000000" w:rsidRPr="00000000">
        <w:rPr>
          <w:rtl w:val="0"/>
        </w:rPr>
        <w:t xml:space="preserve">[Country]</w:t>
      </w:r>
      <w:commentRangeEnd w:id="2"/>
      <w:r w:rsidDel="00000000" w:rsidR="00000000" w:rsidRPr="00000000">
        <w:commentReference w:id="2"/>
      </w:r>
      <w:r w:rsidDel="00000000" w:rsidR="00000000" w:rsidRPr="00000000">
        <w:rPr>
          <w:rtl w:val="0"/>
        </w:rPr>
        <w:t xml:space="preserve"> went through during the period from 2013 to 2021. Specifically, we dive into the topic through a macroeconomic overview of </w:t>
      </w:r>
      <w:commentRangeStart w:id="3"/>
      <w:r w:rsidDel="00000000" w:rsidR="00000000" w:rsidRPr="00000000">
        <w:rPr>
          <w:rtl w:val="0"/>
        </w:rPr>
        <w:t xml:space="preserve">[Country]</w:t>
      </w:r>
      <w:commentRangeEnd w:id="3"/>
      <w:r w:rsidDel="00000000" w:rsidR="00000000" w:rsidRPr="00000000">
        <w:commentReference w:id="3"/>
      </w:r>
      <w:r w:rsidDel="00000000" w:rsidR="00000000" w:rsidRPr="00000000">
        <w:rPr>
          <w:rtl w:val="0"/>
        </w:rPr>
        <w:t xml:space="preserve"> from the perspective of Gross Domestic Product (GDP) and Economic Complexity Index (ECI), which reflect countries’ production capability and production structure, respectively. We find that during the period of our interest, </w:t>
      </w:r>
      <w:commentRangeStart w:id="4"/>
      <w:r w:rsidDel="00000000" w:rsidR="00000000" w:rsidRPr="00000000">
        <w:rPr>
          <w:rtl w:val="0"/>
        </w:rPr>
        <w:t xml:space="preserve">[Country]</w:t>
      </w:r>
      <w:commentRangeEnd w:id="4"/>
      <w:r w:rsidDel="00000000" w:rsidR="00000000" w:rsidRPr="00000000">
        <w:commentReference w:id="4"/>
      </w:r>
      <w:r w:rsidDel="00000000" w:rsidR="00000000" w:rsidRPr="00000000">
        <w:rPr>
          <w:rtl w:val="0"/>
        </w:rPr>
        <w:t xml:space="preserve"> demonstrated a </w:t>
      </w:r>
      <w:commentRangeStart w:id="5"/>
      <w:r w:rsidDel="00000000" w:rsidR="00000000" w:rsidRPr="00000000">
        <w:rPr>
          <w:rtl w:val="0"/>
        </w:rPr>
        <w:t xml:space="preserve">[low/high]</w:t>
      </w:r>
      <w:commentRangeEnd w:id="5"/>
      <w:r w:rsidDel="00000000" w:rsidR="00000000" w:rsidRPr="00000000">
        <w:commentReference w:id="5"/>
      </w:r>
      <w:r w:rsidDel="00000000" w:rsidR="00000000" w:rsidRPr="00000000">
        <w:rPr>
          <w:rtl w:val="0"/>
        </w:rPr>
        <w:t xml:space="preserve"> level of economic growth with an average annual GDP growth rate of </w:t>
      </w:r>
      <w:commentRangeStart w:id="6"/>
      <w:r w:rsidDel="00000000" w:rsidR="00000000" w:rsidRPr="00000000">
        <w:rPr>
          <w:rtl w:val="0"/>
        </w:rPr>
        <w:t xml:space="preserve">[percentage]</w:t>
      </w:r>
      <w:commentRangeEnd w:id="6"/>
      <w:r w:rsidDel="00000000" w:rsidR="00000000" w:rsidRPr="00000000">
        <w:commentReference w:id="6"/>
      </w:r>
      <w:r w:rsidDel="00000000" w:rsidR="00000000" w:rsidRPr="00000000">
        <w:rPr>
          <w:rtl w:val="0"/>
        </w:rPr>
        <w:t xml:space="preserve"> between 2013 and 2018 and </w:t>
      </w:r>
      <w:commentRangeStart w:id="7"/>
      <w:r w:rsidDel="00000000" w:rsidR="00000000" w:rsidRPr="00000000">
        <w:rPr>
          <w:rtl w:val="0"/>
        </w:rPr>
        <w:t xml:space="preserve">[percentage]</w:t>
      </w:r>
      <w:commentRangeEnd w:id="7"/>
      <w:r w:rsidDel="00000000" w:rsidR="00000000" w:rsidRPr="00000000">
        <w:commentReference w:id="7"/>
      </w:r>
      <w:r w:rsidDel="00000000" w:rsidR="00000000" w:rsidRPr="00000000">
        <w:rPr>
          <w:rtl w:val="0"/>
        </w:rPr>
        <w:t xml:space="preserve"> between 2019 and 2021, with a </w:t>
      </w:r>
      <w:commentRangeStart w:id="8"/>
      <w:r w:rsidDel="00000000" w:rsidR="00000000" w:rsidRPr="00000000">
        <w:rPr>
          <w:rtl w:val="0"/>
        </w:rPr>
        <w:t xml:space="preserve">[similar/increased/decreased]</w:t>
      </w:r>
      <w:commentRangeEnd w:id="8"/>
      <w:r w:rsidDel="00000000" w:rsidR="00000000" w:rsidRPr="00000000">
        <w:commentReference w:id="8"/>
      </w:r>
      <w:r w:rsidDel="00000000" w:rsidR="00000000" w:rsidRPr="00000000">
        <w:rPr>
          <w:rtl w:val="0"/>
        </w:rPr>
        <w:t xml:space="preserve"> economic complexity compared to other major [developed/emerging] economies.</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w:t>
      </w:r>
      <w:commentRangeStart w:id="9"/>
      <w:r w:rsidDel="00000000" w:rsidR="00000000" w:rsidRPr="00000000">
        <w:rPr>
          <w:rtl w:val="0"/>
        </w:rPr>
        <w:t xml:space="preserve">[mixed/positive/negative]</w:t>
      </w:r>
      <w:commentRangeEnd w:id="9"/>
      <w:r w:rsidDel="00000000" w:rsidR="00000000" w:rsidRPr="00000000">
        <w:commentReference w:id="9"/>
      </w:r>
      <w:r w:rsidDel="00000000" w:rsidR="00000000" w:rsidRPr="00000000">
        <w:rPr>
          <w:rtl w:val="0"/>
        </w:rPr>
        <w:t xml:space="preserve"> progress during the period, we believe, can be partially explained through the analysis of the economic and product complexity structure of </w:t>
      </w:r>
      <w:commentRangeStart w:id="10"/>
      <w:r w:rsidDel="00000000" w:rsidR="00000000" w:rsidRPr="00000000">
        <w:rPr>
          <w:rtl w:val="0"/>
        </w:rPr>
        <w:t xml:space="preserve">[Country]</w:t>
      </w:r>
      <w:commentRangeEnd w:id="10"/>
      <w:r w:rsidDel="00000000" w:rsidR="00000000" w:rsidRPr="00000000">
        <w:commentReference w:id="10"/>
      </w:r>
      <w:r w:rsidDel="00000000" w:rsidR="00000000" w:rsidRPr="00000000">
        <w:rPr>
          <w:rtl w:val="0"/>
        </w:rPr>
        <w:t xml:space="preserve"> on the industry group level, as well as the </w:t>
      </w:r>
      <w:commentRangeStart w:id="11"/>
      <w:r w:rsidDel="00000000" w:rsidR="00000000" w:rsidRPr="00000000">
        <w:rPr>
          <w:rtl w:val="0"/>
        </w:rPr>
        <w:t xml:space="preserve">[improved/stagnant/declining]</w:t>
      </w:r>
      <w:commentRangeEnd w:id="11"/>
      <w:r w:rsidDel="00000000" w:rsidR="00000000" w:rsidRPr="00000000">
        <w:commentReference w:id="11"/>
      </w:r>
      <w:r w:rsidDel="00000000" w:rsidR="00000000" w:rsidRPr="00000000">
        <w:rPr>
          <w:rtl w:val="0"/>
        </w:rPr>
        <w:t xml:space="preserve"> macro and microeconomic strategies. The product classification system we adopt allows us to measure the realized industry development for various industry groups and to observe that </w:t>
      </w:r>
      <w:commentRangeStart w:id="12"/>
      <w:r w:rsidDel="00000000" w:rsidR="00000000" w:rsidRPr="00000000">
        <w:rPr>
          <w:rtl w:val="0"/>
        </w:rPr>
        <w:t xml:space="preserve">[Country]</w:t>
      </w:r>
      <w:commentRangeEnd w:id="12"/>
      <w:r w:rsidDel="00000000" w:rsidR="00000000" w:rsidRPr="00000000">
        <w:commentReference w:id="12"/>
      </w:r>
      <w:r w:rsidDel="00000000" w:rsidR="00000000" w:rsidRPr="00000000">
        <w:rPr>
          <w:rtl w:val="0"/>
        </w:rPr>
        <w:t xml:space="preserve"> </w:t>
      </w:r>
      <w:commentRangeStart w:id="13"/>
      <w:r w:rsidDel="00000000" w:rsidR="00000000" w:rsidRPr="00000000">
        <w:rPr>
          <w:rtl w:val="0"/>
        </w:rPr>
        <w:t xml:space="preserve">[regressed/progressed]</w:t>
      </w:r>
      <w:commentRangeEnd w:id="13"/>
      <w:r w:rsidDel="00000000" w:rsidR="00000000" w:rsidRPr="00000000">
        <w:commentReference w:id="13"/>
      </w:r>
      <w:r w:rsidDel="00000000" w:rsidR="00000000" w:rsidRPr="00000000">
        <w:rPr>
          <w:rtl w:val="0"/>
        </w:rPr>
        <w:t xml:space="preserve"> in developing most of its industries during the period while its </w:t>
      </w:r>
      <w:commentRangeStart w:id="14"/>
      <w:r w:rsidDel="00000000" w:rsidR="00000000" w:rsidRPr="00000000">
        <w:rPr>
          <w:rtl w:val="0"/>
        </w:rPr>
        <w:t xml:space="preserve">[developed/emerging]</w:t>
      </w:r>
      <w:commentRangeEnd w:id="14"/>
      <w:r w:rsidDel="00000000" w:rsidR="00000000" w:rsidRPr="00000000">
        <w:commentReference w:id="14"/>
      </w:r>
      <w:r w:rsidDel="00000000" w:rsidR="00000000" w:rsidRPr="00000000">
        <w:rPr>
          <w:rtl w:val="0"/>
        </w:rPr>
        <w:t xml:space="preserve"> counterparts and economies around the globe also adopted complex and progressive paths with variable degrees of success.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sensitivity analysis of major industry groups, </w:t>
      </w:r>
      <w:commentRangeStart w:id="15"/>
      <w:r w:rsidDel="00000000" w:rsidR="00000000" w:rsidRPr="00000000">
        <w:rPr>
          <w:rtl w:val="0"/>
        </w:rPr>
        <w:t xml:space="preserve">[Country]</w:t>
      </w:r>
      <w:commentRangeEnd w:id="15"/>
      <w:r w:rsidDel="00000000" w:rsidR="00000000" w:rsidRPr="00000000">
        <w:commentReference w:id="15"/>
      </w:r>
      <w:r w:rsidDel="00000000" w:rsidR="00000000" w:rsidRPr="00000000">
        <w:rPr>
          <w:rtl w:val="0"/>
        </w:rPr>
        <w:t xml:space="preserve"> could</w:t>
      </w:r>
      <w:ins w:author="Margarita Demkina" w:id="0" w:date="2023-04-11T22:37:10Z">
        <w:r w:rsidDel="00000000" w:rsidR="00000000" w:rsidRPr="00000000">
          <w:rPr>
            <w:rtl w:val="0"/>
          </w:rPr>
          <w:t xml:space="preserve"> have</w:t>
        </w:r>
      </w:ins>
      <w:r w:rsidDel="00000000" w:rsidR="00000000" w:rsidRPr="00000000">
        <w:rPr>
          <w:rtl w:val="0"/>
        </w:rPr>
        <w:t xml:space="preserve"> further</w:t>
      </w:r>
      <w:ins w:author="Margarita Demkina" w:id="1" w:date="2023-04-11T22:37:16Z">
        <w:r w:rsidDel="00000000" w:rsidR="00000000" w:rsidRPr="00000000">
          <w:rPr>
            <w:rtl w:val="0"/>
          </w:rPr>
          <w:t xml:space="preserve">ed</w:t>
        </w:r>
      </w:ins>
      <w:r w:rsidDel="00000000" w:rsidR="00000000" w:rsidRPr="00000000">
        <w:rPr>
          <w:rtl w:val="0"/>
        </w:rPr>
        <w:t xml:space="preserve"> its gains by prioritizing </w:t>
      </w:r>
      <w:commentRangeStart w:id="16"/>
      <w:r w:rsidDel="00000000" w:rsidR="00000000" w:rsidRPr="00000000">
        <w:rPr>
          <w:rtl w:val="0"/>
        </w:rPr>
        <w:t xml:space="preserve">[Industry 1]</w:t>
      </w:r>
      <w:commentRangeEnd w:id="16"/>
      <w:r w:rsidDel="00000000" w:rsidR="00000000" w:rsidRPr="00000000">
        <w:commentReference w:id="16"/>
      </w:r>
      <w:r w:rsidDel="00000000" w:rsidR="00000000" w:rsidRPr="00000000">
        <w:rPr>
          <w:rtl w:val="0"/>
        </w:rPr>
        <w:t xml:space="preserve">, </w:t>
      </w:r>
      <w:commentRangeStart w:id="17"/>
      <w:r w:rsidDel="00000000" w:rsidR="00000000" w:rsidRPr="00000000">
        <w:rPr>
          <w:rtl w:val="0"/>
        </w:rPr>
        <w:t xml:space="preserve">[Industry 2]</w:t>
      </w:r>
      <w:commentRangeEnd w:id="17"/>
      <w:r w:rsidDel="00000000" w:rsidR="00000000" w:rsidRPr="00000000">
        <w:commentReference w:id="17"/>
      </w:r>
      <w:r w:rsidDel="00000000" w:rsidR="00000000" w:rsidRPr="00000000">
        <w:rPr>
          <w:rtl w:val="0"/>
        </w:rPr>
        <w:t xml:space="preserve">, and </w:t>
      </w:r>
      <w:commentRangeStart w:id="18"/>
      <w:r w:rsidDel="00000000" w:rsidR="00000000" w:rsidRPr="00000000">
        <w:rPr>
          <w:rtl w:val="0"/>
        </w:rPr>
        <w:t xml:space="preserve">[Industry 3]</w:t>
      </w:r>
      <w:commentRangeEnd w:id="18"/>
      <w:r w:rsidDel="00000000" w:rsidR="00000000" w:rsidRPr="00000000">
        <w:commentReference w:id="18"/>
      </w:r>
      <w:r w:rsidDel="00000000" w:rsidR="00000000" w:rsidRPr="00000000">
        <w:rPr>
          <w:rtl w:val="0"/>
        </w:rPr>
        <w:t xml:space="preserve"> in 2018. Three years later, in 2021, its focus should</w:t>
      </w:r>
      <w:ins w:author="Margarita Demkina" w:id="2" w:date="2023-04-11T22:37:20Z">
        <w:r w:rsidDel="00000000" w:rsidR="00000000" w:rsidRPr="00000000">
          <w:rPr>
            <w:rtl w:val="0"/>
          </w:rPr>
          <w:t xml:space="preserve"> have</w:t>
        </w:r>
      </w:ins>
      <w:r w:rsidDel="00000000" w:rsidR="00000000" w:rsidRPr="00000000">
        <w:rPr>
          <w:rtl w:val="0"/>
        </w:rPr>
        <w:t xml:space="preserve"> shift</w:t>
      </w:r>
      <w:ins w:author="Margarita Demkina" w:id="3" w:date="2023-04-11T22:37:23Z">
        <w:r w:rsidDel="00000000" w:rsidR="00000000" w:rsidRPr="00000000">
          <w:rPr>
            <w:rtl w:val="0"/>
          </w:rPr>
          <w:t xml:space="preserve">ed</w:t>
        </w:r>
      </w:ins>
      <w:r w:rsidDel="00000000" w:rsidR="00000000" w:rsidRPr="00000000">
        <w:rPr>
          <w:rtl w:val="0"/>
        </w:rPr>
        <w:t xml:space="preserve"> to the </w:t>
      </w:r>
      <w:commentRangeStart w:id="19"/>
      <w:r w:rsidDel="00000000" w:rsidR="00000000" w:rsidRPr="00000000">
        <w:rPr>
          <w:rtl w:val="0"/>
        </w:rPr>
        <w:t xml:space="preserve">[Industry 4]</w:t>
      </w:r>
      <w:commentRangeEnd w:id="19"/>
      <w:r w:rsidDel="00000000" w:rsidR="00000000" w:rsidRPr="00000000">
        <w:commentReference w:id="19"/>
      </w:r>
      <w:r w:rsidDel="00000000" w:rsidR="00000000" w:rsidRPr="00000000">
        <w:rPr>
          <w:rtl w:val="0"/>
        </w:rPr>
        <w:t xml:space="preserve"> and </w:t>
      </w:r>
      <w:commentRangeStart w:id="20"/>
      <w:r w:rsidDel="00000000" w:rsidR="00000000" w:rsidRPr="00000000">
        <w:rPr>
          <w:rtl w:val="0"/>
        </w:rPr>
        <w:t xml:space="preserve">[Industry 5</w:t>
      </w:r>
      <w:commentRangeEnd w:id="20"/>
      <w:r w:rsidDel="00000000" w:rsidR="00000000" w:rsidRPr="00000000">
        <w:commentReference w:id="20"/>
      </w:r>
      <w:r w:rsidDel="00000000" w:rsidR="00000000" w:rsidRPr="00000000">
        <w:rPr>
          <w:rtl w:val="0"/>
        </w:rPr>
        <w:t xml:space="preserve">] industries, which are also one of the more developed industries at the time. We further note that </w:t>
      </w:r>
      <w:commentRangeStart w:id="21"/>
      <w:r w:rsidDel="00000000" w:rsidR="00000000" w:rsidRPr="00000000">
        <w:rPr>
          <w:rtl w:val="0"/>
        </w:rPr>
        <w:t xml:space="preserve">[Country]</w:t>
      </w:r>
      <w:commentRangeEnd w:id="21"/>
      <w:r w:rsidDel="00000000" w:rsidR="00000000" w:rsidRPr="00000000">
        <w:commentReference w:id="21"/>
      </w:r>
      <w:r w:rsidDel="00000000" w:rsidR="00000000" w:rsidRPr="00000000">
        <w:rPr>
          <w:rtl w:val="0"/>
        </w:rPr>
        <w:t xml:space="preserve"> has a </w:t>
      </w:r>
      <w:commentRangeStart w:id="22"/>
      <w:r w:rsidDel="00000000" w:rsidR="00000000" w:rsidRPr="00000000">
        <w:rPr>
          <w:rtl w:val="0"/>
        </w:rPr>
        <w:t xml:space="preserve">[heavily/slightly]</w:t>
      </w:r>
      <w:commentRangeEnd w:id="22"/>
      <w:r w:rsidDel="00000000" w:rsidR="00000000" w:rsidRPr="00000000">
        <w:commentReference w:id="22"/>
      </w:r>
      <w:r w:rsidDel="00000000" w:rsidR="00000000" w:rsidRPr="00000000">
        <w:rPr>
          <w:rtl w:val="0"/>
        </w:rPr>
        <w:t xml:space="preserve"> mismatched development strategy that indicates a </w:t>
      </w:r>
      <w:commentRangeStart w:id="23"/>
      <w:r w:rsidDel="00000000" w:rsidR="00000000" w:rsidRPr="00000000">
        <w:rPr>
          <w:rtl w:val="0"/>
        </w:rPr>
        <w:t xml:space="preserve">[low/moderate/high]</w:t>
      </w:r>
      <w:commentRangeEnd w:id="23"/>
      <w:r w:rsidDel="00000000" w:rsidR="00000000" w:rsidRPr="00000000">
        <w:commentReference w:id="23"/>
      </w:r>
      <w:r w:rsidDel="00000000" w:rsidR="00000000" w:rsidRPr="00000000">
        <w:rPr>
          <w:rtl w:val="0"/>
        </w:rPr>
        <w:t xml:space="preserve"> level (compared to other </w:t>
      </w:r>
      <w:commentRangeStart w:id="24"/>
      <w:r w:rsidDel="00000000" w:rsidR="00000000" w:rsidRPr="00000000">
        <w:rPr>
          <w:rtl w:val="0"/>
        </w:rPr>
        <w:t xml:space="preserve">[developed/emerging]</w:t>
      </w:r>
      <w:commentRangeEnd w:id="24"/>
      <w:r w:rsidDel="00000000" w:rsidR="00000000" w:rsidRPr="00000000">
        <w:commentReference w:id="24"/>
      </w:r>
      <w:r w:rsidDel="00000000" w:rsidR="00000000" w:rsidRPr="00000000">
        <w:rPr>
          <w:rtl w:val="0"/>
        </w:rPr>
        <w:t xml:space="preserve"> countries) of structural optimality on the complexity level, having an adjusted R-square of around</w:t>
      </w:r>
      <w:commentRangeStart w:id="25"/>
      <w:r w:rsidDel="00000000" w:rsidR="00000000" w:rsidRPr="00000000">
        <w:rPr>
          <w:rtl w:val="0"/>
        </w:rPr>
        <w:t xml:space="preserve"> </w:t>
      </w:r>
      <w:commentRangeStart w:id="26"/>
      <w:r w:rsidDel="00000000" w:rsidR="00000000" w:rsidRPr="00000000">
        <w:rPr>
          <w:rtl w:val="0"/>
        </w:rPr>
        <w:t xml:space="preserve">[percentage]</w:t>
      </w:r>
      <w:commentRangeEnd w:id="26"/>
      <w:r w:rsidDel="00000000" w:rsidR="00000000" w:rsidRPr="00000000">
        <w:commentReference w:id="26"/>
      </w:r>
      <w:r w:rsidDel="00000000" w:rsidR="00000000" w:rsidRPr="00000000">
        <w:rPr>
          <w:rtl w:val="0"/>
        </w:rPr>
        <w:t xml:space="preserve"> </w:t>
      </w:r>
      <w:commentRangeEnd w:id="25"/>
      <w:r w:rsidDel="00000000" w:rsidR="00000000" w:rsidRPr="00000000">
        <w:commentReference w:id="25"/>
      </w:r>
      <w:r w:rsidDel="00000000" w:rsidR="00000000" w:rsidRPr="00000000">
        <w:rPr>
          <w:rtl w:val="0"/>
        </w:rPr>
        <w:t xml:space="preserve">in 2018 and a much higher score of </w:t>
      </w:r>
      <w:commentRangeStart w:id="27"/>
      <w:r w:rsidDel="00000000" w:rsidR="00000000" w:rsidRPr="00000000">
        <w:rPr>
          <w:rtl w:val="0"/>
        </w:rPr>
        <w:t xml:space="preserve">[percentage]</w:t>
      </w:r>
      <w:commentRangeEnd w:id="27"/>
      <w:r w:rsidDel="00000000" w:rsidR="00000000" w:rsidRPr="00000000">
        <w:commentReference w:id="27"/>
      </w:r>
      <w:r w:rsidDel="00000000" w:rsidR="00000000" w:rsidRPr="00000000">
        <w:rPr>
          <w:rtl w:val="0"/>
        </w:rPr>
        <w:t xml:space="preserve"> in 2021, demonstrating [</w:t>
      </w:r>
      <w:commentRangeStart w:id="28"/>
      <w:r w:rsidDel="00000000" w:rsidR="00000000" w:rsidRPr="00000000">
        <w:rPr>
          <w:rtl w:val="0"/>
        </w:rPr>
        <w:t xml:space="preserve">shift and improvement/degradation]</w:t>
      </w:r>
      <w:commentRangeEnd w:id="28"/>
      <w:r w:rsidDel="00000000" w:rsidR="00000000" w:rsidRPr="00000000">
        <w:commentReference w:id="28"/>
      </w:r>
      <w:r w:rsidDel="00000000" w:rsidR="00000000" w:rsidRPr="00000000">
        <w:rPr>
          <w:rtl w:val="0"/>
        </w:rPr>
        <w:t xml:space="preserve"> in development.</w:t>
      </w:r>
      <w:r w:rsidDel="00000000" w:rsidR="00000000" w:rsidRPr="00000000">
        <w:rPr>
          <w:rtl w:val="0"/>
        </w:rPr>
        <w:t xml:space="preserve"> </w:t>
      </w:r>
      <w:r w:rsidDel="00000000" w:rsidR="00000000" w:rsidRPr="00000000">
        <w:rPr>
          <w:rtl w:val="0"/>
        </w:rPr>
        <w:t xml:space="preserve">Since a significant positive correlation exists between GDP growth and the structural optimality index of an economy as we define and calculate, </w:t>
      </w:r>
      <w:commentRangeStart w:id="29"/>
      <w:r w:rsidDel="00000000" w:rsidR="00000000" w:rsidRPr="00000000">
        <w:rPr>
          <w:rtl w:val="0"/>
        </w:rPr>
        <w:t xml:space="preserve">[Country]</w:t>
      </w:r>
      <w:commentRangeEnd w:id="29"/>
      <w:r w:rsidDel="00000000" w:rsidR="00000000" w:rsidRPr="00000000">
        <w:commentReference w:id="29"/>
      </w:r>
      <w:r w:rsidDel="00000000" w:rsidR="00000000" w:rsidRPr="00000000">
        <w:rPr>
          <w:rtl w:val="0"/>
        </w:rPr>
        <w:t xml:space="preserve"> indeed has a</w:t>
      </w:r>
      <w:commentRangeStart w:id="30"/>
      <w:r w:rsidDel="00000000" w:rsidR="00000000" w:rsidRPr="00000000">
        <w:rPr>
          <w:rtl w:val="0"/>
        </w:rPr>
        <w:t xml:space="preserve"> [suboptimal/optimal]</w:t>
      </w:r>
      <w:commentRangeEnd w:id="30"/>
      <w:r w:rsidDel="00000000" w:rsidR="00000000" w:rsidRPr="00000000">
        <w:commentReference w:id="30"/>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  </w:t>
      </w:r>
    </w:p>
    <w:p w:rsidR="00000000" w:rsidDel="00000000" w:rsidP="00000000" w:rsidRDefault="00000000" w:rsidRPr="00000000" w14:paraId="00000012">
      <w:pPr>
        <w:pageBreakBefore w:val="0"/>
        <w:jc w:val="both"/>
        <w:rPr/>
      </w:pPr>
      <w:r w:rsidDel="00000000" w:rsidR="00000000" w:rsidRPr="00000000">
        <w:rPr>
          <w:rtl w:val="0"/>
        </w:rPr>
      </w:r>
    </w:p>
    <w:p w:rsidR="00000000" w:rsidDel="00000000" w:rsidP="00000000" w:rsidRDefault="00000000" w:rsidRPr="00000000" w14:paraId="00000013">
      <w:pPr>
        <w:pageBreakBefore w:val="0"/>
        <w:jc w:val="both"/>
        <w:rPr/>
      </w:pPr>
      <w:r w:rsidDel="00000000" w:rsidR="00000000" w:rsidRPr="00000000">
        <w:rPr>
          <w:rtl w:val="0"/>
        </w:rPr>
        <w:t xml:space="preserve">The three years between 2019 and 2021 showed a significant improvement in </w:t>
      </w:r>
      <w:commentRangeStart w:id="31"/>
      <w:r w:rsidDel="00000000" w:rsidR="00000000" w:rsidRPr="00000000">
        <w:rPr>
          <w:rtl w:val="0"/>
        </w:rPr>
        <w:t xml:space="preserve">[Country]</w:t>
      </w:r>
      <w:commentRangeEnd w:id="31"/>
      <w:r w:rsidDel="00000000" w:rsidR="00000000" w:rsidRPr="00000000">
        <w:commentReference w:id="31"/>
      </w:r>
      <w:r w:rsidDel="00000000" w:rsidR="00000000" w:rsidRPr="00000000">
        <w:rPr>
          <w:rtl w:val="0"/>
        </w:rPr>
        <w:t xml:space="preserve">'s economic growth, boosting its position on the global scale. Its GDP recovered to above the pre-pandemic levels, and it saw a </w:t>
      </w:r>
      <w:commentRangeStart w:id="32"/>
      <w:r w:rsidDel="00000000" w:rsidR="00000000" w:rsidRPr="00000000">
        <w:rPr>
          <w:rtl w:val="0"/>
        </w:rPr>
        <w:t xml:space="preserve">significant boost</w:t>
      </w:r>
      <w:commentRangeEnd w:id="32"/>
      <w:r w:rsidDel="00000000" w:rsidR="00000000" w:rsidRPr="00000000">
        <w:commentReference w:id="32"/>
      </w:r>
      <w:r w:rsidDel="00000000" w:rsidR="00000000" w:rsidRPr="00000000">
        <w:rPr>
          <w:rtl w:val="0"/>
        </w:rPr>
        <w:t xml:space="preserve"> in the ECI, particularly compared to its peer countries. Its current strategy still has the viable potential upside to increase its performance and optimize its structure further.</w:t>
      </w:r>
    </w:p>
    <w:p w:rsidR="00000000" w:rsidDel="00000000" w:rsidP="00000000" w:rsidRDefault="00000000" w:rsidRPr="00000000" w14:paraId="00000014">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6">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In this report, we aim to uncover the economic path </w:t>
      </w:r>
      <w:commentRangeStart w:id="33"/>
      <w:r w:rsidDel="00000000" w:rsidR="00000000" w:rsidRPr="00000000">
        <w:rPr>
          <w:rtl w:val="0"/>
        </w:rPr>
        <w:t xml:space="preserve">[Country]</w:t>
      </w:r>
      <w:commentRangeEnd w:id="33"/>
      <w:r w:rsidDel="00000000" w:rsidR="00000000" w:rsidRPr="00000000">
        <w:commentReference w:id="33"/>
      </w:r>
      <w:r w:rsidDel="00000000" w:rsidR="00000000" w:rsidRPr="00000000">
        <w:rPr>
          <w:rtl w:val="0"/>
        </w:rPr>
        <w:t xml:space="preserve"> went through during the period from 2019 to 2021, before and after the COVID pandemic, compared to its performance from 2013 to 2018, before and after the </w:t>
      </w:r>
      <w:commentRangeStart w:id="34"/>
      <w:r w:rsidDel="00000000" w:rsidR="00000000" w:rsidRPr="00000000">
        <w:rPr>
          <w:rtl w:val="0"/>
        </w:rPr>
        <w:t xml:space="preserve">[Significant Event 1]</w:t>
      </w:r>
      <w:commentRangeEnd w:id="34"/>
      <w:r w:rsidDel="00000000" w:rsidR="00000000" w:rsidRPr="00000000">
        <w:commentReference w:id="34"/>
      </w:r>
      <w:r w:rsidDel="00000000" w:rsidR="00000000" w:rsidRPr="00000000">
        <w:rPr>
          <w:rtl w:val="0"/>
        </w:rPr>
        <w:t xml:space="preserve">. Specifically, we dive into the topic through a macroeconomic overview of </w:t>
      </w:r>
      <w:commentRangeStart w:id="35"/>
      <w:r w:rsidDel="00000000" w:rsidR="00000000" w:rsidRPr="00000000">
        <w:rPr>
          <w:rtl w:val="0"/>
        </w:rPr>
        <w:t xml:space="preserve">[Country]</w:t>
      </w:r>
      <w:commentRangeEnd w:id="35"/>
      <w:r w:rsidDel="00000000" w:rsidR="00000000" w:rsidRPr="00000000">
        <w:commentReference w:id="35"/>
      </w:r>
      <w:r w:rsidDel="00000000" w:rsidR="00000000" w:rsidRPr="00000000">
        <w:rPr>
          <w:rtl w:val="0"/>
        </w:rPr>
        <w:t xml:space="preserve"> from the perspective of Gross Domestic Product (GDP) and Economic Complexity Index (ECI), which reflect countries’ production capability and production structure, respectively. We then analyze the industrial framework and changes of </w:t>
      </w:r>
      <w:commentRangeStart w:id="36"/>
      <w:r w:rsidDel="00000000" w:rsidR="00000000" w:rsidRPr="00000000">
        <w:rPr>
          <w:rtl w:val="0"/>
        </w:rPr>
        <w:t xml:space="preserve">[Country]</w:t>
      </w:r>
      <w:commentRangeEnd w:id="36"/>
      <w:r w:rsidDel="00000000" w:rsidR="00000000" w:rsidRPr="00000000">
        <w:commentReference w:id="36"/>
      </w:r>
      <w:r w:rsidDel="00000000" w:rsidR="00000000" w:rsidRPr="00000000">
        <w:rPr>
          <w:rtl w:val="0"/>
        </w:rPr>
        <w:t xml:space="preserve"> during the period based on quantitative measures such as the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w:t>
      </w:r>
      <w:commentRangeStart w:id="37"/>
      <w:r w:rsidDel="00000000" w:rsidR="00000000" w:rsidRPr="00000000">
        <w:rPr>
          <w:rtl w:val="0"/>
        </w:rPr>
        <w:t xml:space="preserve">[Country]</w:t>
      </w:r>
      <w:commentRangeEnd w:id="37"/>
      <w:r w:rsidDel="00000000" w:rsidR="00000000" w:rsidRPr="00000000">
        <w:commentReference w:id="37"/>
      </w:r>
      <w:r w:rsidDel="00000000" w:rsidR="00000000" w:rsidRPr="00000000">
        <w:rPr>
          <w:rtl w:val="0"/>
        </w:rPr>
        <w:t xml:space="preserve">, as deduced from regression models we have established on a global scale, which take into account countries’ stances in their product space.</w:t>
      </w:r>
    </w:p>
    <w:p w:rsidR="00000000" w:rsidDel="00000000" w:rsidP="00000000" w:rsidRDefault="00000000" w:rsidRPr="00000000" w14:paraId="00000018">
      <w:pPr>
        <w:pageBreakBefore w:val="0"/>
        <w:jc w:val="both"/>
        <w:rPr/>
      </w:pPr>
      <w:r w:rsidDel="00000000" w:rsidR="00000000" w:rsidRPr="00000000">
        <w:rPr>
          <w:rtl w:val="0"/>
        </w:rPr>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C">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D">
      <w:pPr>
        <w:pageBreakBefore w:val="0"/>
        <w:jc w:val="both"/>
        <w:rPr/>
      </w:pPr>
      <w:r w:rsidDel="00000000" w:rsidR="00000000" w:rsidRPr="00000000">
        <w:rPr>
          <w:rtl w:val="0"/>
        </w:rPr>
        <w:t xml:space="preserve">Figure 1a illustrates the time-series GDP results for </w:t>
      </w:r>
      <w:commentRangeStart w:id="38"/>
      <w:r w:rsidDel="00000000" w:rsidR="00000000" w:rsidRPr="00000000">
        <w:rPr>
          <w:rtl w:val="0"/>
        </w:rPr>
        <w:t xml:space="preserve">[Country]</w:t>
      </w:r>
      <w:commentRangeEnd w:id="38"/>
      <w:r w:rsidDel="00000000" w:rsidR="00000000" w:rsidRPr="00000000">
        <w:commentReference w:id="38"/>
      </w:r>
      <w:r w:rsidDel="00000000" w:rsidR="00000000" w:rsidRPr="00000000">
        <w:rPr>
          <w:rtl w:val="0"/>
        </w:rPr>
        <w:t xml:space="preserve"> and </w:t>
      </w:r>
      <w:commentRangeStart w:id="39"/>
      <w:r w:rsidDel="00000000" w:rsidR="00000000" w:rsidRPr="00000000">
        <w:rPr>
          <w:rtl w:val="0"/>
        </w:rPr>
        <w:t xml:space="preserve">two</w:t>
      </w:r>
      <w:commentRangeEnd w:id="39"/>
      <w:r w:rsidDel="00000000" w:rsidR="00000000" w:rsidRPr="00000000">
        <w:commentReference w:id="39"/>
      </w:r>
      <w:r w:rsidDel="00000000" w:rsidR="00000000" w:rsidRPr="00000000">
        <w:rPr>
          <w:rtl w:val="0"/>
        </w:rPr>
        <w:t xml:space="preserve"> of its peer countries (</w:t>
      </w:r>
      <w:commentRangeStart w:id="40"/>
      <w:r w:rsidDel="00000000" w:rsidR="00000000" w:rsidRPr="00000000">
        <w:rPr>
          <w:rtl w:val="0"/>
        </w:rPr>
        <w:t xml:space="preserve">[Country 1]</w:t>
      </w:r>
      <w:commentRangeEnd w:id="40"/>
      <w:r w:rsidDel="00000000" w:rsidR="00000000" w:rsidRPr="00000000">
        <w:commentReference w:id="40"/>
      </w:r>
      <w:r w:rsidDel="00000000" w:rsidR="00000000" w:rsidRPr="00000000">
        <w:rPr>
          <w:rtl w:val="0"/>
        </w:rPr>
        <w:t xml:space="preserve"> and </w:t>
      </w:r>
      <w:commentRangeStart w:id="41"/>
      <w:r w:rsidDel="00000000" w:rsidR="00000000" w:rsidRPr="00000000">
        <w:rPr>
          <w:rtl w:val="0"/>
        </w:rPr>
        <w:t xml:space="preserve">[Country 2]</w:t>
      </w:r>
      <w:commentRangeEnd w:id="41"/>
      <w:r w:rsidDel="00000000" w:rsidR="00000000" w:rsidRPr="00000000">
        <w:commentReference w:id="41"/>
      </w:r>
      <w:r w:rsidDel="00000000" w:rsidR="00000000" w:rsidRPr="00000000">
        <w:rPr>
          <w:rtl w:val="0"/>
        </w:rPr>
        <w:t xml:space="preserve">) from 2013 to 2018. Similar to the other countries, </w:t>
      </w:r>
      <w:commentRangeStart w:id="42"/>
      <w:r w:rsidDel="00000000" w:rsidR="00000000" w:rsidRPr="00000000">
        <w:rPr>
          <w:rtl w:val="0"/>
        </w:rPr>
        <w:t xml:space="preserve">[Country] </w:t>
      </w:r>
      <w:commentRangeEnd w:id="42"/>
      <w:r w:rsidDel="00000000" w:rsidR="00000000" w:rsidRPr="00000000">
        <w:commentReference w:id="42"/>
      </w:r>
      <w:r w:rsidDel="00000000" w:rsidR="00000000" w:rsidRPr="00000000">
        <w:rPr>
          <w:rtl w:val="0"/>
        </w:rPr>
        <w:t xml:space="preserve">displayed an eventual upward trend over the period; however, its growth was </w:t>
      </w:r>
      <w:commentRangeStart w:id="43"/>
      <w:r w:rsidDel="00000000" w:rsidR="00000000" w:rsidRPr="00000000">
        <w:rPr>
          <w:rtl w:val="0"/>
        </w:rPr>
        <w:t xml:space="preserve">[more/less]</w:t>
      </w:r>
      <w:commentRangeEnd w:id="43"/>
      <w:r w:rsidDel="00000000" w:rsidR="00000000" w:rsidRPr="00000000">
        <w:commentReference w:id="43"/>
      </w:r>
      <w:r w:rsidDel="00000000" w:rsidR="00000000" w:rsidRPr="00000000">
        <w:rPr>
          <w:rtl w:val="0"/>
        </w:rPr>
        <w:t xml:space="preserve"> consistent than both </w:t>
      </w:r>
      <w:commentRangeStart w:id="44"/>
      <w:r w:rsidDel="00000000" w:rsidR="00000000" w:rsidRPr="00000000">
        <w:rPr>
          <w:rtl w:val="0"/>
        </w:rPr>
        <w:t xml:space="preserve">[Country 1]</w:t>
      </w:r>
      <w:commentRangeEnd w:id="44"/>
      <w:r w:rsidDel="00000000" w:rsidR="00000000" w:rsidRPr="00000000">
        <w:commentReference w:id="44"/>
      </w:r>
      <w:r w:rsidDel="00000000" w:rsidR="00000000" w:rsidRPr="00000000">
        <w:rPr>
          <w:rtl w:val="0"/>
        </w:rPr>
        <w:t xml:space="preserve"> and</w:t>
      </w:r>
      <w:commentRangeStart w:id="45"/>
      <w:r w:rsidDel="00000000" w:rsidR="00000000" w:rsidRPr="00000000">
        <w:rPr>
          <w:rtl w:val="0"/>
        </w:rPr>
        <w:t xml:space="preserve"> [Country 2]</w:t>
      </w:r>
      <w:commentRangeEnd w:id="45"/>
      <w:r w:rsidDel="00000000" w:rsidR="00000000" w:rsidRPr="00000000">
        <w:commentReference w:id="45"/>
      </w:r>
      <w:r w:rsidDel="00000000" w:rsidR="00000000" w:rsidRPr="00000000">
        <w:rPr>
          <w:rtl w:val="0"/>
        </w:rPr>
        <w:t xml:space="preserve"> growth. </w:t>
      </w:r>
      <w:commentRangeStart w:id="46"/>
      <w:r w:rsidDel="00000000" w:rsidR="00000000" w:rsidRPr="00000000">
        <w:rPr>
          <w:rtl w:val="0"/>
        </w:rPr>
        <w:t xml:space="preserve">[Country]</w:t>
      </w:r>
      <w:commentRangeEnd w:id="46"/>
      <w:r w:rsidDel="00000000" w:rsidR="00000000" w:rsidRPr="00000000">
        <w:commentReference w:id="46"/>
      </w:r>
      <w:r w:rsidDel="00000000" w:rsidR="00000000" w:rsidRPr="00000000">
        <w:rPr>
          <w:rtl w:val="0"/>
        </w:rPr>
        <w:t xml:space="preserve">’s average annual GDP growth rate ([</w:t>
      </w:r>
      <w:commentRangeStart w:id="47"/>
      <w:r w:rsidDel="00000000" w:rsidR="00000000" w:rsidRPr="00000000">
        <w:rPr>
          <w:rtl w:val="0"/>
        </w:rPr>
        <w:t xml:space="preserve">X]</w:t>
      </w:r>
      <w:commentRangeEnd w:id="47"/>
      <w:r w:rsidDel="00000000" w:rsidR="00000000" w:rsidRPr="00000000">
        <w:commentReference w:id="47"/>
      </w:r>
      <w:r w:rsidDel="00000000" w:rsidR="00000000" w:rsidRPr="00000000">
        <w:rPr>
          <w:rtl w:val="0"/>
        </w:rPr>
        <w:t xml:space="preserve">%) is in the </w:t>
      </w:r>
      <w:commentRangeStart w:id="48"/>
      <w:r w:rsidDel="00000000" w:rsidR="00000000" w:rsidRPr="00000000">
        <w:rPr>
          <w:rtl w:val="0"/>
        </w:rPr>
        <w:t xml:space="preserve">[comparison]</w:t>
      </w:r>
      <w:commentRangeEnd w:id="48"/>
      <w:r w:rsidDel="00000000" w:rsidR="00000000" w:rsidRPr="00000000">
        <w:commentReference w:id="48"/>
      </w:r>
      <w:r w:rsidDel="00000000" w:rsidR="00000000" w:rsidRPr="00000000">
        <w:rPr>
          <w:rtl w:val="0"/>
        </w:rPr>
        <w:t xml:space="preserve">, as it is greater than </w:t>
      </w:r>
      <w:commentRangeStart w:id="49"/>
      <w:r w:rsidDel="00000000" w:rsidR="00000000" w:rsidRPr="00000000">
        <w:rPr>
          <w:rtl w:val="0"/>
        </w:rPr>
        <w:t xml:space="preserve">[Country 1]</w:t>
      </w:r>
      <w:commentRangeEnd w:id="49"/>
      <w:r w:rsidDel="00000000" w:rsidR="00000000" w:rsidRPr="00000000">
        <w:commentReference w:id="49"/>
      </w:r>
      <w:r w:rsidDel="00000000" w:rsidR="00000000" w:rsidRPr="00000000">
        <w:rPr>
          <w:rtl w:val="0"/>
        </w:rPr>
        <w:t xml:space="preserve">’s rate (</w:t>
      </w:r>
      <w:commentRangeStart w:id="50"/>
      <w:r w:rsidDel="00000000" w:rsidR="00000000" w:rsidRPr="00000000">
        <w:rPr>
          <w:rtl w:val="0"/>
        </w:rPr>
        <w:t xml:space="preserve">[Y]</w:t>
      </w:r>
      <w:commentRangeEnd w:id="50"/>
      <w:r w:rsidDel="00000000" w:rsidR="00000000" w:rsidRPr="00000000">
        <w:commentReference w:id="50"/>
      </w:r>
      <w:r w:rsidDel="00000000" w:rsidR="00000000" w:rsidRPr="00000000">
        <w:rPr>
          <w:rtl w:val="0"/>
        </w:rPr>
        <w:t xml:space="preserve">%) but less than</w:t>
      </w:r>
      <w:commentRangeStart w:id="51"/>
      <w:r w:rsidDel="00000000" w:rsidR="00000000" w:rsidRPr="00000000">
        <w:rPr>
          <w:rtl w:val="0"/>
        </w:rPr>
        <w:t xml:space="preserve"> [Country 2]</w:t>
      </w:r>
      <w:commentRangeEnd w:id="51"/>
      <w:r w:rsidDel="00000000" w:rsidR="00000000" w:rsidRPr="00000000">
        <w:commentReference w:id="51"/>
      </w:r>
      <w:r w:rsidDel="00000000" w:rsidR="00000000" w:rsidRPr="00000000">
        <w:rPr>
          <w:rtl w:val="0"/>
        </w:rPr>
        <w:t xml:space="preserve">’s rate (</w:t>
      </w:r>
      <w:commentRangeStart w:id="52"/>
      <w:r w:rsidDel="00000000" w:rsidR="00000000" w:rsidRPr="00000000">
        <w:rPr>
          <w:rtl w:val="0"/>
        </w:rPr>
        <w:t xml:space="preserve">[Z]</w:t>
      </w:r>
      <w:commentRangeEnd w:id="52"/>
      <w:r w:rsidDel="00000000" w:rsidR="00000000" w:rsidRPr="00000000">
        <w:commentReference w:id="52"/>
      </w:r>
      <w:r w:rsidDel="00000000" w:rsidR="00000000" w:rsidRPr="00000000">
        <w:rPr>
          <w:rtl w:val="0"/>
        </w:rPr>
        <w:t xml:space="preserve">%).</w:t>
      </w:r>
    </w:p>
    <w:p w:rsidR="00000000" w:rsidDel="00000000" w:rsidP="00000000" w:rsidRDefault="00000000" w:rsidRPr="00000000" w14:paraId="0000001E">
      <w:pPr>
        <w:pageBreakBefore w:val="0"/>
        <w:jc w:val="both"/>
        <w:rPr/>
      </w:pPr>
      <w:r w:rsidDel="00000000" w:rsidR="00000000" w:rsidRPr="00000000">
        <w:rPr>
          <w:rtl w:val="0"/>
        </w:rPr>
      </w:r>
    </w:p>
    <w:p w:rsidR="00000000" w:rsidDel="00000000" w:rsidP="00000000" w:rsidRDefault="00000000" w:rsidRPr="00000000" w14:paraId="0000001F">
      <w:pPr>
        <w:pageBreakBefore w:val="0"/>
        <w:jc w:val="both"/>
        <w:rPr/>
      </w:pPr>
      <w:r w:rsidDel="00000000" w:rsidR="00000000" w:rsidRPr="00000000">
        <w:rPr>
          <w:rtl w:val="0"/>
        </w:rPr>
        <w:t xml:space="preserve">Figure 1b shows the GDP levels for </w:t>
      </w:r>
      <w:commentRangeStart w:id="53"/>
      <w:r w:rsidDel="00000000" w:rsidR="00000000" w:rsidRPr="00000000">
        <w:rPr>
          <w:rtl w:val="0"/>
        </w:rPr>
        <w:t xml:space="preserve">[Country]</w:t>
      </w:r>
      <w:commentRangeEnd w:id="53"/>
      <w:r w:rsidDel="00000000" w:rsidR="00000000" w:rsidRPr="00000000">
        <w:commentReference w:id="53"/>
      </w:r>
      <w:r w:rsidDel="00000000" w:rsidR="00000000" w:rsidRPr="00000000">
        <w:rPr>
          <w:rtl w:val="0"/>
        </w:rPr>
        <w:t xml:space="preserve"> and its peer countries (</w:t>
      </w:r>
      <w:commentRangeStart w:id="54"/>
      <w:r w:rsidDel="00000000" w:rsidR="00000000" w:rsidRPr="00000000">
        <w:rPr>
          <w:rtl w:val="0"/>
        </w:rPr>
        <w:t xml:space="preserve">[Country 1]</w:t>
      </w:r>
      <w:commentRangeEnd w:id="54"/>
      <w:r w:rsidDel="00000000" w:rsidR="00000000" w:rsidRPr="00000000">
        <w:commentReference w:id="54"/>
      </w:r>
      <w:r w:rsidDel="00000000" w:rsidR="00000000" w:rsidRPr="00000000">
        <w:rPr>
          <w:rtl w:val="0"/>
        </w:rPr>
        <w:t xml:space="preserve">, </w:t>
      </w:r>
      <w:commentRangeStart w:id="55"/>
      <w:r w:rsidDel="00000000" w:rsidR="00000000" w:rsidRPr="00000000">
        <w:rPr>
          <w:rtl w:val="0"/>
        </w:rPr>
        <w:t xml:space="preserve">[Country 2]</w:t>
      </w:r>
      <w:commentRangeEnd w:id="55"/>
      <w:r w:rsidDel="00000000" w:rsidR="00000000" w:rsidRPr="00000000">
        <w:commentReference w:id="55"/>
      </w:r>
      <w:r w:rsidDel="00000000" w:rsidR="00000000" w:rsidRPr="00000000">
        <w:rPr>
          <w:rtl w:val="0"/>
        </w:rPr>
        <w:t xml:space="preserve">, and </w:t>
      </w:r>
      <w:commentRangeStart w:id="56"/>
      <w:r w:rsidDel="00000000" w:rsidR="00000000" w:rsidRPr="00000000">
        <w:rPr>
          <w:rtl w:val="0"/>
        </w:rPr>
        <w:t xml:space="preserve">[Country 3]</w:t>
      </w:r>
      <w:commentRangeEnd w:id="56"/>
      <w:r w:rsidDel="00000000" w:rsidR="00000000" w:rsidRPr="00000000">
        <w:commentReference w:id="56"/>
      </w:r>
      <w:r w:rsidDel="00000000" w:rsidR="00000000" w:rsidRPr="00000000">
        <w:rPr>
          <w:rtl w:val="0"/>
        </w:rPr>
        <w:t xml:space="preserve">) from 2019 to 2021. Similar to the other countries, </w:t>
      </w:r>
      <w:commentRangeStart w:id="57"/>
      <w:r w:rsidDel="00000000" w:rsidR="00000000" w:rsidRPr="00000000">
        <w:rPr>
          <w:rtl w:val="0"/>
        </w:rPr>
        <w:t xml:space="preserve">[Country</w:t>
      </w:r>
      <w:commentRangeEnd w:id="57"/>
      <w:r w:rsidDel="00000000" w:rsidR="00000000" w:rsidRPr="00000000">
        <w:commentReference w:id="57"/>
      </w:r>
      <w:r w:rsidDel="00000000" w:rsidR="00000000" w:rsidRPr="00000000">
        <w:rPr>
          <w:rtl w:val="0"/>
        </w:rPr>
        <w:t xml:space="preserve">] displayed a drop in GDP from 2019 to 2020 because of the pandemic, with all GDPs rebounding in 2021. Over these three years, </w:t>
      </w:r>
      <w:commentRangeStart w:id="58"/>
      <w:r w:rsidDel="00000000" w:rsidR="00000000" w:rsidRPr="00000000">
        <w:rPr>
          <w:rtl w:val="0"/>
        </w:rPr>
        <w:t xml:space="preserve">[Country]</w:t>
      </w:r>
      <w:commentRangeEnd w:id="58"/>
      <w:r w:rsidDel="00000000" w:rsidR="00000000" w:rsidRPr="00000000">
        <w:commentReference w:id="58"/>
      </w:r>
      <w:r w:rsidDel="00000000" w:rsidR="00000000" w:rsidRPr="00000000">
        <w:rPr>
          <w:rtl w:val="0"/>
        </w:rPr>
        <w:t xml:space="preserve">’s average annual GDP growth rate (</w:t>
      </w:r>
      <w:commentRangeStart w:id="59"/>
      <w:r w:rsidDel="00000000" w:rsidR="00000000" w:rsidRPr="00000000">
        <w:rPr>
          <w:rtl w:val="0"/>
        </w:rPr>
        <w:t xml:space="preserve">[A]</w:t>
      </w:r>
      <w:commentRangeEnd w:id="59"/>
      <w:r w:rsidDel="00000000" w:rsidR="00000000" w:rsidRPr="00000000">
        <w:commentReference w:id="59"/>
      </w:r>
      <w:r w:rsidDel="00000000" w:rsidR="00000000" w:rsidRPr="00000000">
        <w:rPr>
          <w:rtl w:val="0"/>
        </w:rPr>
        <w:t xml:space="preserve">%) is in the </w:t>
      </w:r>
      <w:commentRangeStart w:id="60"/>
      <w:r w:rsidDel="00000000" w:rsidR="00000000" w:rsidRPr="00000000">
        <w:rPr>
          <w:rtl w:val="0"/>
        </w:rPr>
        <w:t xml:space="preserve">[comparison],</w:t>
      </w:r>
      <w:commentRangeEnd w:id="60"/>
      <w:r w:rsidDel="00000000" w:rsidR="00000000" w:rsidRPr="00000000">
        <w:commentReference w:id="60"/>
      </w:r>
      <w:r w:rsidDel="00000000" w:rsidR="00000000" w:rsidRPr="00000000">
        <w:rPr>
          <w:rtl w:val="0"/>
        </w:rPr>
        <w:t xml:space="preserve"> as it is greater than </w:t>
      </w:r>
      <w:commentRangeStart w:id="61"/>
      <w:r w:rsidDel="00000000" w:rsidR="00000000" w:rsidRPr="00000000">
        <w:rPr>
          <w:rtl w:val="0"/>
        </w:rPr>
        <w:t xml:space="preserve">[Country 1]</w:t>
      </w:r>
      <w:commentRangeEnd w:id="61"/>
      <w:r w:rsidDel="00000000" w:rsidR="00000000" w:rsidRPr="00000000">
        <w:commentReference w:id="61"/>
      </w:r>
      <w:r w:rsidDel="00000000" w:rsidR="00000000" w:rsidRPr="00000000">
        <w:rPr>
          <w:rtl w:val="0"/>
        </w:rPr>
        <w:t xml:space="preserve">’s rate (</w:t>
      </w:r>
      <w:commentRangeStart w:id="62"/>
      <w:r w:rsidDel="00000000" w:rsidR="00000000" w:rsidRPr="00000000">
        <w:rPr>
          <w:rtl w:val="0"/>
        </w:rPr>
        <w:t xml:space="preserve">[B]</w:t>
      </w:r>
      <w:commentRangeEnd w:id="62"/>
      <w:r w:rsidDel="00000000" w:rsidR="00000000" w:rsidRPr="00000000">
        <w:commentReference w:id="62"/>
      </w:r>
      <w:r w:rsidDel="00000000" w:rsidR="00000000" w:rsidRPr="00000000">
        <w:rPr>
          <w:rtl w:val="0"/>
        </w:rPr>
        <w:t xml:space="preserve">%) but less than </w:t>
      </w:r>
      <w:commentRangeStart w:id="63"/>
      <w:r w:rsidDel="00000000" w:rsidR="00000000" w:rsidRPr="00000000">
        <w:rPr>
          <w:rtl w:val="0"/>
        </w:rPr>
        <w:t xml:space="preserve">[Country 2]</w:t>
      </w:r>
      <w:commentRangeEnd w:id="63"/>
      <w:r w:rsidDel="00000000" w:rsidR="00000000" w:rsidRPr="00000000">
        <w:commentReference w:id="63"/>
      </w:r>
      <w:r w:rsidDel="00000000" w:rsidR="00000000" w:rsidRPr="00000000">
        <w:rPr>
          <w:rtl w:val="0"/>
        </w:rPr>
        <w:t xml:space="preserve">’s (</w:t>
      </w:r>
      <w:commentRangeStart w:id="64"/>
      <w:r w:rsidDel="00000000" w:rsidR="00000000" w:rsidRPr="00000000">
        <w:rPr>
          <w:rtl w:val="0"/>
        </w:rPr>
        <w:t xml:space="preserve">[C]</w:t>
      </w:r>
      <w:commentRangeEnd w:id="64"/>
      <w:r w:rsidDel="00000000" w:rsidR="00000000" w:rsidRPr="00000000">
        <w:commentReference w:id="64"/>
      </w:r>
      <w:r w:rsidDel="00000000" w:rsidR="00000000" w:rsidRPr="00000000">
        <w:rPr>
          <w:rtl w:val="0"/>
        </w:rPr>
        <w:t xml:space="preserve">%) and </w:t>
      </w:r>
      <w:commentRangeStart w:id="65"/>
      <w:r w:rsidDel="00000000" w:rsidR="00000000" w:rsidRPr="00000000">
        <w:rPr>
          <w:rtl w:val="0"/>
        </w:rPr>
        <w:t xml:space="preserve">[Country 3]</w:t>
      </w:r>
      <w:commentRangeEnd w:id="65"/>
      <w:r w:rsidDel="00000000" w:rsidR="00000000" w:rsidRPr="00000000">
        <w:commentReference w:id="65"/>
      </w:r>
      <w:r w:rsidDel="00000000" w:rsidR="00000000" w:rsidRPr="00000000">
        <w:rPr>
          <w:rtl w:val="0"/>
        </w:rPr>
        <w:t xml:space="preserve">’s rates (</w:t>
      </w:r>
      <w:commentRangeStart w:id="66"/>
      <w:r w:rsidDel="00000000" w:rsidR="00000000" w:rsidRPr="00000000">
        <w:rPr>
          <w:rtl w:val="0"/>
        </w:rPr>
        <w:t xml:space="preserve">[D]</w:t>
      </w:r>
      <w:commentRangeEnd w:id="66"/>
      <w:r w:rsidDel="00000000" w:rsidR="00000000" w:rsidRPr="00000000">
        <w:commentReference w:id="66"/>
      </w:r>
      <w:r w:rsidDel="00000000" w:rsidR="00000000" w:rsidRPr="00000000">
        <w:rPr>
          <w:rtl w:val="0"/>
        </w:rPr>
        <w:t xml:space="preserve">%). It is notable that the GDP levels in </w:t>
      </w:r>
      <w:commentRangeStart w:id="67"/>
      <w:r w:rsidDel="00000000" w:rsidR="00000000" w:rsidRPr="00000000">
        <w:rPr>
          <w:rtl w:val="0"/>
        </w:rPr>
        <w:t xml:space="preserve">[Country]</w:t>
      </w:r>
      <w:commentRangeEnd w:id="67"/>
      <w:r w:rsidDel="00000000" w:rsidR="00000000" w:rsidRPr="00000000">
        <w:commentReference w:id="67"/>
      </w:r>
      <w:r w:rsidDel="00000000" w:rsidR="00000000" w:rsidRPr="00000000">
        <w:rPr>
          <w:rtl w:val="0"/>
        </w:rPr>
        <w:t xml:space="preserve"> and </w:t>
      </w:r>
      <w:commentRangeStart w:id="68"/>
      <w:r w:rsidDel="00000000" w:rsidR="00000000" w:rsidRPr="00000000">
        <w:rPr>
          <w:rtl w:val="0"/>
        </w:rPr>
        <w:t xml:space="preserve">[Country 1]</w:t>
      </w:r>
      <w:commentRangeEnd w:id="68"/>
      <w:r w:rsidDel="00000000" w:rsidR="00000000" w:rsidRPr="00000000">
        <w:commentReference w:id="68"/>
      </w:r>
      <w:r w:rsidDel="00000000" w:rsidR="00000000" w:rsidRPr="00000000">
        <w:rPr>
          <w:rtl w:val="0"/>
        </w:rPr>
        <w:t xml:space="preserve"> almost evened out after 2018.</w:t>
      </w:r>
    </w:p>
    <w:p w:rsidR="00000000" w:rsidDel="00000000" w:rsidP="00000000" w:rsidRDefault="00000000" w:rsidRPr="00000000" w14:paraId="00000020">
      <w:pPr>
        <w:pageBreakBefore w:val="0"/>
        <w:jc w:val="both"/>
        <w:rPr/>
      </w:pPr>
      <w:r w:rsidDel="00000000" w:rsidR="00000000" w:rsidRPr="00000000">
        <w:rPr>
          <w:rtl w:val="0"/>
        </w:rPr>
      </w:r>
    </w:p>
    <w:p w:rsidR="00000000" w:rsidDel="00000000" w:rsidP="00000000" w:rsidRDefault="00000000" w:rsidRPr="00000000" w14:paraId="00000021">
      <w:pPr>
        <w:pageBreakBefore w:val="0"/>
        <w:rPr>
          <w:i w:val="1"/>
          <w:iCs w:val="1"/>
          <w:color w:val="444499"/>
          <w:sz w:val="20"/>
          <w:szCs w:val="20"/>
        </w:rPr>
      </w:pPr>
      <w:r w:rsidDel="00000000" w:rsidR="00000000" w:rsidRPr="00000000">
        <w:rPr/>
        <w:drawing>
          <wp:inline distB="114300" distT="114300" distL="114300" distR="114300">
            <wp:extent cx="2743200" cy="1828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743200" cy="1828800"/>
                    </a:xfrm>
                    <a:prstGeom prst="rect"/>
                    <a:ln/>
                  </pic:spPr>
                </pic:pic>
              </a:graphicData>
            </a:graphic>
          </wp:inline>
        </w:drawing>
      </w:r>
      <w:r w:rsidDel="00000000" w:rsidR="00000000" w:rsidRPr="00000000">
        <w:rPr/>
        <w:drawing>
          <wp:inline distB="114300" distT="114300" distL="114300" distR="114300">
            <wp:extent cx="2743200" cy="1828800"/>
            <wp:effectExtent b="0" l="0" r="0" t="0"/>
            <wp:docPr id="22"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ageBreakBefore w:val="0"/>
        <w:jc w:val="center"/>
        <w:rPr>
          <w:sz w:val="22"/>
          <w:szCs w:val="22"/>
        </w:rPr>
      </w:pPr>
      <w:r w:rsidDel="00000000" w:rsidR="00000000" w:rsidRPr="00000000">
        <w:rPr>
          <w:sz w:val="22"/>
          <w:szCs w:val="22"/>
          <w:rtl w:val="0"/>
        </w:rPr>
        <w:t xml:space="preserve">Figures 1a and 1b. GDP Comparison Among Peer Countries (left: 2013-2018; right: 2019-2021)</w:t>
      </w:r>
    </w:p>
    <w:p w:rsidR="00000000" w:rsidDel="00000000" w:rsidP="00000000" w:rsidRDefault="00000000" w:rsidRPr="00000000" w14:paraId="00000023">
      <w:pPr>
        <w:pageBreakBefore w:val="0"/>
        <w:jc w:val="left"/>
        <w:rPr/>
      </w:pPr>
      <w:r w:rsidDel="00000000" w:rsidR="00000000" w:rsidRPr="00000000">
        <w:rPr>
          <w:rtl w:val="0"/>
        </w:rPr>
      </w:r>
    </w:p>
    <w:p w:rsidR="00000000" w:rsidDel="00000000" w:rsidP="00000000" w:rsidRDefault="00000000" w:rsidRPr="00000000" w14:paraId="00000024">
      <w:pPr>
        <w:pageBreakBefore w:val="0"/>
        <w:jc w:val="left"/>
        <w:rPr/>
      </w:pPr>
      <w:r w:rsidDel="00000000" w:rsidR="00000000" w:rsidRPr="00000000">
        <w:rPr>
          <w:rtl w:val="0"/>
        </w:rPr>
      </w:r>
    </w:p>
    <w:p w:rsidR="00000000" w:rsidDel="00000000" w:rsidP="00000000" w:rsidRDefault="00000000" w:rsidRPr="00000000" w14:paraId="00000025">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6">
      <w:pPr>
        <w:pageBreakBefore w:val="0"/>
        <w:jc w:val="both"/>
        <w:rPr/>
      </w:pPr>
      <w:r w:rsidDel="00000000" w:rsidR="00000000" w:rsidRPr="00000000">
        <w:rPr>
          <w:rtl w:val="0"/>
        </w:rPr>
        <w:t xml:space="preserve">The Economic Complexity Index (ECI), as defined by Ricardo Hausmann and Cesar Hidalgo in 2009 to explain the knowledge accumulated in a country's population, is illustrated in Figures 2a and 2b.</w:t>
      </w:r>
    </w:p>
    <w:p w:rsidR="00000000" w:rsidDel="00000000" w:rsidP="00000000" w:rsidRDefault="00000000" w:rsidRPr="00000000" w14:paraId="00000027">
      <w:pPr>
        <w:pageBreakBefore w:val="0"/>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As shown, </w:t>
      </w:r>
      <w:commentRangeStart w:id="69"/>
      <w:r w:rsidDel="00000000" w:rsidR="00000000" w:rsidRPr="00000000">
        <w:rPr>
          <w:rtl w:val="0"/>
        </w:rPr>
        <w:t xml:space="preserve">[Country]</w:t>
      </w:r>
      <w:commentRangeEnd w:id="69"/>
      <w:r w:rsidDel="00000000" w:rsidR="00000000" w:rsidRPr="00000000">
        <w:commentReference w:id="69"/>
      </w:r>
      <w:r w:rsidDel="00000000" w:rsidR="00000000" w:rsidRPr="00000000">
        <w:rPr>
          <w:rtl w:val="0"/>
        </w:rPr>
        <w:t xml:space="preserve"> exhibits a</w:t>
      </w:r>
      <w:commentRangeStart w:id="70"/>
      <w:r w:rsidDel="00000000" w:rsidR="00000000" w:rsidRPr="00000000">
        <w:rPr>
          <w:rtl w:val="0"/>
        </w:rPr>
        <w:t xml:space="preserve"> [small/large]</w:t>
      </w:r>
      <w:commentRangeEnd w:id="70"/>
      <w:r w:rsidDel="00000000" w:rsidR="00000000" w:rsidRPr="00000000">
        <w:commentReference w:id="70"/>
      </w:r>
      <w:r w:rsidDel="00000000" w:rsidR="00000000" w:rsidRPr="00000000">
        <w:rPr>
          <w:rtl w:val="0"/>
        </w:rPr>
        <w:t xml:space="preserve"> increase in production capability from 2013 to 2018. </w:t>
      </w:r>
      <w:commentRangeStart w:id="71"/>
      <w:r w:rsidDel="00000000" w:rsidR="00000000" w:rsidRPr="00000000">
        <w:rPr>
          <w:rtl w:val="0"/>
        </w:rPr>
        <w:t xml:space="preserve">[Country]</w:t>
      </w:r>
      <w:commentRangeEnd w:id="71"/>
      <w:r w:rsidDel="00000000" w:rsidR="00000000" w:rsidRPr="00000000">
        <w:commentReference w:id="71"/>
      </w:r>
      <w:r w:rsidDel="00000000" w:rsidR="00000000" w:rsidRPr="00000000">
        <w:rPr>
          <w:rtl w:val="0"/>
        </w:rPr>
        <w:t xml:space="preserve"> is in a </w:t>
      </w:r>
      <w:commentRangeStart w:id="72"/>
      <w:r w:rsidDel="00000000" w:rsidR="00000000" w:rsidRPr="00000000">
        <w:rPr>
          <w:rtl w:val="0"/>
        </w:rPr>
        <w:t xml:space="preserve">[strong/moderate/weak]</w:t>
      </w:r>
      <w:commentRangeEnd w:id="72"/>
      <w:r w:rsidDel="00000000" w:rsidR="00000000" w:rsidRPr="00000000">
        <w:commentReference w:id="72"/>
      </w:r>
      <w:r w:rsidDel="00000000" w:rsidR="00000000" w:rsidRPr="00000000">
        <w:rPr>
          <w:rtl w:val="0"/>
        </w:rPr>
        <w:t xml:space="preserve"> position in ECI terms, as its ECI change of </w:t>
      </w:r>
      <w:commentRangeStart w:id="73"/>
      <w:r w:rsidDel="00000000" w:rsidR="00000000" w:rsidRPr="00000000">
        <w:rPr>
          <w:rtl w:val="0"/>
        </w:rPr>
        <w:t xml:space="preserve">[x]</w:t>
      </w:r>
      <w:commentRangeEnd w:id="73"/>
      <w:r w:rsidDel="00000000" w:rsidR="00000000" w:rsidRPr="00000000">
        <w:commentReference w:id="73"/>
      </w:r>
      <w:r w:rsidDel="00000000" w:rsidR="00000000" w:rsidRPr="00000000">
        <w:rPr>
          <w:rtl w:val="0"/>
        </w:rPr>
        <w:t xml:space="preserve">% is greater than both</w:t>
      </w:r>
      <w:commentRangeStart w:id="74"/>
      <w:r w:rsidDel="00000000" w:rsidR="00000000" w:rsidRPr="00000000">
        <w:rPr>
          <w:rtl w:val="0"/>
        </w:rPr>
        <w:t xml:space="preserve"> [Peer Country 1]</w:t>
      </w:r>
      <w:commentRangeEnd w:id="74"/>
      <w:r w:rsidDel="00000000" w:rsidR="00000000" w:rsidRPr="00000000">
        <w:commentReference w:id="74"/>
      </w:r>
      <w:r w:rsidDel="00000000" w:rsidR="00000000" w:rsidRPr="00000000">
        <w:rPr>
          <w:rtl w:val="0"/>
        </w:rPr>
        <w:t xml:space="preserve"> (</w:t>
      </w:r>
      <w:commentRangeStart w:id="75"/>
      <w:r w:rsidDel="00000000" w:rsidR="00000000" w:rsidRPr="00000000">
        <w:rPr>
          <w:rtl w:val="0"/>
        </w:rPr>
        <w:t xml:space="preserve">[y]</w:t>
      </w:r>
      <w:commentRangeEnd w:id="75"/>
      <w:r w:rsidDel="00000000" w:rsidR="00000000" w:rsidRPr="00000000">
        <w:commentReference w:id="75"/>
      </w:r>
      <w:r w:rsidDel="00000000" w:rsidR="00000000" w:rsidRPr="00000000">
        <w:rPr>
          <w:rtl w:val="0"/>
        </w:rPr>
        <w:t xml:space="preserve">%) and</w:t>
      </w:r>
      <w:commentRangeStart w:id="76"/>
      <w:r w:rsidDel="00000000" w:rsidR="00000000" w:rsidRPr="00000000">
        <w:rPr>
          <w:rtl w:val="0"/>
        </w:rPr>
        <w:t xml:space="preserve"> [Peer Country 2]</w:t>
      </w:r>
      <w:commentRangeEnd w:id="76"/>
      <w:r w:rsidDel="00000000" w:rsidR="00000000" w:rsidRPr="00000000">
        <w:commentReference w:id="76"/>
      </w:r>
      <w:r w:rsidDel="00000000" w:rsidR="00000000" w:rsidRPr="00000000">
        <w:rPr>
          <w:rtl w:val="0"/>
        </w:rPr>
        <w:t xml:space="preserve"> (</w:t>
      </w:r>
      <w:commentRangeStart w:id="77"/>
      <w:r w:rsidDel="00000000" w:rsidR="00000000" w:rsidRPr="00000000">
        <w:rPr>
          <w:rtl w:val="0"/>
        </w:rPr>
        <w:t xml:space="preserve">[z]</w:t>
      </w:r>
      <w:commentRangeEnd w:id="77"/>
      <w:r w:rsidDel="00000000" w:rsidR="00000000" w:rsidRPr="00000000">
        <w:commentReference w:id="77"/>
      </w:r>
      <w:r w:rsidDel="00000000" w:rsidR="00000000" w:rsidRPr="00000000">
        <w:rPr>
          <w:rtl w:val="0"/>
        </w:rPr>
        <w:t xml:space="preserve">%).</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both"/>
        <w:rPr/>
      </w:pPr>
      <w:r w:rsidDel="00000000" w:rsidR="00000000" w:rsidRPr="00000000">
        <w:rPr>
          <w:rtl w:val="0"/>
        </w:rPr>
        <w:t xml:space="preserve">The comparable countries </w:t>
      </w:r>
      <w:commentRangeStart w:id="78"/>
      <w:r w:rsidDel="00000000" w:rsidR="00000000" w:rsidRPr="00000000">
        <w:rPr>
          <w:rtl w:val="0"/>
        </w:rPr>
        <w:t xml:space="preserve">maintain a small change in ECI level between 2019 and 2020, with a sharp change between 2020 and 2021.</w:t>
      </w:r>
      <w:commentRangeEnd w:id="78"/>
      <w:r w:rsidDel="00000000" w:rsidR="00000000" w:rsidRPr="00000000">
        <w:commentReference w:id="78"/>
      </w:r>
      <w:commentRangeStart w:id="79"/>
      <w:r w:rsidDel="00000000" w:rsidR="00000000" w:rsidRPr="00000000">
        <w:rPr>
          <w:rtl w:val="0"/>
        </w:rPr>
        <w:t xml:space="preserve"> [Country]</w:t>
      </w:r>
      <w:commentRangeEnd w:id="79"/>
      <w:r w:rsidDel="00000000" w:rsidR="00000000" w:rsidRPr="00000000">
        <w:commentReference w:id="79"/>
      </w:r>
      <w:r w:rsidDel="00000000" w:rsidR="00000000" w:rsidRPr="00000000">
        <w:rPr>
          <w:rtl w:val="0"/>
        </w:rPr>
        <w:t xml:space="preserve"> exhibits a large increase in production capability in 2021 to levels not seen prior, with </w:t>
      </w:r>
      <w:commentRangeStart w:id="80"/>
      <w:r w:rsidDel="00000000" w:rsidR="00000000" w:rsidRPr="00000000">
        <w:rPr>
          <w:rtl w:val="0"/>
        </w:rPr>
        <w:t xml:space="preserve">[reasons for change, e.g., extensive microeconomic stimulus packages]</w:t>
      </w:r>
      <w:commentRangeEnd w:id="80"/>
      <w:r w:rsidDel="00000000" w:rsidR="00000000" w:rsidRPr="00000000">
        <w:commentReference w:id="80"/>
      </w:r>
      <w:r w:rsidDel="00000000" w:rsidR="00000000" w:rsidRPr="00000000">
        <w:rPr>
          <w:rtl w:val="0"/>
        </w:rPr>
        <w:t xml:space="preserve"> being one of the reasons. </w:t>
      </w:r>
      <w:commentRangeStart w:id="81"/>
      <w:r w:rsidDel="00000000" w:rsidR="00000000" w:rsidRPr="00000000">
        <w:rPr>
          <w:rtl w:val="0"/>
        </w:rPr>
        <w:t xml:space="preserve">[Country]</w:t>
      </w:r>
      <w:commentRangeEnd w:id="81"/>
      <w:r w:rsidDel="00000000" w:rsidR="00000000" w:rsidRPr="00000000">
        <w:commentReference w:id="81"/>
      </w:r>
      <w:r w:rsidDel="00000000" w:rsidR="00000000" w:rsidRPr="00000000">
        <w:rPr>
          <w:rtl w:val="0"/>
        </w:rPr>
        <w:t xml:space="preserve"> has seen a </w:t>
      </w:r>
      <w:commentRangeStart w:id="82"/>
      <w:r w:rsidDel="00000000" w:rsidR="00000000" w:rsidRPr="00000000">
        <w:rPr>
          <w:rtl w:val="0"/>
        </w:rPr>
        <w:t xml:space="preserve">[p]</w:t>
      </w:r>
      <w:commentRangeEnd w:id="82"/>
      <w:r w:rsidDel="00000000" w:rsidR="00000000" w:rsidRPr="00000000">
        <w:commentReference w:id="82"/>
      </w:r>
      <w:r w:rsidDel="00000000" w:rsidR="00000000" w:rsidRPr="00000000">
        <w:rPr>
          <w:rtl w:val="0"/>
        </w:rPr>
        <w:t xml:space="preserve">% increase in its ECI, which is greater than </w:t>
      </w:r>
      <w:commentRangeStart w:id="83"/>
      <w:r w:rsidDel="00000000" w:rsidR="00000000" w:rsidRPr="00000000">
        <w:rPr>
          <w:rtl w:val="0"/>
        </w:rPr>
        <w:t xml:space="preserve">[Peer Country 1]</w:t>
      </w:r>
      <w:commentRangeEnd w:id="83"/>
      <w:r w:rsidDel="00000000" w:rsidR="00000000" w:rsidRPr="00000000">
        <w:commentReference w:id="83"/>
      </w:r>
      <w:r w:rsidDel="00000000" w:rsidR="00000000" w:rsidRPr="00000000">
        <w:rPr>
          <w:rtl w:val="0"/>
        </w:rPr>
        <w:t xml:space="preserve">'s (</w:t>
      </w:r>
      <w:commentRangeStart w:id="84"/>
      <w:r w:rsidDel="00000000" w:rsidR="00000000" w:rsidRPr="00000000">
        <w:rPr>
          <w:rtl w:val="0"/>
        </w:rPr>
        <w:t xml:space="preserve">[q]</w:t>
      </w:r>
      <w:commentRangeEnd w:id="84"/>
      <w:r w:rsidDel="00000000" w:rsidR="00000000" w:rsidRPr="00000000">
        <w:commentReference w:id="84"/>
      </w:r>
      <w:r w:rsidDel="00000000" w:rsidR="00000000" w:rsidRPr="00000000">
        <w:rPr>
          <w:rtl w:val="0"/>
        </w:rPr>
        <w:t xml:space="preserve">%), </w:t>
      </w:r>
      <w:commentRangeStart w:id="85"/>
      <w:r w:rsidDel="00000000" w:rsidR="00000000" w:rsidRPr="00000000">
        <w:rPr>
          <w:rtl w:val="0"/>
        </w:rPr>
        <w:t xml:space="preserve">[Peer Country 2]</w:t>
      </w:r>
      <w:commentRangeEnd w:id="85"/>
      <w:r w:rsidDel="00000000" w:rsidR="00000000" w:rsidRPr="00000000">
        <w:commentReference w:id="85"/>
      </w:r>
      <w:r w:rsidDel="00000000" w:rsidR="00000000" w:rsidRPr="00000000">
        <w:rPr>
          <w:rtl w:val="0"/>
        </w:rPr>
        <w:t xml:space="preserve">'s (</w:t>
      </w:r>
      <w:commentRangeStart w:id="86"/>
      <w:r w:rsidDel="00000000" w:rsidR="00000000" w:rsidRPr="00000000">
        <w:rPr>
          <w:rtl w:val="0"/>
        </w:rPr>
        <w:t xml:space="preserve">[r]</w:t>
      </w:r>
      <w:commentRangeEnd w:id="86"/>
      <w:r w:rsidDel="00000000" w:rsidR="00000000" w:rsidRPr="00000000">
        <w:commentReference w:id="86"/>
      </w:r>
      <w:r w:rsidDel="00000000" w:rsidR="00000000" w:rsidRPr="00000000">
        <w:rPr>
          <w:rtl w:val="0"/>
        </w:rPr>
        <w:t xml:space="preserve">%), and </w:t>
      </w:r>
      <w:commentRangeStart w:id="87"/>
      <w:r w:rsidDel="00000000" w:rsidR="00000000" w:rsidRPr="00000000">
        <w:rPr>
          <w:rtl w:val="0"/>
        </w:rPr>
        <w:t xml:space="preserve">[Peer Country 3]</w:t>
      </w:r>
      <w:commentRangeEnd w:id="87"/>
      <w:r w:rsidDel="00000000" w:rsidR="00000000" w:rsidRPr="00000000">
        <w:commentReference w:id="87"/>
      </w:r>
      <w:r w:rsidDel="00000000" w:rsidR="00000000" w:rsidRPr="00000000">
        <w:rPr>
          <w:rtl w:val="0"/>
        </w:rPr>
        <w:t xml:space="preserve">'s (</w:t>
      </w:r>
      <w:commentRangeStart w:id="88"/>
      <w:r w:rsidDel="00000000" w:rsidR="00000000" w:rsidRPr="00000000">
        <w:rPr>
          <w:rtl w:val="0"/>
        </w:rPr>
        <w:t xml:space="preserve">[s]</w:t>
      </w:r>
      <w:commentRangeEnd w:id="88"/>
      <w:r w:rsidDel="00000000" w:rsidR="00000000" w:rsidRPr="00000000">
        <w:commentReference w:id="88"/>
      </w:r>
      <w:r w:rsidDel="00000000" w:rsidR="00000000" w:rsidRPr="00000000">
        <w:rPr>
          <w:rtl w:val="0"/>
        </w:rPr>
        <w:t xml:space="preserve">%).</w:t>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left"/>
        <w:rPr/>
      </w:pPr>
      <w:r w:rsidDel="00000000" w:rsidR="00000000" w:rsidRPr="00000000">
        <w:rPr/>
        <w:drawing>
          <wp:inline distB="114300" distT="114300" distL="114300" distR="114300">
            <wp:extent cx="2743200" cy="1828800"/>
            <wp:effectExtent b="0" l="0" r="0" t="0"/>
            <wp:docPr id="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743200" cy="182880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2743200" cy="1828800"/>
            <wp:effectExtent b="0" l="0" r="0" t="0"/>
            <wp:docPr id="11"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2743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jc w:val="center"/>
        <w:rPr/>
      </w:pPr>
      <w:r w:rsidDel="00000000" w:rsidR="00000000" w:rsidRPr="00000000">
        <w:rPr>
          <w:rtl w:val="0"/>
        </w:rPr>
        <w:t xml:space="preserve">   </w:t>
      </w:r>
      <w:r w:rsidDel="00000000" w:rsidR="00000000" w:rsidRPr="00000000">
        <w:rPr>
          <w:sz w:val="22"/>
          <w:szCs w:val="22"/>
          <w:rtl w:val="0"/>
        </w:rPr>
        <w:t xml:space="preserve">    Figures 2a and 2b. ECI Comparison Among Peer Countries (left: 2013-2018; right: 2019-2021) </w:t>
      </w:r>
      <w:r w:rsidDel="00000000" w:rsidR="00000000" w:rsidRPr="00000000">
        <w:rPr>
          <w:rtl w:val="0"/>
        </w:rPr>
        <w:t xml:space="preserve">                        </w:t>
      </w:r>
    </w:p>
    <w:p w:rsidR="00000000" w:rsidDel="00000000" w:rsidP="00000000" w:rsidRDefault="00000000" w:rsidRPr="00000000" w14:paraId="0000002E">
      <w:pPr>
        <w:pageBreakBefore w:val="0"/>
        <w:jc w:val="left"/>
        <w:rPr/>
      </w:pPr>
      <w:r w:rsidDel="00000000" w:rsidR="00000000" w:rsidRPr="00000000">
        <w:rPr>
          <w:rtl w:val="0"/>
        </w:rPr>
      </w:r>
    </w:p>
    <w:p w:rsidR="00000000" w:rsidDel="00000000" w:rsidP="00000000" w:rsidRDefault="00000000" w:rsidRPr="00000000" w14:paraId="0000002F">
      <w:pPr>
        <w:pageBreakBefore w:val="0"/>
        <w:jc w:val="both"/>
        <w:rPr/>
      </w:pPr>
      <w:r w:rsidDel="00000000" w:rsidR="00000000" w:rsidRPr="00000000">
        <w:rPr>
          <w:rtl w:val="0"/>
        </w:rPr>
        <w:t xml:space="preserve">Figures 3a and 3b offer a further comparison of GDP Growth and ECI over the time span from 2013 to 2021 for </w:t>
      </w:r>
      <w:commentRangeStart w:id="89"/>
      <w:r w:rsidDel="00000000" w:rsidR="00000000" w:rsidRPr="00000000">
        <w:rPr>
          <w:rtl w:val="0"/>
        </w:rPr>
        <w:t xml:space="preserve">[Country]</w:t>
      </w:r>
      <w:commentRangeEnd w:id="89"/>
      <w:r w:rsidDel="00000000" w:rsidR="00000000" w:rsidRPr="00000000">
        <w:commentReference w:id="89"/>
      </w:r>
      <w:r w:rsidDel="00000000" w:rsidR="00000000" w:rsidRPr="00000000">
        <w:rPr>
          <w:rtl w:val="0"/>
        </w:rPr>
        <w:t xml:space="preserve">. </w:t>
      </w:r>
      <w:commentRangeStart w:id="90"/>
      <w:r w:rsidDel="00000000" w:rsidR="00000000" w:rsidRPr="00000000">
        <w:rPr>
          <w:rtl w:val="0"/>
        </w:rPr>
        <w:t xml:space="preserve">Similar to the GDP drop and further increase from 2013 to 2018, the GDP growth during the period from 2019 to 2021 is accompanied by a similarly volatile increase in ECI.</w:t>
      </w:r>
      <w:commentRangeEnd w:id="90"/>
      <w:r w:rsidDel="00000000" w:rsidR="00000000" w:rsidRPr="00000000">
        <w:commentReference w:id="90"/>
      </w:r>
      <w:r w:rsidDel="00000000" w:rsidR="00000000" w:rsidRPr="00000000">
        <w:rPr>
          <w:rtl w:val="0"/>
        </w:rPr>
        <w:t xml:space="preserve"> The results show that the economic growth experienced by </w:t>
      </w:r>
      <w:commentRangeStart w:id="91"/>
      <w:r w:rsidDel="00000000" w:rsidR="00000000" w:rsidRPr="00000000">
        <w:rPr>
          <w:rtl w:val="0"/>
        </w:rPr>
        <w:t xml:space="preserve">[Country]</w:t>
      </w:r>
      <w:commentRangeEnd w:id="91"/>
      <w:r w:rsidDel="00000000" w:rsidR="00000000" w:rsidRPr="00000000">
        <w:commentReference w:id="91"/>
      </w:r>
      <w:r w:rsidDel="00000000" w:rsidR="00000000" w:rsidRPr="00000000">
        <w:rPr>
          <w:rtl w:val="0"/>
        </w:rPr>
        <w:t xml:space="preserve"> during the period from 2013 to 2018 is [</w:t>
      </w:r>
      <w:commentRangeStart w:id="92"/>
      <w:r w:rsidDel="00000000" w:rsidR="00000000" w:rsidRPr="00000000">
        <w:rPr>
          <w:rtl w:val="0"/>
        </w:rPr>
        <w:t xml:space="preserve">only partially consistent</w:t>
      </w:r>
      <w:commentRangeEnd w:id="92"/>
      <w:r w:rsidDel="00000000" w:rsidR="00000000" w:rsidRPr="00000000">
        <w:commentReference w:id="92"/>
      </w:r>
      <w:r w:rsidDel="00000000" w:rsidR="00000000" w:rsidRPr="00000000">
        <w:rPr>
          <w:rtl w:val="0"/>
        </w:rPr>
        <w:t xml:space="preserve">] with the predictions by ECI and that </w:t>
      </w:r>
      <w:commentRangeStart w:id="93"/>
      <w:r w:rsidDel="00000000" w:rsidR="00000000" w:rsidRPr="00000000">
        <w:rPr>
          <w:rtl w:val="0"/>
        </w:rPr>
        <w:t xml:space="preserve">[Country]</w:t>
      </w:r>
      <w:commentRangeEnd w:id="93"/>
      <w:r w:rsidDel="00000000" w:rsidR="00000000" w:rsidRPr="00000000">
        <w:commentReference w:id="93"/>
      </w:r>
      <w:r w:rsidDel="00000000" w:rsidR="00000000" w:rsidRPr="00000000">
        <w:rPr>
          <w:rtl w:val="0"/>
        </w:rPr>
        <w:t xml:space="preserve"> made </w:t>
      </w:r>
      <w:commentRangeStart w:id="94"/>
      <w:r w:rsidDel="00000000" w:rsidR="00000000" w:rsidRPr="00000000">
        <w:rPr>
          <w:rtl w:val="0"/>
        </w:rPr>
        <w:t xml:space="preserve">[strong/moderate/weak]</w:t>
      </w:r>
      <w:commentRangeEnd w:id="94"/>
      <w:r w:rsidDel="00000000" w:rsidR="00000000" w:rsidRPr="00000000">
        <w:commentReference w:id="94"/>
      </w:r>
      <w:r w:rsidDel="00000000" w:rsidR="00000000" w:rsidRPr="00000000">
        <w:rPr>
          <w:rtl w:val="0"/>
        </w:rPr>
        <w:t xml:space="preserve"> progress towards effectively developing a competitive product space that helps to accumulate complicated knowledge and technology. </w:t>
      </w:r>
      <w:commentRangeStart w:id="95"/>
      <w:r w:rsidDel="00000000" w:rsidR="00000000" w:rsidRPr="00000000">
        <w:rPr>
          <w:rtl w:val="0"/>
        </w:rPr>
        <w:t xml:space="preserve">For the period 2019 to 2021, the ECI followed GDP trends, which can be interpreted as advancements in production.</w:t>
      </w:r>
      <w:commentRangeEnd w:id="95"/>
      <w:r w:rsidDel="00000000" w:rsidR="00000000" w:rsidRPr="00000000">
        <w:commentReference w:id="95"/>
      </w:r>
      <w:r w:rsidDel="00000000" w:rsidR="00000000" w:rsidRPr="00000000">
        <w:rPr>
          <w:rtl w:val="0"/>
        </w:rPr>
        <w:t xml:space="preserve"> In order to provide a more concrete answer to why this has happened, we will dive into an analysis of </w:t>
      </w:r>
      <w:commentRangeStart w:id="96"/>
      <w:r w:rsidDel="00000000" w:rsidR="00000000" w:rsidRPr="00000000">
        <w:rPr>
          <w:rtl w:val="0"/>
        </w:rPr>
        <w:t xml:space="preserve">[Country]</w:t>
      </w:r>
      <w:commentRangeEnd w:id="96"/>
      <w:r w:rsidDel="00000000" w:rsidR="00000000" w:rsidRPr="00000000">
        <w:commentReference w:id="96"/>
      </w:r>
      <w:r w:rsidDel="00000000" w:rsidR="00000000" w:rsidRPr="00000000">
        <w:rPr>
          <w:rtl w:val="0"/>
        </w:rPr>
        <w:t xml:space="preserve">’s production structure and its product space designs in the next few sections.</w:t>
      </w:r>
    </w:p>
    <w:p w:rsidR="00000000" w:rsidDel="00000000" w:rsidP="00000000" w:rsidRDefault="00000000" w:rsidRPr="00000000" w14:paraId="00000030">
      <w:pPr>
        <w:pageBreakBefore w:val="0"/>
        <w:jc w:val="both"/>
        <w:rPr/>
      </w:pPr>
      <w:r w:rsidDel="00000000" w:rsidR="00000000" w:rsidRPr="00000000">
        <w:rPr>
          <w:rtl w:val="0"/>
        </w:rPr>
      </w:r>
    </w:p>
    <w:p w:rsidR="00000000" w:rsidDel="00000000" w:rsidP="00000000" w:rsidRDefault="00000000" w:rsidRPr="00000000" w14:paraId="00000031">
      <w:pPr>
        <w:jc w:val="center"/>
        <w:rPr>
          <w:b w:val="0"/>
          <w:bCs w:val="0"/>
          <w:i w:val="1"/>
          <w:iCs w:val="1"/>
          <w:color w:val="444499"/>
          <w:sz w:val="20"/>
          <w:szCs w:val="20"/>
        </w:rPr>
      </w:pPr>
      <w:r w:rsidDel="00000000" w:rsidR="00000000" w:rsidRPr="00000000">
        <w:rPr/>
        <w:drawing>
          <wp:inline distB="114300" distT="114300" distL="114300" distR="114300">
            <wp:extent cx="2743200" cy="1645920"/>
            <wp:effectExtent b="0" l="0" r="0" t="0"/>
            <wp:docPr id="17"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2743200" cy="1645920"/>
                    </a:xfrm>
                    <a:prstGeom prst="rect"/>
                    <a:ln/>
                  </pic:spPr>
                </pic:pic>
              </a:graphicData>
            </a:graphic>
          </wp:inline>
        </w:drawing>
      </w:r>
      <w:r w:rsidDel="00000000" w:rsidR="00000000" w:rsidRPr="00000000">
        <w:rPr/>
        <w:drawing>
          <wp:inline distB="114300" distT="114300" distL="114300" distR="114300">
            <wp:extent cx="2743200" cy="1647118"/>
            <wp:effectExtent b="0" l="0" r="0" t="0"/>
            <wp:docPr id="15"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2743200" cy="1647118"/>
                    </a:xfrm>
                    <a:prstGeom prst="rect"/>
                    <a:ln/>
                  </pic:spPr>
                </pic:pic>
              </a:graphicData>
            </a:graphic>
          </wp:inline>
        </w:drawing>
      </w:r>
      <w:r w:rsidDel="00000000" w:rsidR="00000000" w:rsidRPr="00000000">
        <w:rPr>
          <w:sz w:val="22"/>
          <w:szCs w:val="22"/>
          <w:rtl w:val="0"/>
        </w:rPr>
        <w:t xml:space="preserve">Figures 3a and 3b. GDP Growth and ECI for</w:t>
      </w:r>
      <w:commentRangeStart w:id="97"/>
      <w:r w:rsidDel="00000000" w:rsidR="00000000" w:rsidRPr="00000000">
        <w:rPr>
          <w:sz w:val="22"/>
          <w:szCs w:val="22"/>
          <w:rtl w:val="0"/>
        </w:rPr>
        <w:t xml:space="preserve"> [Country]</w:t>
      </w:r>
      <w:commentRangeEnd w:id="97"/>
      <w:r w:rsidDel="00000000" w:rsidR="00000000" w:rsidRPr="00000000">
        <w:commentReference w:id="97"/>
      </w:r>
      <w:r w:rsidDel="00000000" w:rsidR="00000000" w:rsidRPr="00000000">
        <w:rPr>
          <w:sz w:val="22"/>
          <w:szCs w:val="22"/>
          <w:rtl w:val="0"/>
        </w:rPr>
        <w:t xml:space="preserve"> (left: 2013-2018; right: 2019-2021)</w:t>
      </w:r>
      <w:r w:rsidDel="00000000" w:rsidR="00000000" w:rsidRPr="00000000">
        <w:rPr>
          <w:rtl w:val="0"/>
        </w:rPr>
      </w:r>
    </w:p>
    <w:p w:rsidR="00000000" w:rsidDel="00000000" w:rsidP="00000000" w:rsidRDefault="00000000" w:rsidRPr="00000000" w14:paraId="00000032">
      <w:pPr>
        <w:pageBreakBefore w:val="0"/>
        <w:jc w:val="both"/>
        <w:rPr>
          <w:b w:val="1"/>
          <w:bCs w:val="1"/>
        </w:rPr>
      </w:pPr>
      <w:r w:rsidDel="00000000" w:rsidR="00000000" w:rsidRPr="00000000">
        <w:rPr>
          <w:rtl w:val="0"/>
        </w:rPr>
      </w:r>
    </w:p>
    <w:p w:rsidR="00000000" w:rsidDel="00000000" w:rsidP="00000000" w:rsidRDefault="00000000" w:rsidRPr="00000000" w14:paraId="00000033">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4">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5">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6">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7">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 digits representing a general category to which the product belongs. Based on the 99 categories extracted from the label, we further group the products into the 18 most widely-accepted industries, as summarized in Table 1.</w:t>
      </w:r>
    </w:p>
    <w:p w:rsidR="00000000" w:rsidDel="00000000" w:rsidP="00000000" w:rsidRDefault="00000000" w:rsidRPr="00000000" w14:paraId="00000038">
      <w:pPr>
        <w:pageBreakBefore w:val="0"/>
        <w:jc w:val="both"/>
        <w:rPr/>
      </w:pPr>
      <w:r w:rsidDel="00000000" w:rsidR="00000000" w:rsidRPr="00000000">
        <w:rPr>
          <w:rtl w:val="0"/>
        </w:rPr>
      </w:r>
    </w:p>
    <w:p w:rsidR="00000000" w:rsidDel="00000000" w:rsidP="00000000" w:rsidRDefault="00000000" w:rsidRPr="00000000" w14:paraId="00000039">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technological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3A">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3B">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3C">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3D">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3E">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3F">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0">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1">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2">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3">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4B">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7">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1">
      <w:pPr>
        <w:pageBreakBefore w:val="0"/>
        <w:jc w:val="center"/>
        <w:rPr>
          <w:sz w:val="22"/>
          <w:szCs w:val="22"/>
        </w:rPr>
      </w:pPr>
      <w:r w:rsidDel="00000000" w:rsidR="00000000" w:rsidRPr="00000000">
        <w:rPr>
          <w:sz w:val="22"/>
          <w:szCs w:val="22"/>
          <w:rtl w:val="0"/>
        </w:rPr>
        <w:t xml:space="preserve">Table 1. Categorization of Products</w:t>
      </w:r>
    </w:p>
    <w:p w:rsidR="00000000" w:rsidDel="00000000" w:rsidP="00000000" w:rsidRDefault="00000000" w:rsidRPr="00000000" w14:paraId="00000062">
      <w:pPr>
        <w:pageBreakBefore w:val="0"/>
        <w:jc w:val="both"/>
        <w:rPr/>
      </w:pPr>
      <w:r w:rsidDel="00000000" w:rsidR="00000000" w:rsidRPr="00000000">
        <w:rPr>
          <w:rtl w:val="0"/>
        </w:rPr>
      </w:r>
    </w:p>
    <w:p w:rsidR="00000000" w:rsidDel="00000000" w:rsidP="00000000" w:rsidRDefault="00000000" w:rsidRPr="00000000" w14:paraId="00000063">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Tables 2a and 2b show the OLS results in a universe of 107 and 21 typical countries respectively.</w:t>
      </w:r>
    </w:p>
    <w:p w:rsidR="00000000" w:rsidDel="00000000" w:rsidP="00000000" w:rsidRDefault="00000000" w:rsidRPr="00000000" w14:paraId="00000064">
      <w:pPr>
        <w:pageBreakBefore w:val="0"/>
        <w:jc w:val="both"/>
        <w:rPr/>
      </w:pPr>
      <w:r w:rsidDel="00000000" w:rsidR="00000000" w:rsidRPr="00000000">
        <w:rPr>
          <w:rtl w:val="0"/>
        </w:rPr>
      </w:r>
    </w:p>
    <w:p w:rsidR="00000000" w:rsidDel="00000000" w:rsidP="00000000" w:rsidRDefault="00000000" w:rsidRPr="00000000" w14:paraId="00000065">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6">
            <w:pPr>
              <w:pageBreakBefore w:val="0"/>
              <w:jc w:val="center"/>
              <w:rPr/>
            </w:pPr>
            <w:r w:rsidDel="00000000" w:rsidR="00000000" w:rsidRPr="00000000">
              <w:rPr>
                <w:rtl w:val="0"/>
              </w:rPr>
            </w:r>
          </w:p>
        </w:tc>
        <w:tc>
          <w:tcPr/>
          <w:p w:rsidR="00000000" w:rsidDel="00000000" w:rsidP="00000000" w:rsidRDefault="00000000" w:rsidRPr="00000000" w14:paraId="00000067">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8">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69">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6A">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6B">
            <w:pPr>
              <w:jc w:val="center"/>
              <w:rPr>
                <w:sz w:val="22"/>
                <w:szCs w:val="22"/>
              </w:rPr>
            </w:pPr>
            <w:r w:rsidDel="00000000" w:rsidR="00000000" w:rsidRPr="00000000">
              <w:rPr>
                <w:sz w:val="22"/>
                <w:szCs w:val="22"/>
                <w:rtl w:val="0"/>
              </w:rPr>
              <w:t xml:space="preserve">0.075</w:t>
            </w:r>
          </w:p>
        </w:tc>
        <w:tc>
          <w:tcPr>
            <w:vAlign w:val="bottom"/>
          </w:tcPr>
          <w:p w:rsidR="00000000" w:rsidDel="00000000" w:rsidP="00000000" w:rsidRDefault="00000000" w:rsidRPr="00000000" w14:paraId="0000006C">
            <w:pPr>
              <w:pageBreakBefore w:val="0"/>
              <w:jc w:val="center"/>
              <w:rPr>
                <w:sz w:val="22"/>
                <w:szCs w:val="22"/>
              </w:rPr>
            </w:pPr>
            <w:r w:rsidDel="00000000" w:rsidR="00000000" w:rsidRPr="00000000">
              <w:rPr>
                <w:sz w:val="22"/>
                <w:szCs w:val="22"/>
                <w:rtl w:val="0"/>
              </w:rPr>
              <w:t xml:space="preserve">0.006</w:t>
            </w:r>
          </w:p>
        </w:tc>
        <w:tc>
          <w:tcPr>
            <w:vAlign w:val="bottom"/>
          </w:tcPr>
          <w:p w:rsidR="00000000" w:rsidDel="00000000" w:rsidP="00000000" w:rsidRDefault="00000000" w:rsidRPr="00000000" w14:paraId="0000006D">
            <w:pPr>
              <w:pageBreakBefore w:val="0"/>
              <w:jc w:val="center"/>
              <w:rPr>
                <w:sz w:val="22"/>
                <w:szCs w:val="22"/>
              </w:rPr>
            </w:pPr>
            <w:r w:rsidDel="00000000" w:rsidR="00000000" w:rsidRPr="00000000">
              <w:rPr>
                <w:sz w:val="22"/>
                <w:szCs w:val="22"/>
                <w:rtl w:val="0"/>
              </w:rPr>
              <w:t xml:space="preserve">0.002</w:t>
            </w:r>
          </w:p>
        </w:tc>
      </w:tr>
      <w:tr>
        <w:trPr>
          <w:cantSplit w:val="0"/>
          <w:tblHeader w:val="0"/>
        </w:trPr>
        <w:tc>
          <w:tcPr/>
          <w:p w:rsidR="00000000" w:rsidDel="00000000" w:rsidP="00000000" w:rsidRDefault="00000000" w:rsidRPr="00000000" w14:paraId="0000006E">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6F">
            <w:pPr>
              <w:pageBreakBefore w:val="0"/>
              <w:jc w:val="center"/>
              <w:rPr>
                <w:sz w:val="22"/>
                <w:szCs w:val="22"/>
                <w:highlight w:val="white"/>
              </w:rPr>
            </w:pPr>
            <w:r w:rsidDel="00000000" w:rsidR="00000000" w:rsidRPr="00000000">
              <w:rPr>
                <w:sz w:val="22"/>
                <w:szCs w:val="22"/>
                <w:highlight w:val="white"/>
                <w:rtl w:val="0"/>
              </w:rPr>
              <w:t xml:space="preserve">9.556</w:t>
            </w:r>
          </w:p>
        </w:tc>
        <w:tc>
          <w:tcPr>
            <w:vAlign w:val="bottom"/>
          </w:tcPr>
          <w:p w:rsidR="00000000" w:rsidDel="00000000" w:rsidP="00000000" w:rsidRDefault="00000000" w:rsidRPr="00000000" w14:paraId="00000070">
            <w:pPr>
              <w:pageBreakBefore w:val="0"/>
              <w:jc w:val="center"/>
              <w:rPr>
                <w:sz w:val="22"/>
                <w:szCs w:val="22"/>
                <w:highlight w:val="white"/>
              </w:rPr>
            </w:pPr>
            <w:r w:rsidDel="00000000" w:rsidR="00000000" w:rsidRPr="00000000">
              <w:rPr>
                <w:sz w:val="22"/>
                <w:szCs w:val="22"/>
                <w:highlight w:val="white"/>
                <w:rtl w:val="0"/>
              </w:rPr>
              <w:t xml:space="preserve">1.638</w:t>
            </w:r>
          </w:p>
        </w:tc>
        <w:tc>
          <w:tcPr>
            <w:vAlign w:val="bottom"/>
          </w:tcPr>
          <w:p w:rsidR="00000000" w:rsidDel="00000000" w:rsidP="00000000" w:rsidRDefault="00000000" w:rsidRPr="00000000" w14:paraId="00000071">
            <w:pPr>
              <w:pageBreakBefore w:val="0"/>
              <w:jc w:val="center"/>
              <w:rPr>
                <w:sz w:val="22"/>
                <w:szCs w:val="22"/>
              </w:rPr>
            </w:pPr>
            <w:r w:rsidDel="00000000" w:rsidR="00000000" w:rsidRPr="00000000">
              <w:rPr>
                <w:sz w:val="22"/>
                <w:szCs w:val="22"/>
                <w:rtl w:val="0"/>
              </w:rPr>
              <w:t xml:space="preserve">1.175</w:t>
            </w:r>
          </w:p>
        </w:tc>
      </w:tr>
      <w:tr>
        <w:trPr>
          <w:cantSplit w:val="0"/>
          <w:tblHeader w:val="0"/>
        </w:trPr>
        <w:tc>
          <w:tcPr/>
          <w:p w:rsidR="00000000" w:rsidDel="00000000" w:rsidP="00000000" w:rsidRDefault="00000000" w:rsidRPr="00000000" w14:paraId="00000072">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3">
            <w:pPr>
              <w:pageBreakBefore w:val="0"/>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4">
            <w:pPr>
              <w:jc w:val="center"/>
              <w:rPr>
                <w:sz w:val="22"/>
                <w:szCs w:val="22"/>
              </w:rPr>
            </w:pPr>
            <w:r w:rsidDel="00000000" w:rsidR="00000000" w:rsidRPr="00000000">
              <w:rPr>
                <w:sz w:val="22"/>
                <w:szCs w:val="22"/>
                <w:rtl w:val="0"/>
              </w:rPr>
              <w:t xml:space="preserve">107</w:t>
            </w:r>
          </w:p>
        </w:tc>
        <w:tc>
          <w:tcPr>
            <w:vAlign w:val="bottom"/>
          </w:tcPr>
          <w:p w:rsidR="00000000" w:rsidDel="00000000" w:rsidP="00000000" w:rsidRDefault="00000000" w:rsidRPr="00000000" w14:paraId="00000075">
            <w:pPr>
              <w:jc w:val="center"/>
              <w:rPr>
                <w:sz w:val="22"/>
                <w:szCs w:val="22"/>
              </w:rPr>
            </w:pPr>
            <w:r w:rsidDel="00000000" w:rsidR="00000000" w:rsidRPr="00000000">
              <w:rPr>
                <w:sz w:val="22"/>
                <w:szCs w:val="22"/>
                <w:rtl w:val="0"/>
              </w:rPr>
              <w:t xml:space="preserve">107</w:t>
            </w:r>
          </w:p>
        </w:tc>
      </w:tr>
    </w:tbl>
    <w:p w:rsidR="00000000" w:rsidDel="00000000" w:rsidP="00000000" w:rsidRDefault="00000000" w:rsidRPr="00000000" w14:paraId="00000076">
      <w:pPr>
        <w:pageBreakBefore w:val="0"/>
        <w:jc w:val="center"/>
        <w:rPr>
          <w:sz w:val="22"/>
          <w:szCs w:val="22"/>
        </w:rPr>
      </w:pPr>
      <w:r w:rsidDel="00000000" w:rsidR="00000000" w:rsidRPr="00000000">
        <w:rPr>
          <w:sz w:val="22"/>
          <w:szCs w:val="22"/>
          <w:rtl w:val="0"/>
        </w:rPr>
        <w:t xml:space="preserve">Table 2a. OLS Regression Results of GDP against Percentage Volume of </w:t>
      </w:r>
      <w:r w:rsidDel="00000000" w:rsidR="00000000" w:rsidRPr="00000000">
        <w:rPr>
          <w:sz w:val="22"/>
          <w:szCs w:val="22"/>
          <w:rtl w:val="0"/>
        </w:rPr>
        <w:t xml:space="preserve">Exports </w:t>
      </w:r>
      <w:r w:rsidDel="00000000" w:rsidR="00000000" w:rsidRPr="00000000">
        <w:rPr>
          <w:rtl w:val="0"/>
        </w:rPr>
      </w:r>
    </w:p>
    <w:p w:rsidR="00000000" w:rsidDel="00000000" w:rsidP="00000000" w:rsidRDefault="00000000" w:rsidRPr="00000000" w14:paraId="00000077">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8">
            <w:pPr>
              <w:pageBreakBefore w:val="0"/>
              <w:jc w:val="center"/>
              <w:rPr/>
            </w:pPr>
            <w:r w:rsidDel="00000000" w:rsidR="00000000" w:rsidRPr="00000000">
              <w:rPr>
                <w:rtl w:val="0"/>
              </w:rPr>
            </w:r>
          </w:p>
        </w:tc>
        <w:tc>
          <w:tcPr/>
          <w:p w:rsidR="00000000" w:rsidDel="00000000" w:rsidP="00000000" w:rsidRDefault="00000000" w:rsidRPr="00000000" w14:paraId="00000079">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A">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B">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C">
            <w:pPr>
              <w:pageBreakBefore w:val="0"/>
              <w:jc w:val="center"/>
              <w:rPr>
                <w:b w:val="0"/>
                <w:bCs w:val="0"/>
                <w:sz w:val="20"/>
                <w:szCs w:val="20"/>
              </w:rPr>
            </w:pPr>
            <w:r w:rsidDel="00000000" w:rsidR="00000000" w:rsidRPr="00000000">
              <w:rPr>
                <w:b w:val="0"/>
                <w:bCs w:val="0"/>
                <w:sz w:val="20"/>
                <w:szCs w:val="20"/>
                <w:rtl w:val="0"/>
              </w:rPr>
              <w:t xml:space="preserve">Adj. R-squared</w:t>
            </w:r>
          </w:p>
        </w:tc>
        <w:tc>
          <w:tcPr>
            <w:vAlign w:val="bottom"/>
          </w:tcPr>
          <w:p w:rsidR="00000000" w:rsidDel="00000000" w:rsidP="00000000" w:rsidRDefault="00000000" w:rsidRPr="00000000" w14:paraId="0000007D">
            <w:pPr>
              <w:pageBreakBefore w:val="0"/>
              <w:jc w:val="center"/>
              <w:rPr>
                <w:sz w:val="22"/>
                <w:szCs w:val="22"/>
              </w:rPr>
            </w:pPr>
            <w:r w:rsidDel="00000000" w:rsidR="00000000" w:rsidRPr="00000000">
              <w:rPr>
                <w:sz w:val="22"/>
                <w:szCs w:val="22"/>
                <w:rtl w:val="0"/>
              </w:rPr>
              <w:t xml:space="preserve">0.149</w:t>
            </w:r>
          </w:p>
        </w:tc>
        <w:tc>
          <w:tcPr>
            <w:vAlign w:val="bottom"/>
          </w:tcPr>
          <w:p w:rsidR="00000000" w:rsidDel="00000000" w:rsidP="00000000" w:rsidRDefault="00000000" w:rsidRPr="00000000" w14:paraId="0000007E">
            <w:pPr>
              <w:pageBreakBefore w:val="0"/>
              <w:jc w:val="center"/>
              <w:rPr>
                <w:sz w:val="22"/>
                <w:szCs w:val="22"/>
              </w:rPr>
            </w:pPr>
            <w:r w:rsidDel="00000000" w:rsidR="00000000" w:rsidRPr="00000000">
              <w:rPr>
                <w:sz w:val="22"/>
                <w:szCs w:val="22"/>
                <w:rtl w:val="0"/>
              </w:rPr>
              <w:t xml:space="preserve">0.003</w:t>
            </w:r>
          </w:p>
        </w:tc>
        <w:tc>
          <w:tcPr>
            <w:vAlign w:val="bottom"/>
          </w:tcPr>
          <w:p w:rsidR="00000000" w:rsidDel="00000000" w:rsidP="00000000" w:rsidRDefault="00000000" w:rsidRPr="00000000" w14:paraId="0000007F">
            <w:pPr>
              <w:pageBreakBefore w:val="0"/>
              <w:jc w:val="center"/>
              <w:rPr>
                <w:sz w:val="22"/>
                <w:szCs w:val="22"/>
              </w:rPr>
            </w:pPr>
            <w:r w:rsidDel="00000000" w:rsidR="00000000" w:rsidRPr="00000000">
              <w:rPr>
                <w:sz w:val="22"/>
                <w:szCs w:val="22"/>
                <w:rtl w:val="0"/>
              </w:rPr>
              <w:t xml:space="preserve">-0.012</w:t>
            </w:r>
          </w:p>
        </w:tc>
      </w:tr>
      <w:tr>
        <w:trPr>
          <w:cantSplit w:val="0"/>
          <w:tblHeader w:val="0"/>
        </w:trPr>
        <w:tc>
          <w:tcPr/>
          <w:p w:rsidR="00000000" w:rsidDel="00000000" w:rsidP="00000000" w:rsidRDefault="00000000" w:rsidRPr="00000000" w14:paraId="00000080">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1">
            <w:pPr>
              <w:pageBreakBefore w:val="0"/>
              <w:jc w:val="center"/>
              <w:rPr>
                <w:sz w:val="22"/>
                <w:szCs w:val="22"/>
                <w:highlight w:val="white"/>
              </w:rPr>
            </w:pPr>
            <w:r w:rsidDel="00000000" w:rsidR="00000000" w:rsidRPr="00000000">
              <w:rPr>
                <w:sz w:val="22"/>
                <w:szCs w:val="22"/>
                <w:highlight w:val="white"/>
                <w:rtl w:val="0"/>
              </w:rPr>
              <w:t xml:space="preserve">4.510</w:t>
            </w:r>
          </w:p>
        </w:tc>
        <w:tc>
          <w:tcPr>
            <w:vAlign w:val="bottom"/>
          </w:tcPr>
          <w:p w:rsidR="00000000" w:rsidDel="00000000" w:rsidP="00000000" w:rsidRDefault="00000000" w:rsidRPr="00000000" w14:paraId="00000082">
            <w:pPr>
              <w:pageBreakBefore w:val="0"/>
              <w:jc w:val="center"/>
              <w:rPr>
                <w:sz w:val="22"/>
                <w:szCs w:val="22"/>
                <w:highlight w:val="white"/>
              </w:rPr>
            </w:pPr>
            <w:r w:rsidDel="00000000" w:rsidR="00000000" w:rsidRPr="00000000">
              <w:rPr>
                <w:sz w:val="22"/>
                <w:szCs w:val="22"/>
                <w:highlight w:val="white"/>
                <w:rtl w:val="0"/>
              </w:rPr>
              <w:t xml:space="preserve">1.059</w:t>
            </w:r>
          </w:p>
        </w:tc>
        <w:tc>
          <w:tcPr>
            <w:vAlign w:val="bottom"/>
          </w:tcPr>
          <w:p w:rsidR="00000000" w:rsidDel="00000000" w:rsidP="00000000" w:rsidRDefault="00000000" w:rsidRPr="00000000" w14:paraId="00000083">
            <w:pPr>
              <w:pageBreakBefore w:val="0"/>
              <w:jc w:val="center"/>
              <w:rPr>
                <w:sz w:val="22"/>
                <w:szCs w:val="22"/>
              </w:rPr>
            </w:pPr>
            <w:r w:rsidDel="00000000" w:rsidR="00000000" w:rsidRPr="00000000">
              <w:rPr>
                <w:sz w:val="22"/>
                <w:szCs w:val="22"/>
                <w:rtl w:val="0"/>
              </w:rPr>
              <w:t xml:space="preserve">0.7542</w:t>
            </w:r>
          </w:p>
        </w:tc>
      </w:tr>
      <w:tr>
        <w:trPr>
          <w:cantSplit w:val="0"/>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5">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6">
            <w:pPr>
              <w:pageBreakBefore w:val="0"/>
              <w:jc w:val="center"/>
              <w:rPr>
                <w:sz w:val="22"/>
                <w:szCs w:val="22"/>
              </w:rPr>
            </w:pPr>
            <w:r w:rsidDel="00000000" w:rsidR="00000000" w:rsidRPr="00000000">
              <w:rPr>
                <w:sz w:val="22"/>
                <w:szCs w:val="22"/>
                <w:rtl w:val="0"/>
              </w:rPr>
              <w:t xml:space="preserve">21</w:t>
            </w:r>
          </w:p>
        </w:tc>
        <w:tc>
          <w:tcPr>
            <w:vAlign w:val="bottom"/>
          </w:tcPr>
          <w:p w:rsidR="00000000" w:rsidDel="00000000" w:rsidP="00000000" w:rsidRDefault="00000000" w:rsidRPr="00000000" w14:paraId="00000087">
            <w:pPr>
              <w:pageBreakBefore w:val="0"/>
              <w:jc w:val="center"/>
              <w:rPr>
                <w:sz w:val="22"/>
                <w:szCs w:val="22"/>
              </w:rPr>
            </w:pPr>
            <w:r w:rsidDel="00000000" w:rsidR="00000000" w:rsidRPr="00000000">
              <w:rPr>
                <w:sz w:val="22"/>
                <w:szCs w:val="22"/>
                <w:rtl w:val="0"/>
              </w:rPr>
              <w:t xml:space="preserve">21</w:t>
            </w:r>
          </w:p>
        </w:tc>
      </w:tr>
    </w:tbl>
    <w:p w:rsidR="00000000" w:rsidDel="00000000" w:rsidP="00000000" w:rsidRDefault="00000000" w:rsidRPr="00000000" w14:paraId="00000088">
      <w:pPr>
        <w:pageBreakBefore w:val="0"/>
        <w:jc w:val="center"/>
        <w:rPr>
          <w:sz w:val="22"/>
          <w:szCs w:val="22"/>
        </w:rPr>
      </w:pPr>
      <w:r w:rsidDel="00000000" w:rsidR="00000000" w:rsidRPr="00000000">
        <w:rPr>
          <w:sz w:val="22"/>
          <w:szCs w:val="22"/>
          <w:rtl w:val="0"/>
        </w:rPr>
        <w:t xml:space="preserve">Table 2b. OLS Regression Results of GDP against Volume of Percentage Exports</w:t>
      </w:r>
    </w:p>
    <w:p w:rsidR="00000000" w:rsidDel="00000000" w:rsidP="00000000" w:rsidRDefault="00000000" w:rsidRPr="00000000" w14:paraId="00000089">
      <w:pPr>
        <w:pageBreakBefore w:val="0"/>
        <w:jc w:val="center"/>
        <w:rPr>
          <w:sz w:val="22"/>
          <w:szCs w:val="22"/>
        </w:rPr>
      </w:pPr>
      <w:r w:rsidDel="00000000" w:rsidR="00000000" w:rsidRPr="00000000">
        <w:rPr>
          <w:rtl w:val="0"/>
        </w:rPr>
      </w:r>
    </w:p>
    <w:p w:rsidR="00000000" w:rsidDel="00000000" w:rsidP="00000000" w:rsidRDefault="00000000" w:rsidRPr="00000000" w14:paraId="0000008A">
      <w:pPr>
        <w:pageBreakBefore w:val="0"/>
        <w:jc w:val="both"/>
        <w:rPr>
          <w:b w:val="1"/>
          <w:bCs w:val="1"/>
        </w:rPr>
      </w:pPr>
      <w:r w:rsidDel="00000000" w:rsidR="00000000" w:rsidRPr="00000000">
        <w:rPr>
          <w:rtl w:val="0"/>
        </w:rPr>
      </w:r>
    </w:p>
    <w:p w:rsidR="00000000" w:rsidDel="00000000" w:rsidP="00000000" w:rsidRDefault="00000000" w:rsidRPr="00000000" w14:paraId="0000008B">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8C">
      <w:pPr>
        <w:pageBreakBefore w:val="0"/>
        <w:jc w:val="both"/>
        <w:rPr/>
      </w:pPr>
      <w:r w:rsidDel="00000000" w:rsidR="00000000" w:rsidRPr="00000000">
        <w:rPr>
          <w:rtl w:val="0"/>
        </w:rPr>
        <w:t xml:space="preserve">Based on the aforementioned product categorization, we aim to capture </w:t>
      </w:r>
      <w:commentRangeStart w:id="98"/>
      <w:r w:rsidDel="00000000" w:rsidR="00000000" w:rsidRPr="00000000">
        <w:rPr>
          <w:rtl w:val="0"/>
        </w:rPr>
        <w:t xml:space="preserve">[Country]'</w:t>
      </w:r>
      <w:commentRangeEnd w:id="98"/>
      <w:r w:rsidDel="00000000" w:rsidR="00000000" w:rsidRPr="00000000">
        <w:commentReference w:id="98"/>
      </w:r>
      <w:r w:rsidDel="00000000" w:rsidR="00000000" w:rsidRPr="00000000">
        <w:rPr>
          <w:rtl w:val="0"/>
        </w:rPr>
        <w:t xml:space="preserve">s realized industry production strategy between 2013 and 2021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of developing products within that group. Defining this net distance change as the Realized Industry Development (RID), our export data allow us to calculate and compare the RID of </w:t>
      </w:r>
      <w:commentRangeStart w:id="99"/>
      <w:r w:rsidDel="00000000" w:rsidR="00000000" w:rsidRPr="00000000">
        <w:rPr>
          <w:rtl w:val="0"/>
        </w:rPr>
        <w:t xml:space="preserve">[Country]</w:t>
      </w:r>
      <w:commentRangeEnd w:id="99"/>
      <w:r w:rsidDel="00000000" w:rsidR="00000000" w:rsidRPr="00000000">
        <w:commentReference w:id="99"/>
      </w:r>
      <w:r w:rsidDel="00000000" w:rsidR="00000000" w:rsidRPr="00000000">
        <w:rPr>
          <w:rtl w:val="0"/>
        </w:rPr>
        <w:t xml:space="preserve"> and the 18 product groups in 2021 and 2018 through the difference, where a positive RID indicates a shortening of the distance (i.e., advancement of the industry), and a negative RID indicates the reverse. It is notable that the number of industries with positive RID has </w:t>
      </w:r>
      <w:commentRangeStart w:id="100"/>
      <w:r w:rsidDel="00000000" w:rsidR="00000000" w:rsidRPr="00000000">
        <w:rPr>
          <w:rtl w:val="0"/>
        </w:rPr>
        <w:t xml:space="preserve">[increased/decreased]</w:t>
      </w:r>
      <w:commentRangeEnd w:id="100"/>
      <w:r w:rsidDel="00000000" w:rsidR="00000000" w:rsidRPr="00000000">
        <w:commentReference w:id="100"/>
      </w:r>
      <w:r w:rsidDel="00000000" w:rsidR="00000000" w:rsidRPr="00000000">
        <w:rPr>
          <w:rtl w:val="0"/>
        </w:rPr>
        <w:t xml:space="preserve"> from </w:t>
      </w:r>
      <w:commentRangeStart w:id="101"/>
      <w:r w:rsidDel="00000000" w:rsidR="00000000" w:rsidRPr="00000000">
        <w:rPr>
          <w:rtl w:val="0"/>
        </w:rPr>
        <w:t xml:space="preserve">[X]</w:t>
      </w:r>
      <w:commentRangeEnd w:id="101"/>
      <w:r w:rsidDel="00000000" w:rsidR="00000000" w:rsidRPr="00000000">
        <w:commentReference w:id="101"/>
      </w:r>
      <w:r w:rsidDel="00000000" w:rsidR="00000000" w:rsidRPr="00000000">
        <w:rPr>
          <w:rtl w:val="0"/>
        </w:rPr>
        <w:t xml:space="preserve"> to </w:t>
      </w:r>
      <w:commentRangeStart w:id="102"/>
      <w:r w:rsidDel="00000000" w:rsidR="00000000" w:rsidRPr="00000000">
        <w:rPr>
          <w:rtl w:val="0"/>
        </w:rPr>
        <w:t xml:space="preserve">[Y]</w:t>
      </w:r>
      <w:commentRangeEnd w:id="102"/>
      <w:r w:rsidDel="00000000" w:rsidR="00000000" w:rsidRPr="00000000">
        <w:commentReference w:id="102"/>
      </w:r>
      <w:r w:rsidDel="00000000" w:rsidR="00000000" w:rsidRPr="00000000">
        <w:rPr>
          <w:rtl w:val="0"/>
        </w:rPr>
        <w:t xml:space="preserve"> from 2018 to 2021.</w:t>
      </w:r>
    </w:p>
    <w:p w:rsidR="00000000" w:rsidDel="00000000" w:rsidP="00000000" w:rsidRDefault="00000000" w:rsidRPr="00000000" w14:paraId="0000008D">
      <w:pPr>
        <w:pageBreakBefore w:val="0"/>
        <w:jc w:val="both"/>
        <w:rPr/>
      </w:pPr>
      <w:r w:rsidDel="00000000" w:rsidR="00000000" w:rsidRPr="00000000">
        <w:rPr>
          <w:rtl w:val="0"/>
        </w:rPr>
      </w:r>
    </w:p>
    <w:tbl>
      <w:tblPr>
        <w:tblStyle w:val="Table4"/>
        <w:tblW w:w="5940.0" w:type="dxa"/>
        <w:jc w:val="center"/>
        <w:tblLayout w:type="fixed"/>
        <w:tblLook w:val="0600"/>
      </w:tblPr>
      <w:tblGrid>
        <w:gridCol w:w="2880"/>
        <w:gridCol w:w="1575"/>
        <w:gridCol w:w="1485"/>
        <w:tblGridChange w:id="0">
          <w:tblGrid>
            <w:gridCol w:w="2880"/>
            <w:gridCol w:w="1575"/>
            <w:gridCol w:w="1485"/>
          </w:tblGrid>
        </w:tblGridChange>
      </w:tblGrid>
      <w:tr>
        <w:trPr>
          <w:cantSplit w:val="0"/>
          <w:trHeight w:val="315" w:hRule="atLeast"/>
          <w:tblHeader w:val="1"/>
        </w:trPr>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rPr>
                <w:b w:val="1"/>
                <w:bCs w:val="1"/>
                <w:color w:val="ffffff"/>
                <w:sz w:val="20"/>
                <w:szCs w:val="20"/>
              </w:rPr>
            </w:pPr>
            <w:r w:rsidDel="00000000" w:rsidR="00000000" w:rsidRPr="00000000">
              <w:rPr>
                <w:b w:val="1"/>
                <w:bCs w:val="1"/>
                <w:color w:val="ffffff"/>
                <w:sz w:val="20"/>
                <w:szCs w:val="20"/>
                <w:rtl w:val="0"/>
              </w:rPr>
              <w:t xml:space="preserve">Category</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(2021)</w:t>
            </w:r>
          </w:p>
        </w:tc>
        <w:tc>
          <w:tcPr>
            <w:tcBorders>
              <w:top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color w:val="ffffff"/>
                <w:sz w:val="20"/>
                <w:szCs w:val="20"/>
              </w:rPr>
            </w:pPr>
            <w:r w:rsidDel="00000000" w:rsidR="00000000" w:rsidRPr="00000000">
              <w:rPr>
                <w:b w:val="1"/>
                <w:bCs w:val="1"/>
                <w:color w:val="ffffff"/>
                <w:sz w:val="20"/>
                <w:szCs w:val="20"/>
                <w:rtl w:val="0"/>
              </w:rPr>
              <w:t xml:space="preserve">RID (2018)</w:t>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1">
            <w:pPr>
              <w:widowControl w:val="0"/>
              <w:spacing w:line="276" w:lineRule="auto"/>
              <w:ind w:left="180" w:firstLine="0"/>
              <w:rPr>
                <w:sz w:val="20"/>
                <w:szCs w:val="20"/>
              </w:rPr>
            </w:pPr>
            <w:commentRangeStart w:id="103"/>
            <w:r w:rsidDel="00000000" w:rsidR="00000000" w:rsidRPr="00000000">
              <w:rPr>
                <w:color w:val="7b7b7b"/>
                <w:sz w:val="20"/>
                <w:szCs w:val="20"/>
                <w:rtl w:val="0"/>
              </w:rPr>
              <w:t xml:space="preserve">D</w:t>
            </w:r>
            <w:commentRangeEnd w:id="103"/>
            <w:r w:rsidDel="00000000" w:rsidR="00000000" w:rsidRPr="00000000">
              <w:commentReference w:id="103"/>
            </w:r>
            <w:r w:rsidDel="00000000" w:rsidR="00000000" w:rsidRPr="00000000">
              <w:rPr>
                <w:color w:val="7b7b7b"/>
                <w:sz w:val="20"/>
                <w:szCs w:val="20"/>
                <w:rtl w:val="0"/>
              </w:rPr>
              <w:t xml:space="preserve">aily Instruments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2">
            <w:pPr>
              <w:widowControl w:val="0"/>
              <w:spacing w:line="276" w:lineRule="auto"/>
              <w:rPr>
                <w:sz w:val="20"/>
                <w:szCs w:val="20"/>
              </w:rPr>
            </w:pPr>
            <w:commentRangeStart w:id="104"/>
            <w:r w:rsidDel="00000000" w:rsidR="00000000" w:rsidRPr="00000000">
              <w:rPr>
                <w:sz w:val="20"/>
                <w:szCs w:val="20"/>
                <w:rtl w:val="0"/>
              </w:rPr>
              <w:t xml:space="preserve">[A]</w:t>
            </w:r>
            <w:commentRangeEnd w:id="104"/>
            <w:r w:rsidDel="00000000" w:rsidR="00000000" w:rsidRPr="00000000">
              <w:commentReference w:id="104"/>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3">
            <w:pPr>
              <w:widowControl w:val="0"/>
              <w:spacing w:line="276" w:lineRule="auto"/>
              <w:rPr>
                <w:sz w:val="20"/>
                <w:szCs w:val="20"/>
              </w:rPr>
            </w:pPr>
            <w:commentRangeStart w:id="105"/>
            <w:r w:rsidDel="00000000" w:rsidR="00000000" w:rsidRPr="00000000">
              <w:rPr>
                <w:sz w:val="20"/>
                <w:szCs w:val="20"/>
                <w:rtl w:val="0"/>
              </w:rPr>
              <w:t xml:space="preserve">[B]</w:t>
            </w:r>
            <w:commentRangeEnd w:id="105"/>
            <w:r w:rsidDel="00000000" w:rsidR="00000000" w:rsidRPr="00000000">
              <w:commentReference w:id="105"/>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4">
            <w:pPr>
              <w:widowControl w:val="0"/>
              <w:spacing w:line="276" w:lineRule="auto"/>
              <w:ind w:left="180" w:firstLine="0"/>
              <w:rPr>
                <w:sz w:val="20"/>
                <w:szCs w:val="20"/>
              </w:rPr>
            </w:pPr>
            <w:r w:rsidDel="00000000" w:rsidR="00000000" w:rsidRPr="00000000">
              <w:rPr>
                <w:color w:val="7b7b7b"/>
                <w:sz w:val="20"/>
                <w:szCs w:val="20"/>
                <w:rtl w:val="0"/>
              </w:rPr>
              <w:t xml:space="preserve">Chemicals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5">
            <w:pPr>
              <w:widowControl w:val="0"/>
              <w:spacing w:line="276" w:lineRule="auto"/>
              <w:rPr>
                <w:sz w:val="20"/>
                <w:szCs w:val="20"/>
              </w:rPr>
            </w:pPr>
            <w:commentRangeStart w:id="106"/>
            <w:r w:rsidDel="00000000" w:rsidR="00000000" w:rsidRPr="00000000">
              <w:rPr>
                <w:sz w:val="20"/>
                <w:szCs w:val="20"/>
                <w:rtl w:val="0"/>
              </w:rPr>
              <w:t xml:space="preserve">[A]</w:t>
            </w:r>
            <w:commentRangeEnd w:id="106"/>
            <w:r w:rsidDel="00000000" w:rsidR="00000000" w:rsidRPr="00000000">
              <w:commentReference w:id="106"/>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6">
            <w:pPr>
              <w:widowControl w:val="0"/>
              <w:spacing w:line="276" w:lineRule="auto"/>
              <w:rPr>
                <w:sz w:val="20"/>
                <w:szCs w:val="20"/>
              </w:rPr>
            </w:pPr>
            <w:commentRangeStart w:id="107"/>
            <w:r w:rsidDel="00000000" w:rsidR="00000000" w:rsidRPr="00000000">
              <w:rPr>
                <w:sz w:val="20"/>
                <w:szCs w:val="20"/>
                <w:rtl w:val="0"/>
              </w:rPr>
              <w:t xml:space="preserve">[B]</w:t>
            </w:r>
            <w:commentRangeEnd w:id="107"/>
            <w:r w:rsidDel="00000000" w:rsidR="00000000" w:rsidRPr="00000000">
              <w:commentReference w:id="107"/>
            </w:r>
            <w:r w:rsidDel="00000000" w:rsidR="00000000" w:rsidRPr="00000000">
              <w:rPr>
                <w:rtl w:val="0"/>
              </w:rPr>
            </w:r>
          </w:p>
        </w:tc>
      </w:tr>
      <w:tr>
        <w:trPr>
          <w:cantSplit w:val="0"/>
          <w:trHeight w:val="246.24" w:hRule="atLeast"/>
          <w:tblHeader w:val="1"/>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7">
            <w:pPr>
              <w:widowControl w:val="0"/>
              <w:spacing w:line="276" w:lineRule="auto"/>
              <w:ind w:left="180" w:firstLine="0"/>
              <w:rPr>
                <w:sz w:val="20"/>
                <w:szCs w:val="20"/>
              </w:rPr>
            </w:pPr>
            <w:r w:rsidDel="00000000" w:rsidR="00000000" w:rsidRPr="00000000">
              <w:rPr>
                <w:color w:val="7b7b7b"/>
                <w:sz w:val="20"/>
                <w:szCs w:val="20"/>
                <w:rtl w:val="0"/>
              </w:rPr>
              <w:t xml:space="preserve">Weapons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8">
            <w:pPr>
              <w:widowControl w:val="0"/>
              <w:spacing w:line="276" w:lineRule="auto"/>
              <w:rPr>
                <w:sz w:val="20"/>
                <w:szCs w:val="20"/>
              </w:rPr>
            </w:pPr>
            <w:commentRangeStart w:id="108"/>
            <w:r w:rsidDel="00000000" w:rsidR="00000000" w:rsidRPr="00000000">
              <w:rPr>
                <w:sz w:val="20"/>
                <w:szCs w:val="20"/>
                <w:rtl w:val="0"/>
              </w:rPr>
              <w:t xml:space="preserve">[A]</w:t>
            </w:r>
            <w:commentRangeEnd w:id="108"/>
            <w:r w:rsidDel="00000000" w:rsidR="00000000" w:rsidRPr="00000000">
              <w:commentReference w:id="108"/>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9">
            <w:pPr>
              <w:widowControl w:val="0"/>
              <w:spacing w:line="276" w:lineRule="auto"/>
              <w:rPr>
                <w:sz w:val="20"/>
                <w:szCs w:val="20"/>
              </w:rPr>
            </w:pPr>
            <w:commentRangeStart w:id="109"/>
            <w:r w:rsidDel="00000000" w:rsidR="00000000" w:rsidRPr="00000000">
              <w:rPr>
                <w:sz w:val="20"/>
                <w:szCs w:val="20"/>
                <w:rtl w:val="0"/>
              </w:rPr>
              <w:t xml:space="preserve">[B]</w:t>
            </w:r>
            <w:commentRangeEnd w:id="109"/>
            <w:r w:rsidDel="00000000" w:rsidR="00000000" w:rsidRPr="00000000">
              <w:commentReference w:id="109"/>
            </w:r>
            <w:r w:rsidDel="00000000" w:rsidR="00000000" w:rsidRPr="00000000">
              <w:rPr>
                <w:rtl w:val="0"/>
              </w:rPr>
            </w:r>
          </w:p>
        </w:tc>
      </w:tr>
      <w:tr>
        <w:trPr>
          <w:cantSplit w:val="0"/>
          <w:trHeight w:val="246.24" w:hRule="atLeast"/>
          <w:tblHeader w:val="1"/>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A">
            <w:pPr>
              <w:widowControl w:val="0"/>
              <w:spacing w:line="276" w:lineRule="auto"/>
              <w:ind w:left="180" w:firstLine="0"/>
              <w:rPr>
                <w:sz w:val="20"/>
                <w:szCs w:val="20"/>
              </w:rPr>
            </w:pPr>
            <w:r w:rsidDel="00000000" w:rsidR="00000000" w:rsidRPr="00000000">
              <w:rPr>
                <w:color w:val="7b7b7b"/>
                <w:sz w:val="20"/>
                <w:szCs w:val="20"/>
                <w:rtl w:val="0"/>
              </w:rPr>
              <w:t xml:space="preserve">Wood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B">
            <w:pPr>
              <w:widowControl w:val="0"/>
              <w:spacing w:line="276" w:lineRule="auto"/>
              <w:rPr>
                <w:sz w:val="20"/>
                <w:szCs w:val="20"/>
              </w:rPr>
            </w:pPr>
            <w:commentRangeStart w:id="110"/>
            <w:r w:rsidDel="00000000" w:rsidR="00000000" w:rsidRPr="00000000">
              <w:rPr>
                <w:sz w:val="20"/>
                <w:szCs w:val="20"/>
                <w:rtl w:val="0"/>
              </w:rPr>
              <w:t xml:space="preserve">[A]</w:t>
            </w:r>
            <w:commentRangeEnd w:id="110"/>
            <w:r w:rsidDel="00000000" w:rsidR="00000000" w:rsidRPr="00000000">
              <w:commentReference w:id="110"/>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C">
            <w:pPr>
              <w:widowControl w:val="0"/>
              <w:spacing w:line="276" w:lineRule="auto"/>
              <w:rPr>
                <w:sz w:val="20"/>
                <w:szCs w:val="20"/>
              </w:rPr>
            </w:pPr>
            <w:commentRangeStart w:id="111"/>
            <w:r w:rsidDel="00000000" w:rsidR="00000000" w:rsidRPr="00000000">
              <w:rPr>
                <w:sz w:val="20"/>
                <w:szCs w:val="20"/>
                <w:rtl w:val="0"/>
              </w:rPr>
              <w:t xml:space="preserve">[B]</w:t>
            </w:r>
            <w:commentRangeEnd w:id="111"/>
            <w:r w:rsidDel="00000000" w:rsidR="00000000" w:rsidRPr="00000000">
              <w:commentReference w:id="111"/>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D">
            <w:pPr>
              <w:widowControl w:val="0"/>
              <w:spacing w:line="276" w:lineRule="auto"/>
              <w:ind w:left="180" w:firstLine="0"/>
              <w:rPr>
                <w:sz w:val="20"/>
                <w:szCs w:val="20"/>
              </w:rPr>
            </w:pPr>
            <w:r w:rsidDel="00000000" w:rsidR="00000000" w:rsidRPr="00000000">
              <w:rPr>
                <w:color w:val="7b7b7b"/>
                <w:sz w:val="20"/>
                <w:szCs w:val="20"/>
                <w:rtl w:val="0"/>
              </w:rPr>
              <w:t xml:space="preserve">Transportation</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E">
            <w:pPr>
              <w:widowControl w:val="0"/>
              <w:spacing w:line="276" w:lineRule="auto"/>
              <w:rPr>
                <w:sz w:val="20"/>
                <w:szCs w:val="20"/>
              </w:rPr>
            </w:pPr>
            <w:commentRangeStart w:id="112"/>
            <w:r w:rsidDel="00000000" w:rsidR="00000000" w:rsidRPr="00000000">
              <w:rPr>
                <w:sz w:val="20"/>
                <w:szCs w:val="20"/>
                <w:rtl w:val="0"/>
              </w:rPr>
              <w:t xml:space="preserve">[A]</w:t>
            </w:r>
            <w:commentRangeEnd w:id="112"/>
            <w:r w:rsidDel="00000000" w:rsidR="00000000" w:rsidRPr="00000000">
              <w:commentReference w:id="112"/>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9F">
            <w:pPr>
              <w:widowControl w:val="0"/>
              <w:spacing w:line="276" w:lineRule="auto"/>
              <w:rPr>
                <w:sz w:val="20"/>
                <w:szCs w:val="20"/>
              </w:rPr>
            </w:pPr>
            <w:commentRangeStart w:id="113"/>
            <w:r w:rsidDel="00000000" w:rsidR="00000000" w:rsidRPr="00000000">
              <w:rPr>
                <w:sz w:val="20"/>
                <w:szCs w:val="20"/>
                <w:rtl w:val="0"/>
              </w:rPr>
              <w:t xml:space="preserve">[B]</w:t>
            </w:r>
            <w:commentRangeEnd w:id="113"/>
            <w:r w:rsidDel="00000000" w:rsidR="00000000" w:rsidRPr="00000000">
              <w:commentReference w:id="113"/>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0">
            <w:pPr>
              <w:widowControl w:val="0"/>
              <w:spacing w:line="276" w:lineRule="auto"/>
              <w:ind w:left="180" w:firstLine="0"/>
              <w:rPr>
                <w:sz w:val="20"/>
                <w:szCs w:val="20"/>
              </w:rPr>
            </w:pPr>
            <w:r w:rsidDel="00000000" w:rsidR="00000000" w:rsidRPr="00000000">
              <w:rPr>
                <w:color w:val="7b7b7b"/>
                <w:sz w:val="20"/>
                <w:szCs w:val="20"/>
                <w:rtl w:val="0"/>
              </w:rPr>
              <w:t xml:space="preserve">Machinery and Construction</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1">
            <w:pPr>
              <w:widowControl w:val="0"/>
              <w:spacing w:line="276" w:lineRule="auto"/>
              <w:rPr>
                <w:sz w:val="20"/>
                <w:szCs w:val="20"/>
              </w:rPr>
            </w:pPr>
            <w:commentRangeStart w:id="114"/>
            <w:r w:rsidDel="00000000" w:rsidR="00000000" w:rsidRPr="00000000">
              <w:rPr>
                <w:sz w:val="20"/>
                <w:szCs w:val="20"/>
                <w:rtl w:val="0"/>
              </w:rPr>
              <w:t xml:space="preserve">[A]</w:t>
            </w:r>
            <w:commentRangeEnd w:id="114"/>
            <w:r w:rsidDel="00000000" w:rsidR="00000000" w:rsidRPr="00000000">
              <w:commentReference w:id="114"/>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2">
            <w:pPr>
              <w:widowControl w:val="0"/>
              <w:spacing w:line="276" w:lineRule="auto"/>
              <w:rPr>
                <w:sz w:val="20"/>
                <w:szCs w:val="20"/>
              </w:rPr>
            </w:pPr>
            <w:commentRangeStart w:id="115"/>
            <w:r w:rsidDel="00000000" w:rsidR="00000000" w:rsidRPr="00000000">
              <w:rPr>
                <w:sz w:val="20"/>
                <w:szCs w:val="20"/>
                <w:rtl w:val="0"/>
              </w:rPr>
              <w:t xml:space="preserve">[B]</w:t>
            </w:r>
            <w:commentRangeEnd w:id="115"/>
            <w:r w:rsidDel="00000000" w:rsidR="00000000" w:rsidRPr="00000000">
              <w:commentReference w:id="115"/>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3">
            <w:pPr>
              <w:widowControl w:val="0"/>
              <w:spacing w:line="276" w:lineRule="auto"/>
              <w:ind w:left="180" w:firstLine="0"/>
              <w:rPr>
                <w:sz w:val="20"/>
                <w:szCs w:val="20"/>
              </w:rPr>
            </w:pPr>
            <w:r w:rsidDel="00000000" w:rsidR="00000000" w:rsidRPr="00000000">
              <w:rPr>
                <w:color w:val="7b7b7b"/>
                <w:sz w:val="20"/>
                <w:szCs w:val="20"/>
                <w:rtl w:val="0"/>
              </w:rPr>
              <w:t xml:space="preserve">Metals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4">
            <w:pPr>
              <w:widowControl w:val="0"/>
              <w:spacing w:line="276" w:lineRule="auto"/>
              <w:rPr>
                <w:sz w:val="20"/>
                <w:szCs w:val="20"/>
              </w:rPr>
            </w:pPr>
            <w:commentRangeStart w:id="116"/>
            <w:r w:rsidDel="00000000" w:rsidR="00000000" w:rsidRPr="00000000">
              <w:rPr>
                <w:sz w:val="20"/>
                <w:szCs w:val="20"/>
                <w:rtl w:val="0"/>
              </w:rPr>
              <w:t xml:space="preserve">[A]</w:t>
            </w:r>
            <w:commentRangeEnd w:id="116"/>
            <w:r w:rsidDel="00000000" w:rsidR="00000000" w:rsidRPr="00000000">
              <w:commentReference w:id="116"/>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5">
            <w:pPr>
              <w:widowControl w:val="0"/>
              <w:spacing w:line="276" w:lineRule="auto"/>
              <w:rPr>
                <w:sz w:val="20"/>
                <w:szCs w:val="20"/>
              </w:rPr>
            </w:pPr>
            <w:commentRangeStart w:id="117"/>
            <w:r w:rsidDel="00000000" w:rsidR="00000000" w:rsidRPr="00000000">
              <w:rPr>
                <w:sz w:val="20"/>
                <w:szCs w:val="20"/>
                <w:rtl w:val="0"/>
              </w:rPr>
              <w:t xml:space="preserve">[B]</w:t>
            </w:r>
            <w:commentRangeEnd w:id="117"/>
            <w:r w:rsidDel="00000000" w:rsidR="00000000" w:rsidRPr="00000000">
              <w:commentReference w:id="117"/>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6">
            <w:pPr>
              <w:widowControl w:val="0"/>
              <w:spacing w:line="276" w:lineRule="auto"/>
              <w:ind w:left="180" w:firstLine="0"/>
              <w:rPr>
                <w:sz w:val="20"/>
                <w:szCs w:val="20"/>
              </w:rPr>
            </w:pPr>
            <w:r w:rsidDel="00000000" w:rsidR="00000000" w:rsidRPr="00000000">
              <w:rPr>
                <w:color w:val="7b7b7b"/>
                <w:sz w:val="20"/>
                <w:szCs w:val="20"/>
                <w:rtl w:val="0"/>
              </w:rPr>
              <w:t xml:space="preserve">Raw Manufacturing</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7">
            <w:pPr>
              <w:widowControl w:val="0"/>
              <w:spacing w:line="276" w:lineRule="auto"/>
              <w:rPr>
                <w:sz w:val="20"/>
                <w:szCs w:val="20"/>
              </w:rPr>
            </w:pPr>
            <w:commentRangeStart w:id="118"/>
            <w:r w:rsidDel="00000000" w:rsidR="00000000" w:rsidRPr="00000000">
              <w:rPr>
                <w:sz w:val="20"/>
                <w:szCs w:val="20"/>
                <w:rtl w:val="0"/>
              </w:rPr>
              <w:t xml:space="preserve">[A]</w:t>
            </w:r>
            <w:commentRangeEnd w:id="118"/>
            <w:r w:rsidDel="00000000" w:rsidR="00000000" w:rsidRPr="00000000">
              <w:commentReference w:id="118"/>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8">
            <w:pPr>
              <w:widowControl w:val="0"/>
              <w:spacing w:line="276" w:lineRule="auto"/>
              <w:rPr>
                <w:sz w:val="20"/>
                <w:szCs w:val="20"/>
              </w:rPr>
            </w:pPr>
            <w:commentRangeStart w:id="119"/>
            <w:r w:rsidDel="00000000" w:rsidR="00000000" w:rsidRPr="00000000">
              <w:rPr>
                <w:sz w:val="20"/>
                <w:szCs w:val="20"/>
                <w:rtl w:val="0"/>
              </w:rPr>
              <w:t xml:space="preserve">[B]</w:t>
            </w:r>
            <w:commentRangeEnd w:id="119"/>
            <w:r w:rsidDel="00000000" w:rsidR="00000000" w:rsidRPr="00000000">
              <w:commentReference w:id="119"/>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9">
            <w:pPr>
              <w:widowControl w:val="0"/>
              <w:spacing w:line="276" w:lineRule="auto"/>
              <w:ind w:left="180" w:firstLine="0"/>
              <w:rPr>
                <w:sz w:val="20"/>
                <w:szCs w:val="20"/>
              </w:rPr>
            </w:pPr>
            <w:r w:rsidDel="00000000" w:rsidR="00000000" w:rsidRPr="00000000">
              <w:rPr>
                <w:color w:val="7b7b7b"/>
                <w:sz w:val="20"/>
                <w:szCs w:val="20"/>
                <w:rtl w:val="0"/>
              </w:rPr>
              <w:t xml:space="preserve">Services and Utilities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A">
            <w:pPr>
              <w:widowControl w:val="0"/>
              <w:spacing w:line="276" w:lineRule="auto"/>
              <w:rPr>
                <w:sz w:val="20"/>
                <w:szCs w:val="20"/>
              </w:rPr>
            </w:pPr>
            <w:commentRangeStart w:id="120"/>
            <w:r w:rsidDel="00000000" w:rsidR="00000000" w:rsidRPr="00000000">
              <w:rPr>
                <w:sz w:val="20"/>
                <w:szCs w:val="20"/>
                <w:rtl w:val="0"/>
              </w:rPr>
              <w:t xml:space="preserve">[A]</w:t>
            </w:r>
            <w:commentRangeEnd w:id="120"/>
            <w:r w:rsidDel="00000000" w:rsidR="00000000" w:rsidRPr="00000000">
              <w:commentReference w:id="120"/>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B">
            <w:pPr>
              <w:widowControl w:val="0"/>
              <w:spacing w:line="276" w:lineRule="auto"/>
              <w:rPr>
                <w:sz w:val="20"/>
                <w:szCs w:val="20"/>
              </w:rPr>
            </w:pPr>
            <w:commentRangeStart w:id="121"/>
            <w:r w:rsidDel="00000000" w:rsidR="00000000" w:rsidRPr="00000000">
              <w:rPr>
                <w:sz w:val="20"/>
                <w:szCs w:val="20"/>
                <w:rtl w:val="0"/>
              </w:rPr>
              <w:t xml:space="preserve">[B]</w:t>
            </w:r>
            <w:commentRangeEnd w:id="121"/>
            <w:r w:rsidDel="00000000" w:rsidR="00000000" w:rsidRPr="00000000">
              <w:commentReference w:id="121"/>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C">
            <w:pPr>
              <w:widowControl w:val="0"/>
              <w:spacing w:line="276" w:lineRule="auto"/>
              <w:ind w:left="180" w:firstLine="0"/>
              <w:rPr>
                <w:sz w:val="20"/>
                <w:szCs w:val="20"/>
              </w:rPr>
            </w:pPr>
            <w:r w:rsidDel="00000000" w:rsidR="00000000" w:rsidRPr="00000000">
              <w:rPr>
                <w:color w:val="7b7b7b"/>
                <w:sz w:val="20"/>
                <w:szCs w:val="20"/>
                <w:rtl w:val="0"/>
              </w:rPr>
              <w:t xml:space="preserve">Clothing and Accessories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D">
            <w:pPr>
              <w:widowControl w:val="0"/>
              <w:spacing w:line="276" w:lineRule="auto"/>
              <w:rPr>
                <w:sz w:val="20"/>
                <w:szCs w:val="20"/>
              </w:rPr>
            </w:pPr>
            <w:commentRangeStart w:id="122"/>
            <w:r w:rsidDel="00000000" w:rsidR="00000000" w:rsidRPr="00000000">
              <w:rPr>
                <w:sz w:val="20"/>
                <w:szCs w:val="20"/>
                <w:rtl w:val="0"/>
              </w:rPr>
              <w:t xml:space="preserve">[A]</w:t>
            </w:r>
            <w:commentRangeEnd w:id="122"/>
            <w:r w:rsidDel="00000000" w:rsidR="00000000" w:rsidRPr="00000000">
              <w:commentReference w:id="122"/>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E">
            <w:pPr>
              <w:widowControl w:val="0"/>
              <w:spacing w:line="276" w:lineRule="auto"/>
              <w:rPr>
                <w:sz w:val="20"/>
                <w:szCs w:val="20"/>
              </w:rPr>
            </w:pPr>
            <w:commentRangeStart w:id="123"/>
            <w:r w:rsidDel="00000000" w:rsidR="00000000" w:rsidRPr="00000000">
              <w:rPr>
                <w:sz w:val="20"/>
                <w:szCs w:val="20"/>
                <w:rtl w:val="0"/>
              </w:rPr>
              <w:t xml:space="preserve">[B]</w:t>
            </w:r>
            <w:commentRangeEnd w:id="123"/>
            <w:r w:rsidDel="00000000" w:rsidR="00000000" w:rsidRPr="00000000">
              <w:commentReference w:id="123"/>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AF">
            <w:pPr>
              <w:widowControl w:val="0"/>
              <w:spacing w:line="276" w:lineRule="auto"/>
              <w:ind w:left="180" w:firstLine="0"/>
              <w:rPr>
                <w:sz w:val="20"/>
                <w:szCs w:val="20"/>
              </w:rPr>
            </w:pPr>
            <w:r w:rsidDel="00000000" w:rsidR="00000000" w:rsidRPr="00000000">
              <w:rPr>
                <w:color w:val="7b7b7b"/>
                <w:sz w:val="20"/>
                <w:szCs w:val="20"/>
                <w:rtl w:val="0"/>
              </w:rPr>
              <w:t xml:space="preserve">Chemical Manufacturing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0">
            <w:pPr>
              <w:widowControl w:val="0"/>
              <w:spacing w:line="276" w:lineRule="auto"/>
              <w:rPr>
                <w:sz w:val="20"/>
                <w:szCs w:val="20"/>
              </w:rPr>
            </w:pPr>
            <w:commentRangeStart w:id="124"/>
            <w:r w:rsidDel="00000000" w:rsidR="00000000" w:rsidRPr="00000000">
              <w:rPr>
                <w:sz w:val="20"/>
                <w:szCs w:val="20"/>
                <w:rtl w:val="0"/>
              </w:rPr>
              <w:t xml:space="preserve">[A]</w:t>
            </w:r>
            <w:commentRangeEnd w:id="124"/>
            <w:r w:rsidDel="00000000" w:rsidR="00000000" w:rsidRPr="00000000">
              <w:commentReference w:id="124"/>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1">
            <w:pPr>
              <w:widowControl w:val="0"/>
              <w:spacing w:line="276" w:lineRule="auto"/>
              <w:rPr>
                <w:sz w:val="20"/>
                <w:szCs w:val="20"/>
              </w:rPr>
            </w:pPr>
            <w:commentRangeStart w:id="125"/>
            <w:r w:rsidDel="00000000" w:rsidR="00000000" w:rsidRPr="00000000">
              <w:rPr>
                <w:sz w:val="20"/>
                <w:szCs w:val="20"/>
                <w:rtl w:val="0"/>
              </w:rPr>
              <w:t xml:space="preserve">[B]</w:t>
            </w:r>
            <w:commentRangeEnd w:id="125"/>
            <w:r w:rsidDel="00000000" w:rsidR="00000000" w:rsidRPr="00000000">
              <w:commentReference w:id="125"/>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2">
            <w:pPr>
              <w:widowControl w:val="0"/>
              <w:spacing w:line="276" w:lineRule="auto"/>
              <w:ind w:left="180" w:firstLine="0"/>
              <w:rPr>
                <w:sz w:val="20"/>
                <w:szCs w:val="20"/>
              </w:rPr>
            </w:pPr>
            <w:r w:rsidDel="00000000" w:rsidR="00000000" w:rsidRPr="00000000">
              <w:rPr>
                <w:color w:val="7b7b7b"/>
                <w:sz w:val="20"/>
                <w:szCs w:val="20"/>
                <w:rtl w:val="0"/>
              </w:rPr>
              <w:t xml:space="preserve">Food and Preparations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3">
            <w:pPr>
              <w:widowControl w:val="0"/>
              <w:spacing w:line="276" w:lineRule="auto"/>
              <w:rPr>
                <w:sz w:val="20"/>
                <w:szCs w:val="20"/>
              </w:rPr>
            </w:pPr>
            <w:commentRangeStart w:id="126"/>
            <w:r w:rsidDel="00000000" w:rsidR="00000000" w:rsidRPr="00000000">
              <w:rPr>
                <w:sz w:val="20"/>
                <w:szCs w:val="20"/>
                <w:rtl w:val="0"/>
              </w:rPr>
              <w:t xml:space="preserve">[A]</w:t>
            </w:r>
            <w:commentRangeEnd w:id="126"/>
            <w:r w:rsidDel="00000000" w:rsidR="00000000" w:rsidRPr="00000000">
              <w:commentReference w:id="126"/>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4">
            <w:pPr>
              <w:widowControl w:val="0"/>
              <w:spacing w:line="276" w:lineRule="auto"/>
              <w:rPr>
                <w:sz w:val="20"/>
                <w:szCs w:val="20"/>
              </w:rPr>
            </w:pPr>
            <w:commentRangeStart w:id="127"/>
            <w:r w:rsidDel="00000000" w:rsidR="00000000" w:rsidRPr="00000000">
              <w:rPr>
                <w:sz w:val="20"/>
                <w:szCs w:val="20"/>
                <w:rtl w:val="0"/>
              </w:rPr>
              <w:t xml:space="preserve">[B]</w:t>
            </w:r>
            <w:commentRangeEnd w:id="127"/>
            <w:r w:rsidDel="00000000" w:rsidR="00000000" w:rsidRPr="00000000">
              <w:commentReference w:id="127"/>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5">
            <w:pPr>
              <w:widowControl w:val="0"/>
              <w:spacing w:line="276" w:lineRule="auto"/>
              <w:ind w:left="180" w:firstLine="0"/>
              <w:rPr>
                <w:sz w:val="20"/>
                <w:szCs w:val="20"/>
              </w:rPr>
            </w:pPr>
            <w:r w:rsidDel="00000000" w:rsidR="00000000" w:rsidRPr="00000000">
              <w:rPr>
                <w:color w:val="7b7b7b"/>
                <w:sz w:val="20"/>
                <w:szCs w:val="20"/>
                <w:rtl w:val="0"/>
              </w:rPr>
              <w:t xml:space="preserve">Textile</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6">
            <w:pPr>
              <w:widowControl w:val="0"/>
              <w:spacing w:line="276" w:lineRule="auto"/>
              <w:rPr>
                <w:sz w:val="20"/>
                <w:szCs w:val="20"/>
              </w:rPr>
            </w:pPr>
            <w:commentRangeStart w:id="128"/>
            <w:r w:rsidDel="00000000" w:rsidR="00000000" w:rsidRPr="00000000">
              <w:rPr>
                <w:sz w:val="20"/>
                <w:szCs w:val="20"/>
                <w:rtl w:val="0"/>
              </w:rPr>
              <w:t xml:space="preserve">[A]</w:t>
            </w:r>
            <w:commentRangeEnd w:id="128"/>
            <w:r w:rsidDel="00000000" w:rsidR="00000000" w:rsidRPr="00000000">
              <w:commentReference w:id="128"/>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7">
            <w:pPr>
              <w:widowControl w:val="0"/>
              <w:spacing w:line="276" w:lineRule="auto"/>
              <w:rPr>
                <w:sz w:val="20"/>
                <w:szCs w:val="20"/>
              </w:rPr>
            </w:pPr>
            <w:commentRangeStart w:id="129"/>
            <w:r w:rsidDel="00000000" w:rsidR="00000000" w:rsidRPr="00000000">
              <w:rPr>
                <w:sz w:val="20"/>
                <w:szCs w:val="20"/>
                <w:rtl w:val="0"/>
              </w:rPr>
              <w:t xml:space="preserve">[B]</w:t>
            </w:r>
            <w:commentRangeEnd w:id="129"/>
            <w:r w:rsidDel="00000000" w:rsidR="00000000" w:rsidRPr="00000000">
              <w:commentReference w:id="129"/>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8">
            <w:pPr>
              <w:widowControl w:val="0"/>
              <w:spacing w:line="276" w:lineRule="auto"/>
              <w:ind w:left="180" w:firstLine="0"/>
              <w:rPr>
                <w:sz w:val="20"/>
                <w:szCs w:val="20"/>
              </w:rPr>
            </w:pPr>
            <w:r w:rsidDel="00000000" w:rsidR="00000000" w:rsidRPr="00000000">
              <w:rPr>
                <w:color w:val="7b7b7b"/>
                <w:sz w:val="20"/>
                <w:szCs w:val="20"/>
                <w:rtl w:val="0"/>
              </w:rPr>
              <w:t xml:space="preserve">High-complexity 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9">
            <w:pPr>
              <w:widowControl w:val="0"/>
              <w:spacing w:line="276" w:lineRule="auto"/>
              <w:rPr>
                <w:sz w:val="20"/>
                <w:szCs w:val="20"/>
              </w:rPr>
            </w:pPr>
            <w:commentRangeStart w:id="130"/>
            <w:r w:rsidDel="00000000" w:rsidR="00000000" w:rsidRPr="00000000">
              <w:rPr>
                <w:sz w:val="20"/>
                <w:szCs w:val="20"/>
                <w:rtl w:val="0"/>
              </w:rPr>
              <w:t xml:space="preserve">[A]</w:t>
            </w:r>
            <w:commentRangeEnd w:id="130"/>
            <w:r w:rsidDel="00000000" w:rsidR="00000000" w:rsidRPr="00000000">
              <w:commentReference w:id="130"/>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A">
            <w:pPr>
              <w:widowControl w:val="0"/>
              <w:spacing w:line="276" w:lineRule="auto"/>
              <w:rPr>
                <w:sz w:val="20"/>
                <w:szCs w:val="20"/>
              </w:rPr>
            </w:pPr>
            <w:commentRangeStart w:id="131"/>
            <w:r w:rsidDel="00000000" w:rsidR="00000000" w:rsidRPr="00000000">
              <w:rPr>
                <w:sz w:val="20"/>
                <w:szCs w:val="20"/>
                <w:rtl w:val="0"/>
              </w:rPr>
              <w:t xml:space="preserve">[B]</w:t>
            </w:r>
            <w:commentRangeEnd w:id="131"/>
            <w:r w:rsidDel="00000000" w:rsidR="00000000" w:rsidRPr="00000000">
              <w:commentReference w:id="131"/>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B">
            <w:pPr>
              <w:widowControl w:val="0"/>
              <w:spacing w:line="276" w:lineRule="auto"/>
              <w:ind w:left="180" w:firstLine="0"/>
              <w:rPr>
                <w:sz w:val="20"/>
                <w:szCs w:val="20"/>
              </w:rPr>
            </w:pPr>
            <w:r w:rsidDel="00000000" w:rsidR="00000000" w:rsidRPr="00000000">
              <w:rPr>
                <w:color w:val="7b7b7b"/>
                <w:sz w:val="20"/>
                <w:szCs w:val="20"/>
                <w:rtl w:val="0"/>
              </w:rPr>
              <w:t xml:space="preserve">Vegetables, Fruits and Plants</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C">
            <w:pPr>
              <w:widowControl w:val="0"/>
              <w:spacing w:line="276" w:lineRule="auto"/>
              <w:rPr>
                <w:sz w:val="20"/>
                <w:szCs w:val="20"/>
              </w:rPr>
            </w:pPr>
            <w:commentRangeStart w:id="132"/>
            <w:r w:rsidDel="00000000" w:rsidR="00000000" w:rsidRPr="00000000">
              <w:rPr>
                <w:sz w:val="20"/>
                <w:szCs w:val="20"/>
                <w:rtl w:val="0"/>
              </w:rPr>
              <w:t xml:space="preserve">[A]</w:t>
            </w:r>
            <w:commentRangeEnd w:id="132"/>
            <w:r w:rsidDel="00000000" w:rsidR="00000000" w:rsidRPr="00000000">
              <w:commentReference w:id="132"/>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D">
            <w:pPr>
              <w:widowControl w:val="0"/>
              <w:spacing w:line="276" w:lineRule="auto"/>
              <w:rPr>
                <w:sz w:val="20"/>
                <w:szCs w:val="20"/>
              </w:rPr>
            </w:pPr>
            <w:commentRangeStart w:id="133"/>
            <w:r w:rsidDel="00000000" w:rsidR="00000000" w:rsidRPr="00000000">
              <w:rPr>
                <w:sz w:val="20"/>
                <w:szCs w:val="20"/>
                <w:rtl w:val="0"/>
              </w:rPr>
              <w:t xml:space="preserve">[B]</w:t>
            </w:r>
            <w:commentRangeEnd w:id="133"/>
            <w:r w:rsidDel="00000000" w:rsidR="00000000" w:rsidRPr="00000000">
              <w:commentReference w:id="133"/>
            </w:r>
            <w:r w:rsidDel="00000000" w:rsidR="00000000" w:rsidRPr="00000000">
              <w:rPr>
                <w:rtl w:val="0"/>
              </w:rPr>
            </w:r>
          </w:p>
        </w:tc>
      </w:tr>
      <w:tr>
        <w:trPr>
          <w:cantSplit w:val="0"/>
          <w:trHeight w:val="246.24" w:hRule="atLeast"/>
          <w:tblHeader w:val="0"/>
        </w:trPr>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E">
            <w:pPr>
              <w:widowControl w:val="0"/>
              <w:spacing w:line="276" w:lineRule="auto"/>
              <w:ind w:left="180" w:firstLine="0"/>
              <w:rPr>
                <w:sz w:val="20"/>
                <w:szCs w:val="20"/>
              </w:rPr>
            </w:pPr>
            <w:r w:rsidDel="00000000" w:rsidR="00000000" w:rsidRPr="00000000">
              <w:rPr>
                <w:color w:val="7b7b7b"/>
                <w:sz w:val="20"/>
                <w:szCs w:val="20"/>
                <w:rtl w:val="0"/>
              </w:rPr>
              <w:t xml:space="preserve">Animals and By-products</w:t>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BF">
            <w:pPr>
              <w:widowControl w:val="0"/>
              <w:spacing w:line="276" w:lineRule="auto"/>
              <w:rPr>
                <w:sz w:val="20"/>
                <w:szCs w:val="20"/>
              </w:rPr>
            </w:pPr>
            <w:commentRangeStart w:id="134"/>
            <w:r w:rsidDel="00000000" w:rsidR="00000000" w:rsidRPr="00000000">
              <w:rPr>
                <w:sz w:val="20"/>
                <w:szCs w:val="20"/>
                <w:rtl w:val="0"/>
              </w:rPr>
              <w:t xml:space="preserve">[A]</w:t>
            </w:r>
            <w:commentRangeEnd w:id="134"/>
            <w:r w:rsidDel="00000000" w:rsidR="00000000" w:rsidRPr="00000000">
              <w:commentReference w:id="134"/>
            </w:r>
            <w:r w:rsidDel="00000000" w:rsidR="00000000" w:rsidRPr="00000000">
              <w:rPr>
                <w:rtl w:val="0"/>
              </w:rPr>
            </w:r>
          </w:p>
        </w:tc>
        <w:tc>
          <w:tcP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0">
            <w:pPr>
              <w:widowControl w:val="0"/>
              <w:spacing w:line="276" w:lineRule="auto"/>
              <w:rPr>
                <w:sz w:val="20"/>
                <w:szCs w:val="20"/>
              </w:rPr>
            </w:pPr>
            <w:commentRangeStart w:id="135"/>
            <w:r w:rsidDel="00000000" w:rsidR="00000000" w:rsidRPr="00000000">
              <w:rPr>
                <w:sz w:val="20"/>
                <w:szCs w:val="20"/>
                <w:rtl w:val="0"/>
              </w:rPr>
              <w:t xml:space="preserve">[B]</w:t>
            </w:r>
            <w:commentRangeEnd w:id="135"/>
            <w:r w:rsidDel="00000000" w:rsidR="00000000" w:rsidRPr="00000000">
              <w:commentReference w:id="135"/>
            </w:r>
            <w:r w:rsidDel="00000000" w:rsidR="00000000" w:rsidRPr="00000000">
              <w:rPr>
                <w:rtl w:val="0"/>
              </w:rPr>
            </w:r>
          </w:p>
        </w:tc>
      </w:tr>
      <w:tr>
        <w:trPr>
          <w:cantSplit w:val="0"/>
          <w:trHeight w:val="246.24" w:hRule="atLeast"/>
          <w:tblHeader w:val="0"/>
        </w:trPr>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1">
            <w:pPr>
              <w:widowControl w:val="0"/>
              <w:spacing w:line="276" w:lineRule="auto"/>
              <w:ind w:left="180" w:firstLine="0"/>
              <w:rPr>
                <w:sz w:val="20"/>
                <w:szCs w:val="20"/>
              </w:rPr>
            </w:pPr>
            <w:r w:rsidDel="00000000" w:rsidR="00000000" w:rsidRPr="00000000">
              <w:rPr>
                <w:color w:val="7b7b7b"/>
                <w:sz w:val="20"/>
                <w:szCs w:val="20"/>
                <w:rtl w:val="0"/>
              </w:rPr>
              <w:t xml:space="preserve">Energy Drilling and Mining</w:t>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2">
            <w:pPr>
              <w:widowControl w:val="0"/>
              <w:spacing w:line="276" w:lineRule="auto"/>
              <w:rPr>
                <w:sz w:val="20"/>
                <w:szCs w:val="20"/>
              </w:rPr>
            </w:pPr>
            <w:commentRangeStart w:id="136"/>
            <w:r w:rsidDel="00000000" w:rsidR="00000000" w:rsidRPr="00000000">
              <w:rPr>
                <w:sz w:val="20"/>
                <w:szCs w:val="20"/>
                <w:rtl w:val="0"/>
              </w:rPr>
              <w:t xml:space="preserve">[A]</w:t>
            </w:r>
            <w:commentRangeEnd w:id="136"/>
            <w:r w:rsidDel="00000000" w:rsidR="00000000" w:rsidRPr="00000000">
              <w:commentReference w:id="136"/>
            </w:r>
            <w:r w:rsidDel="00000000" w:rsidR="00000000" w:rsidRPr="00000000">
              <w:rPr>
                <w:rtl w:val="0"/>
              </w:rPr>
            </w:r>
          </w:p>
        </w:tc>
        <w:tc>
          <w:tcPr>
            <w:shd w:fill="d9d9d9"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3">
            <w:pPr>
              <w:widowControl w:val="0"/>
              <w:spacing w:line="276" w:lineRule="auto"/>
              <w:rPr>
                <w:sz w:val="20"/>
                <w:szCs w:val="20"/>
              </w:rPr>
            </w:pPr>
            <w:commentRangeStart w:id="137"/>
            <w:r w:rsidDel="00000000" w:rsidR="00000000" w:rsidRPr="00000000">
              <w:rPr>
                <w:sz w:val="20"/>
                <w:szCs w:val="20"/>
                <w:rtl w:val="0"/>
              </w:rPr>
              <w:t xml:space="preserve">[B]</w:t>
            </w:r>
            <w:commentRangeEnd w:id="137"/>
            <w:r w:rsidDel="00000000" w:rsidR="00000000" w:rsidRPr="00000000">
              <w:commentReference w:id="137"/>
            </w:r>
            <w:r w:rsidDel="00000000" w:rsidR="00000000" w:rsidRPr="00000000">
              <w:rPr>
                <w:rtl w:val="0"/>
              </w:rPr>
            </w:r>
          </w:p>
        </w:tc>
      </w:tr>
      <w:tr>
        <w:trPr>
          <w:cantSplit w:val="0"/>
          <w:trHeight w:val="246.24" w:hRule="atLeast"/>
          <w:tblHeader w:val="0"/>
        </w:trPr>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4">
            <w:pPr>
              <w:widowControl w:val="0"/>
              <w:spacing w:line="276" w:lineRule="auto"/>
              <w:ind w:left="180" w:firstLine="0"/>
              <w:rPr>
                <w:sz w:val="20"/>
                <w:szCs w:val="20"/>
              </w:rPr>
            </w:pPr>
            <w:r w:rsidDel="00000000" w:rsidR="00000000" w:rsidRPr="00000000">
              <w:rPr>
                <w:color w:val="7b7b7b"/>
                <w:sz w:val="20"/>
                <w:szCs w:val="20"/>
                <w:rtl w:val="0"/>
              </w:rPr>
              <w:t xml:space="preserve">Precious Stones</w:t>
            </w: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5">
            <w:pPr>
              <w:widowControl w:val="0"/>
              <w:spacing w:line="276" w:lineRule="auto"/>
              <w:rPr>
                <w:sz w:val="20"/>
                <w:szCs w:val="20"/>
              </w:rPr>
            </w:pPr>
            <w:r w:rsidDel="00000000" w:rsidR="00000000" w:rsidRPr="00000000">
              <w:rPr>
                <w:rtl w:val="0"/>
              </w:rPr>
            </w:r>
          </w:p>
        </w:tc>
        <w:tc>
          <w:tcPr>
            <w:tcBorders>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0C6">
            <w:pPr>
              <w:widowControl w:val="0"/>
              <w:spacing w:line="276" w:lineRule="auto"/>
              <w:rPr>
                <w:sz w:val="20"/>
                <w:szCs w:val="20"/>
              </w:rPr>
            </w:pPr>
            <w:r w:rsidDel="00000000" w:rsidR="00000000" w:rsidRPr="00000000">
              <w:rPr>
                <w:rtl w:val="0"/>
              </w:rPr>
            </w:r>
          </w:p>
        </w:tc>
      </w:tr>
    </w:tbl>
    <w:p w:rsidR="00000000" w:rsidDel="00000000" w:rsidP="00000000" w:rsidRDefault="00000000" w:rsidRPr="00000000" w14:paraId="000000C7">
      <w:pPr>
        <w:pageBreakBefore w:val="0"/>
        <w:jc w:val="center"/>
        <w:rPr>
          <w:b w:val="1"/>
          <w:bCs w:val="1"/>
        </w:rPr>
      </w:pPr>
      <w:r w:rsidDel="00000000" w:rsidR="00000000" w:rsidRPr="00000000">
        <w:rPr>
          <w:sz w:val="22"/>
          <w:szCs w:val="22"/>
          <w:rtl w:val="0"/>
        </w:rPr>
        <w:t xml:space="preserve">Table 3. Realized Industry Development (RID) of </w:t>
      </w:r>
      <w:commentRangeStart w:id="138"/>
      <w:r w:rsidDel="00000000" w:rsidR="00000000" w:rsidRPr="00000000">
        <w:rPr>
          <w:sz w:val="22"/>
          <w:szCs w:val="22"/>
          <w:rtl w:val="0"/>
        </w:rPr>
        <w:t xml:space="preserve">[Country]</w:t>
      </w:r>
      <w:commentRangeEnd w:id="138"/>
      <w:r w:rsidDel="00000000" w:rsidR="00000000" w:rsidRPr="00000000">
        <w:commentReference w:id="138"/>
      </w:r>
      <w:r w:rsidDel="00000000" w:rsidR="00000000" w:rsidRPr="00000000">
        <w:rPr>
          <w:rtl w:val="0"/>
        </w:rPr>
      </w:r>
    </w:p>
    <w:p w:rsidR="00000000" w:rsidDel="00000000" w:rsidP="00000000" w:rsidRDefault="00000000" w:rsidRPr="00000000" w14:paraId="000000C8">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C9">
      <w:pPr>
        <w:pageBreakBefore w:val="0"/>
        <w:jc w:val="both"/>
        <w:rPr/>
      </w:pPr>
      <w:r w:rsidDel="00000000" w:rsidR="00000000" w:rsidRPr="00000000">
        <w:rPr>
          <w:rtl w:val="0"/>
        </w:rPr>
        <w:t xml:space="preserve">Tables 4a-4b below summarize how the production strategy adopted by </w:t>
      </w:r>
      <w:commentRangeStart w:id="139"/>
      <w:r w:rsidDel="00000000" w:rsidR="00000000" w:rsidRPr="00000000">
        <w:rPr>
          <w:rtl w:val="0"/>
        </w:rPr>
        <w:t xml:space="preserve">[Country]</w:t>
      </w:r>
      <w:commentRangeEnd w:id="139"/>
      <w:r w:rsidDel="00000000" w:rsidR="00000000" w:rsidRPr="00000000">
        <w:commentReference w:id="139"/>
      </w:r>
      <w:r w:rsidDel="00000000" w:rsidR="00000000" w:rsidRPr="00000000">
        <w:rPr>
          <w:rtl w:val="0"/>
        </w:rPr>
        <w:t xml:space="preserve"> compares with selected leading economies in the world across different years, as measured in RID. Leading economies such as </w:t>
      </w:r>
      <w:commentRangeStart w:id="140"/>
      <w:r w:rsidDel="00000000" w:rsidR="00000000" w:rsidRPr="00000000">
        <w:rPr>
          <w:rtl w:val="0"/>
        </w:rPr>
        <w:t xml:space="preserve">[Country 1]</w:t>
      </w:r>
      <w:commentRangeEnd w:id="140"/>
      <w:r w:rsidDel="00000000" w:rsidR="00000000" w:rsidRPr="00000000">
        <w:commentReference w:id="140"/>
      </w:r>
      <w:r w:rsidDel="00000000" w:rsidR="00000000" w:rsidRPr="00000000">
        <w:rPr>
          <w:rtl w:val="0"/>
        </w:rPr>
        <w:t xml:space="preserve">, </w:t>
      </w:r>
      <w:commentRangeStart w:id="141"/>
      <w:r w:rsidDel="00000000" w:rsidR="00000000" w:rsidRPr="00000000">
        <w:rPr>
          <w:rtl w:val="0"/>
        </w:rPr>
        <w:t xml:space="preserve">[Country 2]</w:t>
      </w:r>
      <w:commentRangeEnd w:id="141"/>
      <w:r w:rsidDel="00000000" w:rsidR="00000000" w:rsidRPr="00000000">
        <w:commentReference w:id="141"/>
      </w:r>
      <w:r w:rsidDel="00000000" w:rsidR="00000000" w:rsidRPr="00000000">
        <w:rPr>
          <w:rtl w:val="0"/>
        </w:rPr>
        <w:t xml:space="preserve">, and </w:t>
      </w:r>
      <w:commentRangeStart w:id="142"/>
      <w:r w:rsidDel="00000000" w:rsidR="00000000" w:rsidRPr="00000000">
        <w:rPr>
          <w:rtl w:val="0"/>
        </w:rPr>
        <w:t xml:space="preserve">[Country 3]</w:t>
      </w:r>
      <w:commentRangeEnd w:id="142"/>
      <w:r w:rsidDel="00000000" w:rsidR="00000000" w:rsidRPr="00000000">
        <w:commentReference w:id="142"/>
      </w:r>
      <w:r w:rsidDel="00000000" w:rsidR="00000000" w:rsidRPr="00000000">
        <w:rPr>
          <w:rtl w:val="0"/>
        </w:rPr>
        <w:t xml:space="preserve"> gave a considerable level of attention to more advanced product groups such as </w:t>
      </w:r>
      <w:commentRangeStart w:id="143"/>
      <w:r w:rsidDel="00000000" w:rsidR="00000000" w:rsidRPr="00000000">
        <w:rPr>
          <w:rtl w:val="0"/>
        </w:rPr>
        <w:t xml:space="preserve">[Product Group 1]</w:t>
      </w:r>
      <w:commentRangeEnd w:id="143"/>
      <w:r w:rsidDel="00000000" w:rsidR="00000000" w:rsidRPr="00000000">
        <w:commentReference w:id="143"/>
      </w:r>
      <w:r w:rsidDel="00000000" w:rsidR="00000000" w:rsidRPr="00000000">
        <w:rPr>
          <w:rtl w:val="0"/>
        </w:rPr>
        <w:t xml:space="preserve"> and </w:t>
      </w:r>
      <w:commentRangeStart w:id="144"/>
      <w:r w:rsidDel="00000000" w:rsidR="00000000" w:rsidRPr="00000000">
        <w:rPr>
          <w:rtl w:val="0"/>
        </w:rPr>
        <w:t xml:space="preserve">[Product Group 2]</w:t>
      </w:r>
      <w:commentRangeEnd w:id="144"/>
      <w:r w:rsidDel="00000000" w:rsidR="00000000" w:rsidRPr="00000000">
        <w:commentReference w:id="144"/>
      </w:r>
      <w:r w:rsidDel="00000000" w:rsidR="00000000" w:rsidRPr="00000000">
        <w:rPr>
          <w:rtl w:val="0"/>
        </w:rPr>
        <w:t xml:space="preserve"> in 2018 and </w:t>
      </w:r>
      <w:commentRangeStart w:id="145"/>
      <w:r w:rsidDel="00000000" w:rsidR="00000000" w:rsidRPr="00000000">
        <w:rPr>
          <w:rtl w:val="0"/>
        </w:rPr>
        <w:t xml:space="preserve">[Product Group 3]</w:t>
      </w:r>
      <w:commentRangeEnd w:id="145"/>
      <w:r w:rsidDel="00000000" w:rsidR="00000000" w:rsidRPr="00000000">
        <w:commentReference w:id="145"/>
      </w:r>
      <w:r w:rsidDel="00000000" w:rsidR="00000000" w:rsidRPr="00000000">
        <w:rPr>
          <w:rtl w:val="0"/>
        </w:rPr>
        <w:t xml:space="preserve">, </w:t>
      </w:r>
      <w:commentRangeStart w:id="146"/>
      <w:r w:rsidDel="00000000" w:rsidR="00000000" w:rsidRPr="00000000">
        <w:rPr>
          <w:rtl w:val="0"/>
        </w:rPr>
        <w:t xml:space="preserve">[Product Group 4]</w:t>
      </w:r>
      <w:commentRangeEnd w:id="146"/>
      <w:r w:rsidDel="00000000" w:rsidR="00000000" w:rsidRPr="00000000">
        <w:commentReference w:id="146"/>
      </w:r>
      <w:r w:rsidDel="00000000" w:rsidR="00000000" w:rsidRPr="00000000">
        <w:rPr>
          <w:rtl w:val="0"/>
        </w:rPr>
        <w:t xml:space="preserve">, and </w:t>
      </w:r>
      <w:commentRangeStart w:id="147"/>
      <w:r w:rsidDel="00000000" w:rsidR="00000000" w:rsidRPr="00000000">
        <w:rPr>
          <w:rtl w:val="0"/>
        </w:rPr>
        <w:t xml:space="preserve">[Product Group 5]</w:t>
      </w:r>
      <w:commentRangeEnd w:id="147"/>
      <w:r w:rsidDel="00000000" w:rsidR="00000000" w:rsidRPr="00000000">
        <w:commentReference w:id="147"/>
      </w:r>
      <w:r w:rsidDel="00000000" w:rsidR="00000000" w:rsidRPr="00000000">
        <w:rPr>
          <w:rtl w:val="0"/>
        </w:rPr>
        <w:t xml:space="preserve"> in 2021.</w:t>
      </w:r>
    </w:p>
    <w:p w:rsidR="00000000" w:rsidDel="00000000" w:rsidP="00000000" w:rsidRDefault="00000000" w:rsidRPr="00000000" w14:paraId="000000CA">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CB">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CC">
            <w:pPr>
              <w:jc w:val="both"/>
              <w:rPr/>
            </w:pPr>
            <w:commentRangeStart w:id="148"/>
            <w:r w:rsidDel="00000000" w:rsidR="00000000" w:rsidRPr="00000000">
              <w:rPr>
                <w:rtl w:val="0"/>
              </w:rPr>
              <w:t xml:space="preserve">[Country 1]</w:t>
            </w:r>
          </w:p>
        </w:tc>
        <w:tc>
          <w:tcPr>
            <w:vAlign w:val="center"/>
          </w:tcPr>
          <w:p w:rsidR="00000000" w:rsidDel="00000000" w:rsidP="00000000" w:rsidRDefault="00000000" w:rsidRPr="00000000" w14:paraId="000000CD">
            <w:pPr>
              <w:jc w:val="both"/>
              <w:rPr/>
            </w:pPr>
            <w:r w:rsidDel="00000000" w:rsidR="00000000" w:rsidRPr="00000000">
              <w:rPr>
                <w:rtl w:val="0"/>
              </w:rPr>
              <w:t xml:space="preserve">[Country 2]</w:t>
            </w:r>
          </w:p>
        </w:tc>
        <w:tc>
          <w:tcPr>
            <w:vAlign w:val="center"/>
          </w:tcPr>
          <w:p w:rsidR="00000000" w:rsidDel="00000000" w:rsidP="00000000" w:rsidRDefault="00000000" w:rsidRPr="00000000" w14:paraId="000000CE">
            <w:pPr>
              <w:jc w:val="both"/>
              <w:rPr/>
            </w:pPr>
            <w:r w:rsidDel="00000000" w:rsidR="00000000" w:rsidRPr="00000000">
              <w:rPr>
                <w:rtl w:val="0"/>
              </w:rPr>
              <w:t xml:space="preserve">[Country 3]</w:t>
            </w:r>
          </w:p>
        </w:tc>
      </w:tr>
      <w:tr>
        <w:trPr>
          <w:cantSplit w:val="0"/>
          <w:tblHeader w:val="0"/>
        </w:trPr>
        <w:tc>
          <w:tcPr>
            <w:vAlign w:val="center"/>
          </w:tcPr>
          <w:p w:rsidR="00000000" w:rsidDel="00000000" w:rsidP="00000000" w:rsidRDefault="00000000" w:rsidRPr="00000000" w14:paraId="000000CF">
            <w:pPr>
              <w:jc w:val="both"/>
              <w:rPr>
                <w:b w:val="0"/>
                <w:bCs w:val="0"/>
                <w:sz w:val="20"/>
                <w:szCs w:val="20"/>
              </w:rPr>
            </w:pPr>
            <w:commentRangeEnd w:id="148"/>
            <w:r w:rsidDel="00000000" w:rsidR="00000000" w:rsidRPr="00000000">
              <w:commentReference w:id="148"/>
            </w: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D0">
            <w:pPr>
              <w:jc w:val="both"/>
              <w:rPr>
                <w:sz w:val="20"/>
                <w:szCs w:val="20"/>
              </w:rPr>
            </w:pPr>
            <w:commentRangeStart w:id="149"/>
            <w:r w:rsidDel="00000000" w:rsidR="00000000" w:rsidRPr="00000000">
              <w:rPr>
                <w:color w:val="000000"/>
                <w:rtl w:val="0"/>
              </w:rPr>
              <w:t xml:space="preserve">[Product Group *]</w:t>
            </w:r>
            <w:commentRangeEnd w:id="149"/>
            <w:r w:rsidDel="00000000" w:rsidR="00000000" w:rsidRPr="00000000">
              <w:commentReference w:id="149"/>
            </w:r>
            <w:r w:rsidDel="00000000" w:rsidR="00000000" w:rsidRPr="00000000">
              <w:rPr>
                <w:rtl w:val="0"/>
              </w:rPr>
            </w:r>
          </w:p>
        </w:tc>
        <w:tc>
          <w:tcPr>
            <w:vAlign w:val="center"/>
          </w:tcPr>
          <w:p w:rsidR="00000000" w:rsidDel="00000000" w:rsidP="00000000" w:rsidRDefault="00000000" w:rsidRPr="00000000" w14:paraId="000000D1">
            <w:pPr>
              <w:jc w:val="both"/>
              <w:rPr>
                <w:sz w:val="20"/>
                <w:szCs w:val="20"/>
              </w:rPr>
            </w:pPr>
            <w:commentRangeStart w:id="150"/>
            <w:r w:rsidDel="00000000" w:rsidR="00000000" w:rsidRPr="00000000">
              <w:rPr>
                <w:color w:val="000000"/>
                <w:rtl w:val="0"/>
              </w:rPr>
              <w:t xml:space="preserve">[Product Group *]</w:t>
            </w:r>
            <w:commentRangeEnd w:id="150"/>
            <w:r w:rsidDel="00000000" w:rsidR="00000000" w:rsidRPr="00000000">
              <w:commentReference w:id="150"/>
            </w:r>
            <w:r w:rsidDel="00000000" w:rsidR="00000000" w:rsidRPr="00000000">
              <w:rPr>
                <w:rtl w:val="0"/>
              </w:rPr>
            </w:r>
          </w:p>
        </w:tc>
        <w:tc>
          <w:tcPr>
            <w:vAlign w:val="center"/>
          </w:tcPr>
          <w:p w:rsidR="00000000" w:rsidDel="00000000" w:rsidP="00000000" w:rsidRDefault="00000000" w:rsidRPr="00000000" w14:paraId="000000D2">
            <w:pPr>
              <w:jc w:val="both"/>
              <w:rPr>
                <w:sz w:val="20"/>
                <w:szCs w:val="20"/>
              </w:rPr>
            </w:pPr>
            <w:commentRangeStart w:id="151"/>
            <w:r w:rsidDel="00000000" w:rsidR="00000000" w:rsidRPr="00000000">
              <w:rPr>
                <w:color w:val="000000"/>
                <w:rtl w:val="0"/>
              </w:rPr>
              <w:t xml:space="preserve">[Product Group *]</w:t>
            </w:r>
            <w:commentRangeEnd w:id="151"/>
            <w:r w:rsidDel="00000000" w:rsidR="00000000" w:rsidRPr="00000000">
              <w:commentReference w:id="151"/>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3">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D4">
            <w:pPr>
              <w:jc w:val="both"/>
              <w:rPr>
                <w:sz w:val="20"/>
                <w:szCs w:val="20"/>
              </w:rPr>
            </w:pPr>
            <w:commentRangeStart w:id="152"/>
            <w:r w:rsidDel="00000000" w:rsidR="00000000" w:rsidRPr="00000000">
              <w:rPr>
                <w:color w:val="000000"/>
                <w:rtl w:val="0"/>
              </w:rPr>
              <w:t xml:space="preserve">[Product Group *]</w:t>
            </w:r>
            <w:commentRangeEnd w:id="152"/>
            <w:r w:rsidDel="00000000" w:rsidR="00000000" w:rsidRPr="00000000">
              <w:commentReference w:id="152"/>
            </w:r>
            <w:r w:rsidDel="00000000" w:rsidR="00000000" w:rsidRPr="00000000">
              <w:rPr>
                <w:rtl w:val="0"/>
              </w:rPr>
            </w:r>
          </w:p>
        </w:tc>
        <w:tc>
          <w:tcPr>
            <w:vAlign w:val="center"/>
          </w:tcPr>
          <w:p w:rsidR="00000000" w:rsidDel="00000000" w:rsidP="00000000" w:rsidRDefault="00000000" w:rsidRPr="00000000" w14:paraId="000000D5">
            <w:pPr>
              <w:jc w:val="both"/>
              <w:rPr>
                <w:sz w:val="20"/>
                <w:szCs w:val="20"/>
              </w:rPr>
            </w:pPr>
            <w:commentRangeStart w:id="153"/>
            <w:r w:rsidDel="00000000" w:rsidR="00000000" w:rsidRPr="00000000">
              <w:rPr>
                <w:color w:val="000000"/>
                <w:rtl w:val="0"/>
              </w:rPr>
              <w:t xml:space="preserve">[Product Group *]</w:t>
            </w:r>
            <w:commentRangeEnd w:id="153"/>
            <w:r w:rsidDel="00000000" w:rsidR="00000000" w:rsidRPr="00000000">
              <w:commentReference w:id="153"/>
            </w:r>
            <w:r w:rsidDel="00000000" w:rsidR="00000000" w:rsidRPr="00000000">
              <w:rPr>
                <w:rtl w:val="0"/>
              </w:rPr>
            </w:r>
          </w:p>
        </w:tc>
        <w:tc>
          <w:tcPr>
            <w:vAlign w:val="center"/>
          </w:tcPr>
          <w:p w:rsidR="00000000" w:rsidDel="00000000" w:rsidP="00000000" w:rsidRDefault="00000000" w:rsidRPr="00000000" w14:paraId="000000D6">
            <w:pPr>
              <w:jc w:val="both"/>
              <w:rPr>
                <w:sz w:val="20"/>
                <w:szCs w:val="20"/>
              </w:rPr>
            </w:pPr>
            <w:commentRangeStart w:id="154"/>
            <w:r w:rsidDel="00000000" w:rsidR="00000000" w:rsidRPr="00000000">
              <w:rPr>
                <w:color w:val="000000"/>
                <w:rtl w:val="0"/>
              </w:rPr>
              <w:t xml:space="preserve">[Product Group *]</w:t>
            </w:r>
            <w:commentRangeEnd w:id="154"/>
            <w:r w:rsidDel="00000000" w:rsidR="00000000" w:rsidRPr="00000000">
              <w:commentReference w:id="154"/>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7">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D8">
            <w:pPr>
              <w:jc w:val="both"/>
              <w:rPr>
                <w:sz w:val="20"/>
                <w:szCs w:val="20"/>
              </w:rPr>
            </w:pPr>
            <w:commentRangeStart w:id="155"/>
            <w:r w:rsidDel="00000000" w:rsidR="00000000" w:rsidRPr="00000000">
              <w:rPr>
                <w:color w:val="000000"/>
                <w:rtl w:val="0"/>
              </w:rPr>
              <w:t xml:space="preserve">[Product Group *]</w:t>
            </w:r>
            <w:commentRangeEnd w:id="155"/>
            <w:r w:rsidDel="00000000" w:rsidR="00000000" w:rsidRPr="00000000">
              <w:commentReference w:id="155"/>
            </w:r>
            <w:r w:rsidDel="00000000" w:rsidR="00000000" w:rsidRPr="00000000">
              <w:rPr>
                <w:rtl w:val="0"/>
              </w:rPr>
            </w:r>
          </w:p>
        </w:tc>
        <w:tc>
          <w:tcPr>
            <w:vAlign w:val="center"/>
          </w:tcPr>
          <w:p w:rsidR="00000000" w:rsidDel="00000000" w:rsidP="00000000" w:rsidRDefault="00000000" w:rsidRPr="00000000" w14:paraId="000000D9">
            <w:pPr>
              <w:jc w:val="both"/>
              <w:rPr>
                <w:sz w:val="20"/>
                <w:szCs w:val="20"/>
              </w:rPr>
            </w:pPr>
            <w:commentRangeStart w:id="156"/>
            <w:r w:rsidDel="00000000" w:rsidR="00000000" w:rsidRPr="00000000">
              <w:rPr>
                <w:color w:val="000000"/>
                <w:rtl w:val="0"/>
              </w:rPr>
              <w:t xml:space="preserve">[Product Group *]</w:t>
            </w:r>
            <w:commentRangeEnd w:id="156"/>
            <w:r w:rsidDel="00000000" w:rsidR="00000000" w:rsidRPr="00000000">
              <w:commentReference w:id="156"/>
            </w:r>
            <w:r w:rsidDel="00000000" w:rsidR="00000000" w:rsidRPr="00000000">
              <w:rPr>
                <w:rtl w:val="0"/>
              </w:rPr>
            </w:r>
          </w:p>
        </w:tc>
        <w:tc>
          <w:tcPr>
            <w:vAlign w:val="center"/>
          </w:tcPr>
          <w:p w:rsidR="00000000" w:rsidDel="00000000" w:rsidP="00000000" w:rsidRDefault="00000000" w:rsidRPr="00000000" w14:paraId="000000DA">
            <w:pPr>
              <w:jc w:val="both"/>
              <w:rPr>
                <w:sz w:val="20"/>
                <w:szCs w:val="20"/>
              </w:rPr>
            </w:pPr>
            <w:commentRangeStart w:id="157"/>
            <w:r w:rsidDel="00000000" w:rsidR="00000000" w:rsidRPr="00000000">
              <w:rPr>
                <w:color w:val="000000"/>
                <w:rtl w:val="0"/>
              </w:rPr>
              <w:t xml:space="preserve">[Product Group *]</w:t>
            </w:r>
            <w:commentRangeEnd w:id="157"/>
            <w:r w:rsidDel="00000000" w:rsidR="00000000" w:rsidRPr="00000000">
              <w:commentReference w:id="157"/>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B">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DC">
            <w:pPr>
              <w:jc w:val="both"/>
              <w:rPr>
                <w:sz w:val="20"/>
                <w:szCs w:val="20"/>
              </w:rPr>
            </w:pPr>
            <w:commentRangeStart w:id="158"/>
            <w:r w:rsidDel="00000000" w:rsidR="00000000" w:rsidRPr="00000000">
              <w:rPr>
                <w:color w:val="000000"/>
                <w:rtl w:val="0"/>
              </w:rPr>
              <w:t xml:space="preserve">[Product Group *]</w:t>
            </w:r>
            <w:commentRangeEnd w:id="158"/>
            <w:r w:rsidDel="00000000" w:rsidR="00000000" w:rsidRPr="00000000">
              <w:commentReference w:id="158"/>
            </w:r>
            <w:r w:rsidDel="00000000" w:rsidR="00000000" w:rsidRPr="00000000">
              <w:rPr>
                <w:rtl w:val="0"/>
              </w:rPr>
            </w:r>
          </w:p>
        </w:tc>
        <w:tc>
          <w:tcPr>
            <w:vAlign w:val="center"/>
          </w:tcPr>
          <w:p w:rsidR="00000000" w:rsidDel="00000000" w:rsidP="00000000" w:rsidRDefault="00000000" w:rsidRPr="00000000" w14:paraId="000000DD">
            <w:pPr>
              <w:jc w:val="both"/>
              <w:rPr>
                <w:sz w:val="20"/>
                <w:szCs w:val="20"/>
              </w:rPr>
            </w:pPr>
            <w:commentRangeStart w:id="159"/>
            <w:r w:rsidDel="00000000" w:rsidR="00000000" w:rsidRPr="00000000">
              <w:rPr>
                <w:color w:val="000000"/>
                <w:rtl w:val="0"/>
              </w:rPr>
              <w:t xml:space="preserve">[Product Group *]</w:t>
            </w:r>
            <w:commentRangeEnd w:id="159"/>
            <w:r w:rsidDel="00000000" w:rsidR="00000000" w:rsidRPr="00000000">
              <w:commentReference w:id="159"/>
            </w:r>
            <w:r w:rsidDel="00000000" w:rsidR="00000000" w:rsidRPr="00000000">
              <w:rPr>
                <w:rtl w:val="0"/>
              </w:rPr>
            </w:r>
          </w:p>
        </w:tc>
        <w:tc>
          <w:tcPr>
            <w:vAlign w:val="center"/>
          </w:tcPr>
          <w:p w:rsidR="00000000" w:rsidDel="00000000" w:rsidP="00000000" w:rsidRDefault="00000000" w:rsidRPr="00000000" w14:paraId="000000DE">
            <w:pPr>
              <w:jc w:val="both"/>
              <w:rPr>
                <w:sz w:val="20"/>
                <w:szCs w:val="20"/>
              </w:rPr>
            </w:pPr>
            <w:commentRangeStart w:id="160"/>
            <w:r w:rsidDel="00000000" w:rsidR="00000000" w:rsidRPr="00000000">
              <w:rPr>
                <w:color w:val="000000"/>
                <w:rtl w:val="0"/>
              </w:rPr>
              <w:t xml:space="preserve">[Product Group *]</w:t>
            </w:r>
            <w:commentRangeEnd w:id="160"/>
            <w:r w:rsidDel="00000000" w:rsidR="00000000" w:rsidRPr="00000000">
              <w:commentReference w:id="160"/>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E0">
            <w:pPr>
              <w:jc w:val="both"/>
              <w:rPr>
                <w:sz w:val="20"/>
                <w:szCs w:val="20"/>
              </w:rPr>
            </w:pPr>
            <w:commentRangeStart w:id="161"/>
            <w:r w:rsidDel="00000000" w:rsidR="00000000" w:rsidRPr="00000000">
              <w:rPr>
                <w:color w:val="000000"/>
                <w:rtl w:val="0"/>
              </w:rPr>
              <w:t xml:space="preserve">[Product Group *]</w:t>
            </w:r>
            <w:commentRangeEnd w:id="161"/>
            <w:r w:rsidDel="00000000" w:rsidR="00000000" w:rsidRPr="00000000">
              <w:commentReference w:id="161"/>
            </w:r>
            <w:r w:rsidDel="00000000" w:rsidR="00000000" w:rsidRPr="00000000">
              <w:rPr>
                <w:rtl w:val="0"/>
              </w:rPr>
            </w:r>
          </w:p>
        </w:tc>
        <w:tc>
          <w:tcPr>
            <w:vAlign w:val="center"/>
          </w:tcPr>
          <w:p w:rsidR="00000000" w:rsidDel="00000000" w:rsidP="00000000" w:rsidRDefault="00000000" w:rsidRPr="00000000" w14:paraId="000000E1">
            <w:pPr>
              <w:jc w:val="both"/>
              <w:rPr>
                <w:sz w:val="20"/>
                <w:szCs w:val="20"/>
              </w:rPr>
            </w:pPr>
            <w:commentRangeStart w:id="162"/>
            <w:r w:rsidDel="00000000" w:rsidR="00000000" w:rsidRPr="00000000">
              <w:rPr>
                <w:color w:val="000000"/>
                <w:rtl w:val="0"/>
              </w:rPr>
              <w:t xml:space="preserve">[Product Group *]</w:t>
            </w:r>
            <w:commentRangeEnd w:id="162"/>
            <w:r w:rsidDel="00000000" w:rsidR="00000000" w:rsidRPr="00000000">
              <w:commentReference w:id="162"/>
            </w:r>
            <w:r w:rsidDel="00000000" w:rsidR="00000000" w:rsidRPr="00000000">
              <w:rPr>
                <w:rtl w:val="0"/>
              </w:rPr>
            </w:r>
          </w:p>
        </w:tc>
        <w:tc>
          <w:tcPr>
            <w:vAlign w:val="center"/>
          </w:tcPr>
          <w:p w:rsidR="00000000" w:rsidDel="00000000" w:rsidP="00000000" w:rsidRDefault="00000000" w:rsidRPr="00000000" w14:paraId="000000E2">
            <w:pPr>
              <w:jc w:val="both"/>
              <w:rPr>
                <w:sz w:val="20"/>
                <w:szCs w:val="20"/>
              </w:rPr>
            </w:pPr>
            <w:commentRangeStart w:id="163"/>
            <w:r w:rsidDel="00000000" w:rsidR="00000000" w:rsidRPr="00000000">
              <w:rPr>
                <w:color w:val="000000"/>
                <w:rtl w:val="0"/>
              </w:rPr>
              <w:t xml:space="preserve">[Product Group *]</w:t>
            </w:r>
            <w:commentRangeEnd w:id="163"/>
            <w:r w:rsidDel="00000000" w:rsidR="00000000" w:rsidRPr="00000000">
              <w:commentReference w:id="163"/>
            </w:r>
            <w:r w:rsidDel="00000000" w:rsidR="00000000" w:rsidRPr="00000000">
              <w:rPr>
                <w:rtl w:val="0"/>
              </w:rPr>
            </w:r>
          </w:p>
        </w:tc>
      </w:tr>
    </w:tbl>
    <w:p w:rsidR="00000000" w:rsidDel="00000000" w:rsidP="00000000" w:rsidRDefault="00000000" w:rsidRPr="00000000" w14:paraId="000000E3">
      <w:pPr>
        <w:jc w:val="center"/>
        <w:rPr>
          <w:sz w:val="22"/>
          <w:szCs w:val="22"/>
        </w:rPr>
      </w:pPr>
      <w:r w:rsidDel="00000000" w:rsidR="00000000" w:rsidRPr="00000000">
        <w:rPr>
          <w:sz w:val="22"/>
          <w:szCs w:val="22"/>
          <w:rtl w:val="0"/>
        </w:rPr>
        <w:t xml:space="preserve">Table 4a. RID Comparison across </w:t>
      </w:r>
      <w:commentRangeStart w:id="164"/>
      <w:commentRangeStart w:id="165"/>
      <w:r w:rsidDel="00000000" w:rsidR="00000000" w:rsidRPr="00000000">
        <w:rPr>
          <w:sz w:val="22"/>
          <w:szCs w:val="22"/>
          <w:rtl w:val="0"/>
        </w:rPr>
        <w:t xml:space="preserve">Leading</w:t>
      </w:r>
      <w:commentRangeEnd w:id="164"/>
      <w:r w:rsidDel="00000000" w:rsidR="00000000" w:rsidRPr="00000000">
        <w:commentReference w:id="164"/>
      </w:r>
      <w:commentRangeEnd w:id="165"/>
      <w:r w:rsidDel="00000000" w:rsidR="00000000" w:rsidRPr="00000000">
        <w:commentReference w:id="165"/>
      </w:r>
      <w:r w:rsidDel="00000000" w:rsidR="00000000" w:rsidRPr="00000000">
        <w:rPr>
          <w:sz w:val="22"/>
          <w:szCs w:val="22"/>
          <w:rtl w:val="0"/>
        </w:rPr>
        <w:t xml:space="preserve"> Economies (2018)</w:t>
      </w:r>
    </w:p>
    <w:p w:rsidR="00000000" w:rsidDel="00000000" w:rsidP="00000000" w:rsidRDefault="00000000" w:rsidRPr="00000000" w14:paraId="000000E4">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E5">
            <w:pPr>
              <w:jc w:val="both"/>
              <w:rPr/>
            </w:pPr>
            <w:r w:rsidDel="00000000" w:rsidR="00000000" w:rsidRPr="00000000">
              <w:rPr>
                <w:rtl w:val="0"/>
              </w:rPr>
              <w:t xml:space="preserve">Ranking</w:t>
            </w:r>
          </w:p>
        </w:tc>
        <w:tc>
          <w:tcPr/>
          <w:p w:rsidR="00000000" w:rsidDel="00000000" w:rsidP="00000000" w:rsidRDefault="00000000" w:rsidRPr="00000000" w14:paraId="000000E6">
            <w:pPr>
              <w:jc w:val="both"/>
              <w:rPr/>
            </w:pPr>
            <w:commentRangeStart w:id="166"/>
            <w:r w:rsidDel="00000000" w:rsidR="00000000" w:rsidRPr="00000000">
              <w:rPr>
                <w:rtl w:val="0"/>
              </w:rPr>
              <w:t xml:space="preserve">[Country 1]</w:t>
            </w:r>
          </w:p>
        </w:tc>
        <w:tc>
          <w:tcPr/>
          <w:p w:rsidR="00000000" w:rsidDel="00000000" w:rsidP="00000000" w:rsidRDefault="00000000" w:rsidRPr="00000000" w14:paraId="000000E7">
            <w:pPr>
              <w:jc w:val="both"/>
              <w:rPr/>
            </w:pPr>
            <w:r w:rsidDel="00000000" w:rsidR="00000000" w:rsidRPr="00000000">
              <w:rPr>
                <w:rtl w:val="0"/>
              </w:rPr>
              <w:t xml:space="preserve">[Country 2]</w:t>
            </w:r>
          </w:p>
        </w:tc>
        <w:tc>
          <w:tcPr/>
          <w:p w:rsidR="00000000" w:rsidDel="00000000" w:rsidP="00000000" w:rsidRDefault="00000000" w:rsidRPr="00000000" w14:paraId="000000E8">
            <w:pPr>
              <w:jc w:val="both"/>
              <w:rPr/>
            </w:pPr>
            <w:r w:rsidDel="00000000" w:rsidR="00000000" w:rsidRPr="00000000">
              <w:rPr>
                <w:rtl w:val="0"/>
              </w:rPr>
              <w:t xml:space="preserve">[Country 2]</w:t>
            </w:r>
          </w:p>
        </w:tc>
      </w:tr>
      <w:tr>
        <w:trPr>
          <w:cantSplit w:val="0"/>
          <w:tblHeader w:val="0"/>
        </w:trPr>
        <w:tc>
          <w:tcPr/>
          <w:p w:rsidR="00000000" w:rsidDel="00000000" w:rsidP="00000000" w:rsidRDefault="00000000" w:rsidRPr="00000000" w14:paraId="000000E9">
            <w:pPr>
              <w:jc w:val="both"/>
              <w:rPr>
                <w:b w:val="0"/>
                <w:bCs w:val="0"/>
                <w:sz w:val="20"/>
                <w:szCs w:val="20"/>
              </w:rPr>
            </w:pPr>
            <w:commentRangeEnd w:id="166"/>
            <w:r w:rsidDel="00000000" w:rsidR="00000000" w:rsidRPr="00000000">
              <w:commentReference w:id="166"/>
            </w: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A">
            <w:pPr>
              <w:jc w:val="both"/>
              <w:rPr>
                <w:sz w:val="20"/>
                <w:szCs w:val="20"/>
              </w:rPr>
            </w:pPr>
            <w:commentRangeStart w:id="167"/>
            <w:r w:rsidDel="00000000" w:rsidR="00000000" w:rsidRPr="00000000">
              <w:rPr>
                <w:color w:val="000000"/>
                <w:rtl w:val="0"/>
              </w:rPr>
              <w:t xml:space="preserve">[Product Group *]</w:t>
            </w:r>
            <w:commentRangeEnd w:id="167"/>
            <w:r w:rsidDel="00000000" w:rsidR="00000000" w:rsidRPr="00000000">
              <w:commentReference w:id="167"/>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B">
            <w:pPr>
              <w:jc w:val="both"/>
              <w:rPr>
                <w:sz w:val="20"/>
                <w:szCs w:val="20"/>
              </w:rPr>
            </w:pPr>
            <w:commentRangeStart w:id="168"/>
            <w:r w:rsidDel="00000000" w:rsidR="00000000" w:rsidRPr="00000000">
              <w:rPr>
                <w:color w:val="000000"/>
                <w:rtl w:val="0"/>
              </w:rPr>
              <w:t xml:space="preserve">[Product Group *]</w:t>
            </w:r>
            <w:commentRangeEnd w:id="168"/>
            <w:r w:rsidDel="00000000" w:rsidR="00000000" w:rsidRPr="00000000">
              <w:commentReference w:id="168"/>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C">
            <w:pPr>
              <w:jc w:val="both"/>
              <w:rPr>
                <w:sz w:val="20"/>
                <w:szCs w:val="20"/>
              </w:rPr>
            </w:pPr>
            <w:commentRangeStart w:id="169"/>
            <w:r w:rsidDel="00000000" w:rsidR="00000000" w:rsidRPr="00000000">
              <w:rPr>
                <w:color w:val="000000"/>
                <w:rtl w:val="0"/>
              </w:rPr>
              <w:t xml:space="preserve">[Product Group *]</w:t>
            </w:r>
            <w:commentRangeEnd w:id="169"/>
            <w:r w:rsidDel="00000000" w:rsidR="00000000" w:rsidRPr="00000000">
              <w:commentReference w:id="169"/>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D">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E">
            <w:pPr>
              <w:jc w:val="both"/>
              <w:rPr>
                <w:sz w:val="20"/>
                <w:szCs w:val="20"/>
              </w:rPr>
            </w:pPr>
            <w:commentRangeStart w:id="170"/>
            <w:r w:rsidDel="00000000" w:rsidR="00000000" w:rsidRPr="00000000">
              <w:rPr>
                <w:color w:val="000000"/>
                <w:rtl w:val="0"/>
              </w:rPr>
              <w:t xml:space="preserve">[Product Group *]</w:t>
            </w:r>
            <w:commentRangeEnd w:id="170"/>
            <w:r w:rsidDel="00000000" w:rsidR="00000000" w:rsidRPr="00000000">
              <w:commentReference w:id="170"/>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EF">
            <w:pPr>
              <w:jc w:val="both"/>
              <w:rPr>
                <w:sz w:val="20"/>
                <w:szCs w:val="20"/>
              </w:rPr>
            </w:pPr>
            <w:commentRangeStart w:id="171"/>
            <w:r w:rsidDel="00000000" w:rsidR="00000000" w:rsidRPr="00000000">
              <w:rPr>
                <w:color w:val="000000"/>
                <w:rtl w:val="0"/>
              </w:rPr>
              <w:t xml:space="preserve">[Product Group *]</w:t>
            </w:r>
            <w:commentRangeEnd w:id="171"/>
            <w:r w:rsidDel="00000000" w:rsidR="00000000" w:rsidRPr="00000000">
              <w:commentReference w:id="171"/>
            </w:r>
            <w:r w:rsidDel="00000000" w:rsidR="00000000" w:rsidRPr="00000000">
              <w:rPr>
                <w:rtl w:val="0"/>
              </w:rPr>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0">
            <w:pPr>
              <w:jc w:val="both"/>
              <w:rPr>
                <w:sz w:val="20"/>
                <w:szCs w:val="20"/>
              </w:rPr>
            </w:pPr>
            <w:commentRangeStart w:id="172"/>
            <w:r w:rsidDel="00000000" w:rsidR="00000000" w:rsidRPr="00000000">
              <w:rPr>
                <w:color w:val="000000"/>
                <w:rtl w:val="0"/>
              </w:rPr>
              <w:t xml:space="preserve">[Product Group *]</w:t>
            </w:r>
            <w:commentRangeEnd w:id="172"/>
            <w:r w:rsidDel="00000000" w:rsidR="00000000" w:rsidRPr="00000000">
              <w:commentReference w:id="172"/>
            </w:r>
            <w:r w:rsidDel="00000000" w:rsidR="00000000" w:rsidRPr="00000000">
              <w:rPr>
                <w:rtl w:val="0"/>
              </w:rPr>
            </w:r>
          </w:p>
        </w:tc>
      </w:tr>
      <w:tr>
        <w:trPr>
          <w:cantSplit w:val="0"/>
          <w:tblHeader w:val="0"/>
        </w:trPr>
        <w:tc>
          <w:tcPr/>
          <w:p w:rsidR="00000000" w:rsidDel="00000000" w:rsidP="00000000" w:rsidRDefault="00000000" w:rsidRPr="00000000" w14:paraId="000000F1">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2">
            <w:pPr>
              <w:jc w:val="both"/>
              <w:rPr>
                <w:sz w:val="20"/>
                <w:szCs w:val="20"/>
              </w:rPr>
            </w:pPr>
            <w:commentRangeStart w:id="173"/>
            <w:r w:rsidDel="00000000" w:rsidR="00000000" w:rsidRPr="00000000">
              <w:rPr>
                <w:color w:val="000000"/>
                <w:rtl w:val="0"/>
              </w:rPr>
              <w:t xml:space="preserve">[Product Group *]</w:t>
            </w:r>
            <w:commentRangeEnd w:id="173"/>
            <w:r w:rsidDel="00000000" w:rsidR="00000000" w:rsidRPr="00000000">
              <w:commentReference w:id="173"/>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3">
            <w:pPr>
              <w:jc w:val="both"/>
              <w:rPr>
                <w:sz w:val="20"/>
                <w:szCs w:val="20"/>
              </w:rPr>
            </w:pPr>
            <w:commentRangeStart w:id="174"/>
            <w:r w:rsidDel="00000000" w:rsidR="00000000" w:rsidRPr="00000000">
              <w:rPr>
                <w:color w:val="000000"/>
                <w:rtl w:val="0"/>
              </w:rPr>
              <w:t xml:space="preserve">[Product Group *]</w:t>
            </w:r>
            <w:commentRangeEnd w:id="174"/>
            <w:r w:rsidDel="00000000" w:rsidR="00000000" w:rsidRPr="00000000">
              <w:commentReference w:id="174"/>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4">
            <w:pPr>
              <w:jc w:val="both"/>
              <w:rPr>
                <w:sz w:val="20"/>
                <w:szCs w:val="20"/>
              </w:rPr>
            </w:pPr>
            <w:commentRangeStart w:id="175"/>
            <w:r w:rsidDel="00000000" w:rsidR="00000000" w:rsidRPr="00000000">
              <w:rPr>
                <w:color w:val="000000"/>
                <w:rtl w:val="0"/>
              </w:rPr>
              <w:t xml:space="preserve">[Product Group *]</w:t>
            </w:r>
            <w:commentRangeEnd w:id="175"/>
            <w:r w:rsidDel="00000000" w:rsidR="00000000" w:rsidRPr="00000000">
              <w:commentReference w:id="175"/>
            </w:r>
            <w:r w:rsidDel="00000000" w:rsidR="00000000" w:rsidRPr="00000000">
              <w:rPr>
                <w:rtl w:val="0"/>
              </w:rPr>
            </w:r>
          </w:p>
        </w:tc>
      </w:tr>
      <w:tr>
        <w:trPr>
          <w:cantSplit w:val="0"/>
          <w:tblHeader w:val="0"/>
        </w:trPr>
        <w:tc>
          <w:tcPr/>
          <w:p w:rsidR="00000000" w:rsidDel="00000000" w:rsidP="00000000" w:rsidRDefault="00000000" w:rsidRPr="00000000" w14:paraId="000000F5">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6">
            <w:pPr>
              <w:jc w:val="both"/>
              <w:rPr>
                <w:sz w:val="20"/>
                <w:szCs w:val="20"/>
              </w:rPr>
            </w:pPr>
            <w:commentRangeStart w:id="176"/>
            <w:r w:rsidDel="00000000" w:rsidR="00000000" w:rsidRPr="00000000">
              <w:rPr>
                <w:color w:val="000000"/>
                <w:rtl w:val="0"/>
              </w:rPr>
              <w:t xml:space="preserve">[Product Group *]</w:t>
            </w:r>
            <w:commentRangeEnd w:id="176"/>
            <w:r w:rsidDel="00000000" w:rsidR="00000000" w:rsidRPr="00000000">
              <w:commentReference w:id="176"/>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7">
            <w:pPr>
              <w:jc w:val="both"/>
              <w:rPr>
                <w:sz w:val="20"/>
                <w:szCs w:val="20"/>
              </w:rPr>
            </w:pPr>
            <w:commentRangeStart w:id="177"/>
            <w:r w:rsidDel="00000000" w:rsidR="00000000" w:rsidRPr="00000000">
              <w:rPr>
                <w:color w:val="000000"/>
                <w:rtl w:val="0"/>
              </w:rPr>
              <w:t xml:space="preserve">[Product Group *]</w:t>
            </w:r>
            <w:commentRangeEnd w:id="177"/>
            <w:r w:rsidDel="00000000" w:rsidR="00000000" w:rsidRPr="00000000">
              <w:commentReference w:id="177"/>
            </w:r>
            <w:r w:rsidDel="00000000" w:rsidR="00000000" w:rsidRPr="00000000">
              <w:rPr>
                <w:rtl w:val="0"/>
              </w:rPr>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8">
            <w:pPr>
              <w:jc w:val="both"/>
              <w:rPr>
                <w:sz w:val="20"/>
                <w:szCs w:val="20"/>
              </w:rPr>
            </w:pPr>
            <w:commentRangeStart w:id="178"/>
            <w:r w:rsidDel="00000000" w:rsidR="00000000" w:rsidRPr="00000000">
              <w:rPr>
                <w:color w:val="000000"/>
                <w:rtl w:val="0"/>
              </w:rPr>
              <w:t xml:space="preserve">[Product Group *]</w:t>
            </w:r>
            <w:commentRangeEnd w:id="178"/>
            <w:r w:rsidDel="00000000" w:rsidR="00000000" w:rsidRPr="00000000">
              <w:commentReference w:id="178"/>
            </w:r>
            <w:r w:rsidDel="00000000" w:rsidR="00000000" w:rsidRPr="00000000">
              <w:rPr>
                <w:rtl w:val="0"/>
              </w:rPr>
            </w:r>
          </w:p>
        </w:tc>
      </w:tr>
      <w:tr>
        <w:trPr>
          <w:cantSplit w:val="0"/>
          <w:tblHeader w:val="0"/>
        </w:trPr>
        <w:tc>
          <w:tcPr/>
          <w:p w:rsidR="00000000" w:rsidDel="00000000" w:rsidP="00000000" w:rsidRDefault="00000000" w:rsidRPr="00000000" w14:paraId="000000F9">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A">
            <w:pPr>
              <w:jc w:val="both"/>
              <w:rPr>
                <w:sz w:val="20"/>
                <w:szCs w:val="20"/>
              </w:rPr>
            </w:pPr>
            <w:commentRangeStart w:id="179"/>
            <w:r w:rsidDel="00000000" w:rsidR="00000000" w:rsidRPr="00000000">
              <w:rPr>
                <w:color w:val="000000"/>
                <w:rtl w:val="0"/>
              </w:rPr>
              <w:t xml:space="preserve">[Product Group *]</w:t>
            </w:r>
            <w:commentRangeEnd w:id="179"/>
            <w:r w:rsidDel="00000000" w:rsidR="00000000" w:rsidRPr="00000000">
              <w:commentReference w:id="179"/>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B">
            <w:pPr>
              <w:jc w:val="both"/>
              <w:rPr>
                <w:sz w:val="20"/>
                <w:szCs w:val="20"/>
              </w:rPr>
            </w:pPr>
            <w:commentRangeStart w:id="180"/>
            <w:r w:rsidDel="00000000" w:rsidR="00000000" w:rsidRPr="00000000">
              <w:rPr>
                <w:color w:val="000000"/>
                <w:rtl w:val="0"/>
              </w:rPr>
              <w:t xml:space="preserve">[Product Group *]</w:t>
            </w:r>
            <w:commentRangeEnd w:id="180"/>
            <w:r w:rsidDel="00000000" w:rsidR="00000000" w:rsidRPr="00000000">
              <w:commentReference w:id="180"/>
            </w:r>
            <w:r w:rsidDel="00000000" w:rsidR="00000000" w:rsidRPr="00000000">
              <w:rPr>
                <w:rtl w:val="0"/>
              </w:rPr>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FC">
            <w:pPr>
              <w:jc w:val="both"/>
              <w:rPr>
                <w:sz w:val="20"/>
                <w:szCs w:val="20"/>
              </w:rPr>
            </w:pPr>
            <w:commentRangeStart w:id="181"/>
            <w:r w:rsidDel="00000000" w:rsidR="00000000" w:rsidRPr="00000000">
              <w:rPr>
                <w:color w:val="000000"/>
                <w:rtl w:val="0"/>
              </w:rPr>
              <w:t xml:space="preserve">[Product Group *]</w:t>
            </w:r>
            <w:commentRangeEnd w:id="181"/>
            <w:r w:rsidDel="00000000" w:rsidR="00000000" w:rsidRPr="00000000">
              <w:commentReference w:id="181"/>
            </w:r>
            <w:r w:rsidDel="00000000" w:rsidR="00000000" w:rsidRPr="00000000">
              <w:rPr>
                <w:rtl w:val="0"/>
              </w:rPr>
            </w:r>
          </w:p>
        </w:tc>
      </w:tr>
    </w:tbl>
    <w:p w:rsidR="00000000" w:rsidDel="00000000" w:rsidP="00000000" w:rsidRDefault="00000000" w:rsidRPr="00000000" w14:paraId="000000FD">
      <w:pPr>
        <w:jc w:val="center"/>
        <w:rPr>
          <w:sz w:val="22"/>
          <w:szCs w:val="22"/>
        </w:rPr>
      </w:pPr>
      <w:r w:rsidDel="00000000" w:rsidR="00000000" w:rsidRPr="00000000">
        <w:rPr>
          <w:sz w:val="22"/>
          <w:szCs w:val="22"/>
          <w:rtl w:val="0"/>
        </w:rPr>
        <w:t xml:space="preserve">Table 4b. RID Comparison across Leading Economies (2021)</w:t>
      </w:r>
    </w:p>
    <w:p w:rsidR="00000000" w:rsidDel="00000000" w:rsidP="00000000" w:rsidRDefault="00000000" w:rsidRPr="00000000" w14:paraId="000000FE">
      <w:pPr>
        <w:jc w:val="center"/>
        <w:rPr>
          <w:sz w:val="22"/>
          <w:szCs w:val="22"/>
        </w:rPr>
      </w:pPr>
      <w:r w:rsidDel="00000000" w:rsidR="00000000" w:rsidRPr="00000000">
        <w:rPr>
          <w:rtl w:val="0"/>
        </w:rPr>
      </w:r>
    </w:p>
    <w:p w:rsidR="00000000" w:rsidDel="00000000" w:rsidP="00000000" w:rsidRDefault="00000000" w:rsidRPr="00000000" w14:paraId="000000FF">
      <w:pPr>
        <w:jc w:val="both"/>
        <w:rPr>
          <w:sz w:val="22"/>
          <w:szCs w:val="22"/>
        </w:rPr>
      </w:pPr>
      <w:r w:rsidDel="00000000" w:rsidR="00000000" w:rsidRPr="00000000">
        <w:rPr>
          <w:rtl w:val="0"/>
        </w:rPr>
        <w:t xml:space="preserve">Tables 4c-4d further examine </w:t>
      </w:r>
      <w:commentRangeStart w:id="182"/>
      <w:r w:rsidDel="00000000" w:rsidR="00000000" w:rsidRPr="00000000">
        <w:rPr>
          <w:rtl w:val="0"/>
        </w:rPr>
        <w:t xml:space="preserve">[Country]</w:t>
      </w:r>
      <w:commentRangeEnd w:id="182"/>
      <w:r w:rsidDel="00000000" w:rsidR="00000000" w:rsidRPr="00000000">
        <w:commentReference w:id="182"/>
      </w:r>
      <w:r w:rsidDel="00000000" w:rsidR="00000000" w:rsidRPr="00000000">
        <w:rPr>
          <w:rtl w:val="0"/>
        </w:rPr>
        <w:t xml:space="preserve">'s development strategy against those of emerging economies on a global scale. Reasonably, emerging economies such as </w:t>
      </w:r>
      <w:commentRangeStart w:id="183"/>
      <w:r w:rsidDel="00000000" w:rsidR="00000000" w:rsidRPr="00000000">
        <w:rPr>
          <w:rtl w:val="0"/>
        </w:rPr>
        <w:t xml:space="preserve">[Country 4]</w:t>
      </w:r>
      <w:commentRangeEnd w:id="183"/>
      <w:r w:rsidDel="00000000" w:rsidR="00000000" w:rsidRPr="00000000">
        <w:commentReference w:id="183"/>
      </w:r>
      <w:r w:rsidDel="00000000" w:rsidR="00000000" w:rsidRPr="00000000">
        <w:rPr>
          <w:rtl w:val="0"/>
        </w:rPr>
        <w:t xml:space="preserve">, </w:t>
      </w:r>
      <w:commentRangeStart w:id="184"/>
      <w:r w:rsidDel="00000000" w:rsidR="00000000" w:rsidRPr="00000000">
        <w:rPr>
          <w:rtl w:val="0"/>
        </w:rPr>
        <w:t xml:space="preserve">[Country 5]</w:t>
      </w:r>
      <w:commentRangeEnd w:id="184"/>
      <w:r w:rsidDel="00000000" w:rsidR="00000000" w:rsidRPr="00000000">
        <w:commentReference w:id="184"/>
      </w:r>
      <w:r w:rsidDel="00000000" w:rsidR="00000000" w:rsidRPr="00000000">
        <w:rPr>
          <w:rtl w:val="0"/>
        </w:rPr>
        <w:t xml:space="preserve">, and </w:t>
      </w:r>
      <w:commentRangeStart w:id="185"/>
      <w:r w:rsidDel="00000000" w:rsidR="00000000" w:rsidRPr="00000000">
        <w:rPr>
          <w:rtl w:val="0"/>
        </w:rPr>
        <w:t xml:space="preserve">[Country 6]</w:t>
      </w:r>
      <w:commentRangeEnd w:id="185"/>
      <w:r w:rsidDel="00000000" w:rsidR="00000000" w:rsidRPr="00000000">
        <w:commentReference w:id="185"/>
      </w:r>
      <w:r w:rsidDel="00000000" w:rsidR="00000000" w:rsidRPr="00000000">
        <w:rPr>
          <w:rtl w:val="0"/>
        </w:rPr>
        <w:t xml:space="preserve"> have devoted the majority of their efforts to intermediate industry groups, showing </w:t>
      </w:r>
      <w:commentRangeStart w:id="186"/>
      <w:r w:rsidDel="00000000" w:rsidR="00000000" w:rsidRPr="00000000">
        <w:rPr>
          <w:rtl w:val="0"/>
        </w:rPr>
        <w:t xml:space="preserve">[drastic/moderate/minimal]</w:t>
      </w:r>
      <w:commentRangeEnd w:id="186"/>
      <w:r w:rsidDel="00000000" w:rsidR="00000000" w:rsidRPr="00000000">
        <w:commentReference w:id="186"/>
      </w:r>
      <w:r w:rsidDel="00000000" w:rsidR="00000000" w:rsidRPr="00000000">
        <w:rPr>
          <w:rtl w:val="0"/>
        </w:rPr>
        <w:t xml:space="preserve"> shifts in strategies over the course of three years.</w:t>
      </w: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101">
            <w:pPr>
              <w:jc w:val="both"/>
              <w:rPr/>
            </w:pPr>
            <w:r w:rsidDel="00000000" w:rsidR="00000000" w:rsidRPr="00000000">
              <w:rPr>
                <w:rtl w:val="0"/>
              </w:rPr>
              <w:t xml:space="preserve">Ranking</w:t>
            </w:r>
          </w:p>
        </w:tc>
        <w:tc>
          <w:tcPr/>
          <w:p w:rsidR="00000000" w:rsidDel="00000000" w:rsidP="00000000" w:rsidRDefault="00000000" w:rsidRPr="00000000" w14:paraId="00000102">
            <w:pPr>
              <w:jc w:val="both"/>
              <w:rPr/>
            </w:pPr>
            <w:commentRangeStart w:id="187"/>
            <w:r w:rsidDel="00000000" w:rsidR="00000000" w:rsidRPr="00000000">
              <w:rPr>
                <w:rtl w:val="0"/>
              </w:rPr>
              <w:t xml:space="preserve">[Country 4]</w:t>
            </w:r>
          </w:p>
        </w:tc>
        <w:tc>
          <w:tcPr/>
          <w:p w:rsidR="00000000" w:rsidDel="00000000" w:rsidP="00000000" w:rsidRDefault="00000000" w:rsidRPr="00000000" w14:paraId="00000103">
            <w:pPr>
              <w:jc w:val="both"/>
              <w:rPr/>
            </w:pPr>
            <w:r w:rsidDel="00000000" w:rsidR="00000000" w:rsidRPr="00000000">
              <w:rPr>
                <w:rtl w:val="0"/>
              </w:rPr>
              <w:t xml:space="preserve">[Country 5]</w:t>
            </w:r>
          </w:p>
        </w:tc>
        <w:tc>
          <w:tcPr/>
          <w:p w:rsidR="00000000" w:rsidDel="00000000" w:rsidP="00000000" w:rsidRDefault="00000000" w:rsidRPr="00000000" w14:paraId="00000104">
            <w:pPr>
              <w:jc w:val="both"/>
              <w:rPr/>
            </w:pPr>
            <w:r w:rsidDel="00000000" w:rsidR="00000000" w:rsidRPr="00000000">
              <w:rPr>
                <w:rtl w:val="0"/>
              </w:rPr>
              <w:t xml:space="preserve">[Country 6]</w:t>
            </w:r>
          </w:p>
        </w:tc>
      </w:tr>
      <w:tr>
        <w:trPr>
          <w:cantSplit w:val="0"/>
          <w:trHeight w:val="275.00000000000006" w:hRule="atLeast"/>
          <w:tblHeader w:val="0"/>
        </w:trPr>
        <w:tc>
          <w:tcPr/>
          <w:p w:rsidR="00000000" w:rsidDel="00000000" w:rsidP="00000000" w:rsidRDefault="00000000" w:rsidRPr="00000000" w14:paraId="00000105">
            <w:pPr>
              <w:jc w:val="both"/>
              <w:rPr>
                <w:b w:val="0"/>
                <w:bCs w:val="0"/>
                <w:sz w:val="20"/>
                <w:szCs w:val="20"/>
              </w:rPr>
            </w:pPr>
            <w:commentRangeEnd w:id="187"/>
            <w:r w:rsidDel="00000000" w:rsidR="00000000" w:rsidRPr="00000000">
              <w:commentReference w:id="187"/>
            </w: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106">
            <w:pPr>
              <w:jc w:val="both"/>
              <w:rPr>
                <w:sz w:val="20"/>
                <w:szCs w:val="20"/>
              </w:rPr>
            </w:pPr>
            <w:commentRangeStart w:id="188"/>
            <w:r w:rsidDel="00000000" w:rsidR="00000000" w:rsidRPr="00000000">
              <w:rPr>
                <w:sz w:val="20"/>
                <w:szCs w:val="20"/>
                <w:rtl w:val="0"/>
              </w:rPr>
              <w:t xml:space="preserve">[Product Group *]</w:t>
            </w:r>
            <w:commentRangeEnd w:id="188"/>
            <w:r w:rsidDel="00000000" w:rsidR="00000000" w:rsidRPr="00000000">
              <w:commentReference w:id="188"/>
            </w:r>
            <w:r w:rsidDel="00000000" w:rsidR="00000000" w:rsidRPr="00000000">
              <w:rPr>
                <w:rtl w:val="0"/>
              </w:rPr>
            </w:r>
          </w:p>
        </w:tc>
        <w:tc>
          <w:tcPr>
            <w:vAlign w:val="bottom"/>
          </w:tcPr>
          <w:p w:rsidR="00000000" w:rsidDel="00000000" w:rsidP="00000000" w:rsidRDefault="00000000" w:rsidRPr="00000000" w14:paraId="00000107">
            <w:pPr>
              <w:jc w:val="both"/>
              <w:rPr>
                <w:sz w:val="20"/>
                <w:szCs w:val="20"/>
              </w:rPr>
            </w:pPr>
            <w:commentRangeStart w:id="189"/>
            <w:r w:rsidDel="00000000" w:rsidR="00000000" w:rsidRPr="00000000">
              <w:rPr>
                <w:sz w:val="20"/>
                <w:szCs w:val="20"/>
                <w:rtl w:val="0"/>
              </w:rPr>
              <w:t xml:space="preserve">[Product Group *]</w:t>
            </w:r>
            <w:commentRangeEnd w:id="189"/>
            <w:r w:rsidDel="00000000" w:rsidR="00000000" w:rsidRPr="00000000">
              <w:commentReference w:id="189"/>
            </w:r>
            <w:r w:rsidDel="00000000" w:rsidR="00000000" w:rsidRPr="00000000">
              <w:rPr>
                <w:rtl w:val="0"/>
              </w:rPr>
            </w:r>
          </w:p>
        </w:tc>
        <w:tc>
          <w:tcPr>
            <w:vAlign w:val="bottom"/>
          </w:tcPr>
          <w:p w:rsidR="00000000" w:rsidDel="00000000" w:rsidP="00000000" w:rsidRDefault="00000000" w:rsidRPr="00000000" w14:paraId="00000108">
            <w:pPr>
              <w:jc w:val="both"/>
              <w:rPr>
                <w:sz w:val="20"/>
                <w:szCs w:val="20"/>
              </w:rPr>
            </w:pPr>
            <w:commentRangeStart w:id="190"/>
            <w:r w:rsidDel="00000000" w:rsidR="00000000" w:rsidRPr="00000000">
              <w:rPr>
                <w:sz w:val="20"/>
                <w:szCs w:val="20"/>
                <w:rtl w:val="0"/>
              </w:rPr>
              <w:t xml:space="preserve">[Product Group *]</w:t>
            </w:r>
            <w:commentRangeEnd w:id="190"/>
            <w:r w:rsidDel="00000000" w:rsidR="00000000" w:rsidRPr="00000000">
              <w:commentReference w:id="190"/>
            </w:r>
            <w:r w:rsidDel="00000000" w:rsidR="00000000" w:rsidRPr="00000000">
              <w:rPr>
                <w:rtl w:val="0"/>
              </w:rPr>
            </w:r>
          </w:p>
        </w:tc>
      </w:tr>
      <w:tr>
        <w:trPr>
          <w:cantSplit w:val="0"/>
          <w:trHeight w:val="275.00000000000006" w:hRule="atLeast"/>
          <w:tblHeader w:val="0"/>
        </w:trPr>
        <w:tc>
          <w:tcPr>
            <w:shd w:fill="ffffff" w:val="clear"/>
          </w:tcPr>
          <w:p w:rsidR="00000000" w:rsidDel="00000000" w:rsidP="00000000" w:rsidRDefault="00000000" w:rsidRPr="00000000" w14:paraId="00000109">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10A">
            <w:pPr>
              <w:jc w:val="both"/>
              <w:rPr>
                <w:sz w:val="20"/>
                <w:szCs w:val="20"/>
              </w:rPr>
            </w:pPr>
            <w:commentRangeStart w:id="191"/>
            <w:r w:rsidDel="00000000" w:rsidR="00000000" w:rsidRPr="00000000">
              <w:rPr>
                <w:sz w:val="20"/>
                <w:szCs w:val="20"/>
                <w:rtl w:val="0"/>
              </w:rPr>
              <w:t xml:space="preserve">[Product Group *]</w:t>
            </w:r>
            <w:commentRangeEnd w:id="191"/>
            <w:r w:rsidDel="00000000" w:rsidR="00000000" w:rsidRPr="00000000">
              <w:commentReference w:id="191"/>
            </w:r>
            <w:r w:rsidDel="00000000" w:rsidR="00000000" w:rsidRPr="00000000">
              <w:rPr>
                <w:rtl w:val="0"/>
              </w:rPr>
            </w:r>
          </w:p>
        </w:tc>
        <w:tc>
          <w:tcPr>
            <w:vAlign w:val="bottom"/>
          </w:tcPr>
          <w:p w:rsidR="00000000" w:rsidDel="00000000" w:rsidP="00000000" w:rsidRDefault="00000000" w:rsidRPr="00000000" w14:paraId="0000010B">
            <w:pPr>
              <w:jc w:val="both"/>
              <w:rPr>
                <w:sz w:val="20"/>
                <w:szCs w:val="20"/>
              </w:rPr>
            </w:pPr>
            <w:commentRangeStart w:id="192"/>
            <w:r w:rsidDel="00000000" w:rsidR="00000000" w:rsidRPr="00000000">
              <w:rPr>
                <w:sz w:val="20"/>
                <w:szCs w:val="20"/>
                <w:rtl w:val="0"/>
              </w:rPr>
              <w:t xml:space="preserve">[Product Group *]</w:t>
            </w:r>
            <w:commentRangeEnd w:id="192"/>
            <w:r w:rsidDel="00000000" w:rsidR="00000000" w:rsidRPr="00000000">
              <w:commentReference w:id="192"/>
            </w:r>
            <w:r w:rsidDel="00000000" w:rsidR="00000000" w:rsidRPr="00000000">
              <w:rPr>
                <w:rtl w:val="0"/>
              </w:rPr>
            </w:r>
          </w:p>
        </w:tc>
        <w:tc>
          <w:tcPr>
            <w:vAlign w:val="bottom"/>
          </w:tcPr>
          <w:p w:rsidR="00000000" w:rsidDel="00000000" w:rsidP="00000000" w:rsidRDefault="00000000" w:rsidRPr="00000000" w14:paraId="0000010C">
            <w:pPr>
              <w:jc w:val="both"/>
              <w:rPr>
                <w:sz w:val="20"/>
                <w:szCs w:val="20"/>
              </w:rPr>
            </w:pPr>
            <w:commentRangeStart w:id="193"/>
            <w:r w:rsidDel="00000000" w:rsidR="00000000" w:rsidRPr="00000000">
              <w:rPr>
                <w:sz w:val="20"/>
                <w:szCs w:val="20"/>
                <w:rtl w:val="0"/>
              </w:rPr>
              <w:t xml:space="preserve">[Product Group *]</w:t>
            </w:r>
            <w:commentRangeEnd w:id="193"/>
            <w:r w:rsidDel="00000000" w:rsidR="00000000" w:rsidRPr="00000000">
              <w:commentReference w:id="193"/>
            </w:r>
            <w:r w:rsidDel="00000000" w:rsidR="00000000" w:rsidRPr="00000000">
              <w:rPr>
                <w:rtl w:val="0"/>
              </w:rPr>
            </w:r>
          </w:p>
        </w:tc>
      </w:tr>
      <w:tr>
        <w:trPr>
          <w:cantSplit w:val="0"/>
          <w:trHeight w:val="275.00000000000006" w:hRule="atLeast"/>
          <w:tblHeader w:val="0"/>
        </w:trPr>
        <w:tc>
          <w:tcPr/>
          <w:p w:rsidR="00000000" w:rsidDel="00000000" w:rsidP="00000000" w:rsidRDefault="00000000" w:rsidRPr="00000000" w14:paraId="0000010D">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10E">
            <w:pPr>
              <w:jc w:val="both"/>
              <w:rPr>
                <w:sz w:val="20"/>
                <w:szCs w:val="20"/>
              </w:rPr>
            </w:pPr>
            <w:commentRangeStart w:id="194"/>
            <w:r w:rsidDel="00000000" w:rsidR="00000000" w:rsidRPr="00000000">
              <w:rPr>
                <w:sz w:val="20"/>
                <w:szCs w:val="20"/>
                <w:rtl w:val="0"/>
              </w:rPr>
              <w:t xml:space="preserve">[Product Group *]</w:t>
            </w:r>
            <w:commentRangeEnd w:id="194"/>
            <w:r w:rsidDel="00000000" w:rsidR="00000000" w:rsidRPr="00000000">
              <w:commentReference w:id="194"/>
            </w:r>
            <w:r w:rsidDel="00000000" w:rsidR="00000000" w:rsidRPr="00000000">
              <w:rPr>
                <w:rtl w:val="0"/>
              </w:rPr>
            </w:r>
          </w:p>
        </w:tc>
        <w:tc>
          <w:tcPr>
            <w:vAlign w:val="bottom"/>
          </w:tcPr>
          <w:p w:rsidR="00000000" w:rsidDel="00000000" w:rsidP="00000000" w:rsidRDefault="00000000" w:rsidRPr="00000000" w14:paraId="0000010F">
            <w:pPr>
              <w:jc w:val="both"/>
              <w:rPr>
                <w:sz w:val="20"/>
                <w:szCs w:val="20"/>
              </w:rPr>
            </w:pPr>
            <w:commentRangeStart w:id="195"/>
            <w:r w:rsidDel="00000000" w:rsidR="00000000" w:rsidRPr="00000000">
              <w:rPr>
                <w:sz w:val="20"/>
                <w:szCs w:val="20"/>
                <w:rtl w:val="0"/>
              </w:rPr>
              <w:t xml:space="preserve">[Product Group *]</w:t>
            </w:r>
            <w:commentRangeEnd w:id="195"/>
            <w:r w:rsidDel="00000000" w:rsidR="00000000" w:rsidRPr="00000000">
              <w:commentReference w:id="195"/>
            </w:r>
            <w:r w:rsidDel="00000000" w:rsidR="00000000" w:rsidRPr="00000000">
              <w:rPr>
                <w:rtl w:val="0"/>
              </w:rPr>
            </w:r>
          </w:p>
        </w:tc>
        <w:tc>
          <w:tcPr>
            <w:vAlign w:val="bottom"/>
          </w:tcPr>
          <w:p w:rsidR="00000000" w:rsidDel="00000000" w:rsidP="00000000" w:rsidRDefault="00000000" w:rsidRPr="00000000" w14:paraId="00000110">
            <w:pPr>
              <w:jc w:val="both"/>
              <w:rPr>
                <w:sz w:val="20"/>
                <w:szCs w:val="20"/>
              </w:rPr>
            </w:pPr>
            <w:commentRangeStart w:id="196"/>
            <w:r w:rsidDel="00000000" w:rsidR="00000000" w:rsidRPr="00000000">
              <w:rPr>
                <w:sz w:val="20"/>
                <w:szCs w:val="20"/>
                <w:rtl w:val="0"/>
              </w:rPr>
              <w:t xml:space="preserve">[Product Group *]</w:t>
            </w:r>
            <w:commentRangeEnd w:id="196"/>
            <w:r w:rsidDel="00000000" w:rsidR="00000000" w:rsidRPr="00000000">
              <w:commentReference w:id="196"/>
            </w:r>
            <w:r w:rsidDel="00000000" w:rsidR="00000000" w:rsidRPr="00000000">
              <w:rPr>
                <w:rtl w:val="0"/>
              </w:rPr>
            </w:r>
          </w:p>
        </w:tc>
      </w:tr>
      <w:tr>
        <w:trPr>
          <w:cantSplit w:val="0"/>
          <w:trHeight w:val="60" w:hRule="atLeast"/>
          <w:tblHeader w:val="0"/>
        </w:trPr>
        <w:tc>
          <w:tcPr/>
          <w:p w:rsidR="00000000" w:rsidDel="00000000" w:rsidP="00000000" w:rsidRDefault="00000000" w:rsidRPr="00000000" w14:paraId="00000111">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112">
            <w:pPr>
              <w:jc w:val="both"/>
              <w:rPr>
                <w:sz w:val="20"/>
                <w:szCs w:val="20"/>
              </w:rPr>
            </w:pPr>
            <w:commentRangeStart w:id="197"/>
            <w:r w:rsidDel="00000000" w:rsidR="00000000" w:rsidRPr="00000000">
              <w:rPr>
                <w:sz w:val="20"/>
                <w:szCs w:val="20"/>
                <w:rtl w:val="0"/>
              </w:rPr>
              <w:t xml:space="preserve">[Product Group *]</w:t>
            </w:r>
            <w:commentRangeEnd w:id="197"/>
            <w:r w:rsidDel="00000000" w:rsidR="00000000" w:rsidRPr="00000000">
              <w:commentReference w:id="197"/>
            </w:r>
            <w:r w:rsidDel="00000000" w:rsidR="00000000" w:rsidRPr="00000000">
              <w:rPr>
                <w:rtl w:val="0"/>
              </w:rPr>
            </w:r>
          </w:p>
        </w:tc>
        <w:tc>
          <w:tcPr>
            <w:vAlign w:val="bottom"/>
          </w:tcPr>
          <w:p w:rsidR="00000000" w:rsidDel="00000000" w:rsidP="00000000" w:rsidRDefault="00000000" w:rsidRPr="00000000" w14:paraId="00000113">
            <w:pPr>
              <w:jc w:val="both"/>
              <w:rPr>
                <w:sz w:val="20"/>
                <w:szCs w:val="20"/>
              </w:rPr>
            </w:pPr>
            <w:commentRangeStart w:id="198"/>
            <w:r w:rsidDel="00000000" w:rsidR="00000000" w:rsidRPr="00000000">
              <w:rPr>
                <w:sz w:val="20"/>
                <w:szCs w:val="20"/>
                <w:rtl w:val="0"/>
              </w:rPr>
              <w:t xml:space="preserve">[Product Group *]</w:t>
            </w:r>
            <w:commentRangeEnd w:id="198"/>
            <w:r w:rsidDel="00000000" w:rsidR="00000000" w:rsidRPr="00000000">
              <w:commentReference w:id="198"/>
            </w:r>
            <w:r w:rsidDel="00000000" w:rsidR="00000000" w:rsidRPr="00000000">
              <w:rPr>
                <w:rtl w:val="0"/>
              </w:rPr>
            </w:r>
          </w:p>
        </w:tc>
        <w:tc>
          <w:tcPr>
            <w:vAlign w:val="bottom"/>
          </w:tcPr>
          <w:p w:rsidR="00000000" w:rsidDel="00000000" w:rsidP="00000000" w:rsidRDefault="00000000" w:rsidRPr="00000000" w14:paraId="00000114">
            <w:pPr>
              <w:jc w:val="both"/>
              <w:rPr>
                <w:sz w:val="20"/>
                <w:szCs w:val="20"/>
              </w:rPr>
            </w:pPr>
            <w:commentRangeStart w:id="199"/>
            <w:r w:rsidDel="00000000" w:rsidR="00000000" w:rsidRPr="00000000">
              <w:rPr>
                <w:sz w:val="20"/>
                <w:szCs w:val="20"/>
                <w:rtl w:val="0"/>
              </w:rPr>
              <w:t xml:space="preserve">[Product Group *]</w:t>
            </w:r>
            <w:commentRangeEnd w:id="199"/>
            <w:r w:rsidDel="00000000" w:rsidR="00000000" w:rsidRPr="00000000">
              <w:commentReference w:id="199"/>
            </w:r>
            <w:r w:rsidDel="00000000" w:rsidR="00000000" w:rsidRPr="00000000">
              <w:rPr>
                <w:rtl w:val="0"/>
              </w:rPr>
            </w:r>
          </w:p>
        </w:tc>
      </w:tr>
      <w:tr>
        <w:trPr>
          <w:cantSplit w:val="0"/>
          <w:trHeight w:val="225" w:hRule="atLeast"/>
          <w:tblHeader w:val="0"/>
        </w:trPr>
        <w:tc>
          <w:tcPr/>
          <w:p w:rsidR="00000000" w:rsidDel="00000000" w:rsidP="00000000" w:rsidRDefault="00000000" w:rsidRPr="00000000" w14:paraId="00000115">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116">
            <w:pPr>
              <w:jc w:val="both"/>
              <w:rPr>
                <w:sz w:val="20"/>
                <w:szCs w:val="20"/>
              </w:rPr>
            </w:pPr>
            <w:commentRangeStart w:id="200"/>
            <w:r w:rsidDel="00000000" w:rsidR="00000000" w:rsidRPr="00000000">
              <w:rPr>
                <w:sz w:val="20"/>
                <w:szCs w:val="20"/>
                <w:rtl w:val="0"/>
              </w:rPr>
              <w:t xml:space="preserve">[Product Group *]</w:t>
            </w:r>
            <w:commentRangeEnd w:id="200"/>
            <w:r w:rsidDel="00000000" w:rsidR="00000000" w:rsidRPr="00000000">
              <w:commentReference w:id="200"/>
            </w:r>
            <w:r w:rsidDel="00000000" w:rsidR="00000000" w:rsidRPr="00000000">
              <w:rPr>
                <w:rtl w:val="0"/>
              </w:rPr>
            </w:r>
          </w:p>
        </w:tc>
        <w:tc>
          <w:tcPr>
            <w:vAlign w:val="bottom"/>
          </w:tcPr>
          <w:p w:rsidR="00000000" w:rsidDel="00000000" w:rsidP="00000000" w:rsidRDefault="00000000" w:rsidRPr="00000000" w14:paraId="00000117">
            <w:pPr>
              <w:jc w:val="both"/>
              <w:rPr>
                <w:sz w:val="20"/>
                <w:szCs w:val="20"/>
              </w:rPr>
            </w:pPr>
            <w:commentRangeStart w:id="201"/>
            <w:r w:rsidDel="00000000" w:rsidR="00000000" w:rsidRPr="00000000">
              <w:rPr>
                <w:sz w:val="20"/>
                <w:szCs w:val="20"/>
                <w:rtl w:val="0"/>
              </w:rPr>
              <w:t xml:space="preserve">[Product Group *]</w:t>
            </w:r>
            <w:commentRangeEnd w:id="201"/>
            <w:r w:rsidDel="00000000" w:rsidR="00000000" w:rsidRPr="00000000">
              <w:commentReference w:id="201"/>
            </w:r>
            <w:r w:rsidDel="00000000" w:rsidR="00000000" w:rsidRPr="00000000">
              <w:rPr>
                <w:rtl w:val="0"/>
              </w:rPr>
            </w:r>
          </w:p>
        </w:tc>
        <w:tc>
          <w:tcPr>
            <w:vAlign w:val="bottom"/>
          </w:tcPr>
          <w:p w:rsidR="00000000" w:rsidDel="00000000" w:rsidP="00000000" w:rsidRDefault="00000000" w:rsidRPr="00000000" w14:paraId="00000118">
            <w:pPr>
              <w:jc w:val="both"/>
              <w:rPr>
                <w:sz w:val="20"/>
                <w:szCs w:val="20"/>
              </w:rPr>
            </w:pPr>
            <w:commentRangeStart w:id="202"/>
            <w:r w:rsidDel="00000000" w:rsidR="00000000" w:rsidRPr="00000000">
              <w:rPr>
                <w:sz w:val="20"/>
                <w:szCs w:val="20"/>
                <w:rtl w:val="0"/>
              </w:rPr>
              <w:t xml:space="preserve">[Product Group *]</w:t>
            </w:r>
            <w:commentRangeEnd w:id="202"/>
            <w:r w:rsidDel="00000000" w:rsidR="00000000" w:rsidRPr="00000000">
              <w:commentReference w:id="202"/>
            </w:r>
            <w:r w:rsidDel="00000000" w:rsidR="00000000" w:rsidRPr="00000000">
              <w:rPr>
                <w:rtl w:val="0"/>
              </w:rPr>
            </w:r>
          </w:p>
        </w:tc>
      </w:tr>
    </w:tbl>
    <w:p w:rsidR="00000000" w:rsidDel="00000000" w:rsidP="00000000" w:rsidRDefault="00000000" w:rsidRPr="00000000" w14:paraId="00000119">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r>
    </w:p>
    <w:tbl>
      <w:tblPr>
        <w:tblStyle w:val="Table8"/>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11B">
            <w:pPr>
              <w:jc w:val="both"/>
              <w:rPr/>
            </w:pPr>
            <w:r w:rsidDel="00000000" w:rsidR="00000000" w:rsidRPr="00000000">
              <w:rPr>
                <w:rtl w:val="0"/>
              </w:rPr>
              <w:t xml:space="preserve">Ranking</w:t>
            </w:r>
          </w:p>
        </w:tc>
        <w:tc>
          <w:tcPr/>
          <w:p w:rsidR="00000000" w:rsidDel="00000000" w:rsidP="00000000" w:rsidRDefault="00000000" w:rsidRPr="00000000" w14:paraId="0000011C">
            <w:pPr>
              <w:jc w:val="both"/>
              <w:rPr/>
            </w:pPr>
            <w:commentRangeStart w:id="203"/>
            <w:r w:rsidDel="00000000" w:rsidR="00000000" w:rsidRPr="00000000">
              <w:rPr>
                <w:rtl w:val="0"/>
              </w:rPr>
              <w:t xml:space="preserve">[Country 4]</w:t>
            </w:r>
          </w:p>
        </w:tc>
        <w:tc>
          <w:tcPr/>
          <w:p w:rsidR="00000000" w:rsidDel="00000000" w:rsidP="00000000" w:rsidRDefault="00000000" w:rsidRPr="00000000" w14:paraId="0000011D">
            <w:pPr>
              <w:jc w:val="both"/>
              <w:rPr/>
            </w:pPr>
            <w:r w:rsidDel="00000000" w:rsidR="00000000" w:rsidRPr="00000000">
              <w:rPr>
                <w:rtl w:val="0"/>
              </w:rPr>
              <w:t xml:space="preserve">[Country 5]</w:t>
            </w:r>
          </w:p>
        </w:tc>
        <w:tc>
          <w:tcPr/>
          <w:p w:rsidR="00000000" w:rsidDel="00000000" w:rsidP="00000000" w:rsidRDefault="00000000" w:rsidRPr="00000000" w14:paraId="0000011E">
            <w:pPr>
              <w:jc w:val="both"/>
              <w:rPr/>
            </w:pPr>
            <w:r w:rsidDel="00000000" w:rsidR="00000000" w:rsidRPr="00000000">
              <w:rPr>
                <w:rtl w:val="0"/>
              </w:rPr>
              <w:t xml:space="preserve">[Country 6]</w:t>
            </w:r>
          </w:p>
        </w:tc>
      </w:tr>
      <w:tr>
        <w:trPr>
          <w:cantSplit w:val="0"/>
          <w:tblHeader w:val="0"/>
        </w:trPr>
        <w:tc>
          <w:tcPr>
            <w:tcMar>
              <w:left w:w="0.0" w:type="dxa"/>
              <w:right w:w="0.0" w:type="dxa"/>
            </w:tcMar>
            <w:vAlign w:val="center"/>
          </w:tcPr>
          <w:p w:rsidR="00000000" w:rsidDel="00000000" w:rsidP="00000000" w:rsidRDefault="00000000" w:rsidRPr="00000000" w14:paraId="0000011F">
            <w:pPr>
              <w:jc w:val="both"/>
              <w:rPr>
                <w:b w:val="0"/>
                <w:bCs w:val="0"/>
                <w:sz w:val="20"/>
                <w:szCs w:val="20"/>
              </w:rPr>
            </w:pPr>
            <w:commentRangeEnd w:id="203"/>
            <w:r w:rsidDel="00000000" w:rsidR="00000000" w:rsidRPr="00000000">
              <w:commentReference w:id="203"/>
            </w: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0">
            <w:pPr>
              <w:jc w:val="both"/>
              <w:rPr>
                <w:sz w:val="20"/>
                <w:szCs w:val="20"/>
              </w:rPr>
            </w:pPr>
            <w:commentRangeStart w:id="204"/>
            <w:r w:rsidDel="00000000" w:rsidR="00000000" w:rsidRPr="00000000">
              <w:rPr>
                <w:sz w:val="20"/>
                <w:szCs w:val="20"/>
                <w:rtl w:val="0"/>
              </w:rPr>
              <w:t xml:space="preserve">[Product Group *]</w:t>
            </w:r>
            <w:commentRangeEnd w:id="204"/>
            <w:r w:rsidDel="00000000" w:rsidR="00000000" w:rsidRPr="00000000">
              <w:commentReference w:id="204"/>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1">
            <w:pPr>
              <w:jc w:val="both"/>
              <w:rPr>
                <w:sz w:val="20"/>
                <w:szCs w:val="20"/>
              </w:rPr>
            </w:pPr>
            <w:commentRangeStart w:id="205"/>
            <w:r w:rsidDel="00000000" w:rsidR="00000000" w:rsidRPr="00000000">
              <w:rPr>
                <w:sz w:val="20"/>
                <w:szCs w:val="20"/>
                <w:rtl w:val="0"/>
              </w:rPr>
              <w:t xml:space="preserve">[Product Group *]</w:t>
            </w:r>
            <w:commentRangeEnd w:id="205"/>
            <w:r w:rsidDel="00000000" w:rsidR="00000000" w:rsidRPr="00000000">
              <w:commentReference w:id="205"/>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2">
            <w:pPr>
              <w:jc w:val="both"/>
              <w:rPr>
                <w:sz w:val="20"/>
                <w:szCs w:val="20"/>
              </w:rPr>
            </w:pPr>
            <w:commentRangeStart w:id="206"/>
            <w:r w:rsidDel="00000000" w:rsidR="00000000" w:rsidRPr="00000000">
              <w:rPr>
                <w:sz w:val="20"/>
                <w:szCs w:val="20"/>
                <w:rtl w:val="0"/>
              </w:rPr>
              <w:t xml:space="preserve">[Product Group *]</w:t>
            </w:r>
            <w:commentRangeEnd w:id="206"/>
            <w:r w:rsidDel="00000000" w:rsidR="00000000" w:rsidRPr="00000000">
              <w:commentReference w:id="206"/>
            </w:r>
            <w:r w:rsidDel="00000000" w:rsidR="00000000" w:rsidRPr="00000000">
              <w:rPr>
                <w:rtl w:val="0"/>
              </w:rPr>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23">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4">
            <w:pPr>
              <w:jc w:val="both"/>
              <w:rPr>
                <w:sz w:val="20"/>
                <w:szCs w:val="20"/>
              </w:rPr>
            </w:pPr>
            <w:commentRangeStart w:id="207"/>
            <w:r w:rsidDel="00000000" w:rsidR="00000000" w:rsidRPr="00000000">
              <w:rPr>
                <w:sz w:val="20"/>
                <w:szCs w:val="20"/>
                <w:rtl w:val="0"/>
              </w:rPr>
              <w:t xml:space="preserve">[Product Group *]</w:t>
            </w:r>
            <w:commentRangeEnd w:id="207"/>
            <w:r w:rsidDel="00000000" w:rsidR="00000000" w:rsidRPr="00000000">
              <w:commentReference w:id="207"/>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5">
            <w:pPr>
              <w:jc w:val="both"/>
              <w:rPr>
                <w:sz w:val="20"/>
                <w:szCs w:val="20"/>
              </w:rPr>
            </w:pPr>
            <w:commentRangeStart w:id="208"/>
            <w:r w:rsidDel="00000000" w:rsidR="00000000" w:rsidRPr="00000000">
              <w:rPr>
                <w:sz w:val="20"/>
                <w:szCs w:val="20"/>
                <w:rtl w:val="0"/>
              </w:rPr>
              <w:t xml:space="preserve">[Product Group *]</w:t>
            </w:r>
            <w:commentRangeEnd w:id="208"/>
            <w:r w:rsidDel="00000000" w:rsidR="00000000" w:rsidRPr="00000000">
              <w:commentReference w:id="208"/>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6">
            <w:pPr>
              <w:jc w:val="both"/>
              <w:rPr>
                <w:sz w:val="20"/>
                <w:szCs w:val="20"/>
              </w:rPr>
            </w:pPr>
            <w:commentRangeStart w:id="209"/>
            <w:r w:rsidDel="00000000" w:rsidR="00000000" w:rsidRPr="00000000">
              <w:rPr>
                <w:sz w:val="20"/>
                <w:szCs w:val="20"/>
                <w:rtl w:val="0"/>
              </w:rPr>
              <w:t xml:space="preserve">[Product Group *]</w:t>
            </w:r>
            <w:commentRangeEnd w:id="209"/>
            <w:r w:rsidDel="00000000" w:rsidR="00000000" w:rsidRPr="00000000">
              <w:commentReference w:id="209"/>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7">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8">
            <w:pPr>
              <w:jc w:val="both"/>
              <w:rPr>
                <w:sz w:val="20"/>
                <w:szCs w:val="20"/>
              </w:rPr>
            </w:pPr>
            <w:commentRangeStart w:id="210"/>
            <w:r w:rsidDel="00000000" w:rsidR="00000000" w:rsidRPr="00000000">
              <w:rPr>
                <w:sz w:val="20"/>
                <w:szCs w:val="20"/>
                <w:rtl w:val="0"/>
              </w:rPr>
              <w:t xml:space="preserve">[Product Group *]</w:t>
            </w:r>
            <w:commentRangeEnd w:id="210"/>
            <w:r w:rsidDel="00000000" w:rsidR="00000000" w:rsidRPr="00000000">
              <w:commentReference w:id="210"/>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29">
            <w:pPr>
              <w:jc w:val="both"/>
              <w:rPr>
                <w:sz w:val="20"/>
                <w:szCs w:val="20"/>
              </w:rPr>
            </w:pPr>
            <w:commentRangeStart w:id="211"/>
            <w:r w:rsidDel="00000000" w:rsidR="00000000" w:rsidRPr="00000000">
              <w:rPr>
                <w:sz w:val="20"/>
                <w:szCs w:val="20"/>
                <w:rtl w:val="0"/>
              </w:rPr>
              <w:t xml:space="preserve">[Product Group *]</w:t>
            </w:r>
            <w:commentRangeEnd w:id="211"/>
            <w:r w:rsidDel="00000000" w:rsidR="00000000" w:rsidRPr="00000000">
              <w:commentReference w:id="211"/>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2A">
            <w:pPr>
              <w:jc w:val="both"/>
              <w:rPr>
                <w:sz w:val="20"/>
                <w:szCs w:val="20"/>
              </w:rPr>
            </w:pPr>
            <w:commentRangeStart w:id="212"/>
            <w:r w:rsidDel="00000000" w:rsidR="00000000" w:rsidRPr="00000000">
              <w:rPr>
                <w:sz w:val="20"/>
                <w:szCs w:val="20"/>
                <w:rtl w:val="0"/>
              </w:rPr>
              <w:t xml:space="preserve">[Product Group *]</w:t>
            </w:r>
            <w:commentRangeEnd w:id="212"/>
            <w:r w:rsidDel="00000000" w:rsidR="00000000" w:rsidRPr="00000000">
              <w:commentReference w:id="212"/>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B">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2C">
            <w:pPr>
              <w:jc w:val="both"/>
              <w:rPr>
                <w:sz w:val="20"/>
                <w:szCs w:val="20"/>
              </w:rPr>
            </w:pPr>
            <w:commentRangeStart w:id="213"/>
            <w:r w:rsidDel="00000000" w:rsidR="00000000" w:rsidRPr="00000000">
              <w:rPr>
                <w:sz w:val="20"/>
                <w:szCs w:val="20"/>
                <w:rtl w:val="0"/>
              </w:rPr>
              <w:t xml:space="preserve">[Product Group *]</w:t>
            </w:r>
            <w:commentRangeEnd w:id="213"/>
            <w:r w:rsidDel="00000000" w:rsidR="00000000" w:rsidRPr="00000000">
              <w:commentReference w:id="213"/>
            </w:r>
            <w:r w:rsidDel="00000000" w:rsidR="00000000" w:rsidRPr="00000000">
              <w:rPr>
                <w:rtl w:val="0"/>
              </w:rPr>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2D">
            <w:pPr>
              <w:jc w:val="both"/>
              <w:rPr>
                <w:sz w:val="20"/>
                <w:szCs w:val="20"/>
              </w:rPr>
            </w:pPr>
            <w:commentRangeStart w:id="214"/>
            <w:r w:rsidDel="00000000" w:rsidR="00000000" w:rsidRPr="00000000">
              <w:rPr>
                <w:sz w:val="20"/>
                <w:szCs w:val="20"/>
                <w:rtl w:val="0"/>
              </w:rPr>
              <w:t xml:space="preserve">[Product Group *]</w:t>
            </w:r>
            <w:commentRangeEnd w:id="214"/>
            <w:r w:rsidDel="00000000" w:rsidR="00000000" w:rsidRPr="00000000">
              <w:commentReference w:id="214"/>
            </w:r>
            <w:r w:rsidDel="00000000" w:rsidR="00000000" w:rsidRPr="00000000">
              <w:rPr>
                <w:rtl w:val="0"/>
              </w:rPr>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2E">
            <w:pPr>
              <w:jc w:val="both"/>
              <w:rPr>
                <w:sz w:val="20"/>
                <w:szCs w:val="20"/>
              </w:rPr>
            </w:pPr>
            <w:commentRangeStart w:id="215"/>
            <w:r w:rsidDel="00000000" w:rsidR="00000000" w:rsidRPr="00000000">
              <w:rPr>
                <w:sz w:val="20"/>
                <w:szCs w:val="20"/>
                <w:rtl w:val="0"/>
              </w:rPr>
              <w:t xml:space="preserve">[Product Group *]</w:t>
            </w:r>
            <w:commentRangeEnd w:id="215"/>
            <w:r w:rsidDel="00000000" w:rsidR="00000000" w:rsidRPr="00000000">
              <w:commentReference w:id="215"/>
            </w:r>
            <w:r w:rsidDel="00000000" w:rsidR="00000000" w:rsidRPr="00000000">
              <w:rPr>
                <w:rtl w:val="0"/>
              </w:rPr>
            </w:r>
          </w:p>
        </w:tc>
      </w:tr>
      <w:tr>
        <w:trPr>
          <w:cantSplit w:val="0"/>
          <w:tblHeader w:val="0"/>
        </w:trPr>
        <w:tc>
          <w:tcPr>
            <w:tcMar>
              <w:left w:w="0.0" w:type="dxa"/>
              <w:right w:w="0.0" w:type="dxa"/>
            </w:tcMar>
            <w:vAlign w:val="center"/>
          </w:tcPr>
          <w:p w:rsidR="00000000" w:rsidDel="00000000" w:rsidP="00000000" w:rsidRDefault="00000000" w:rsidRPr="00000000" w14:paraId="0000012F">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0">
            <w:pPr>
              <w:jc w:val="both"/>
              <w:rPr>
                <w:sz w:val="20"/>
                <w:szCs w:val="20"/>
              </w:rPr>
            </w:pPr>
            <w:commentRangeStart w:id="216"/>
            <w:r w:rsidDel="00000000" w:rsidR="00000000" w:rsidRPr="00000000">
              <w:rPr>
                <w:sz w:val="20"/>
                <w:szCs w:val="20"/>
                <w:rtl w:val="0"/>
              </w:rPr>
              <w:t xml:space="preserve">[Product Group *]</w:t>
            </w:r>
            <w:commentRangeEnd w:id="216"/>
            <w:r w:rsidDel="00000000" w:rsidR="00000000" w:rsidRPr="00000000">
              <w:commentReference w:id="216"/>
            </w:r>
            <w:r w:rsidDel="00000000" w:rsidR="00000000" w:rsidRPr="00000000">
              <w:rPr>
                <w:rtl w:val="0"/>
              </w:rPr>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31">
            <w:pPr>
              <w:jc w:val="both"/>
              <w:rPr>
                <w:sz w:val="20"/>
                <w:szCs w:val="20"/>
              </w:rPr>
            </w:pPr>
            <w:commentRangeStart w:id="217"/>
            <w:r w:rsidDel="00000000" w:rsidR="00000000" w:rsidRPr="00000000">
              <w:rPr>
                <w:sz w:val="20"/>
                <w:szCs w:val="20"/>
                <w:rtl w:val="0"/>
              </w:rPr>
              <w:t xml:space="preserve">[Product Group *]</w:t>
            </w:r>
            <w:commentRangeEnd w:id="217"/>
            <w:r w:rsidDel="00000000" w:rsidR="00000000" w:rsidRPr="00000000">
              <w:commentReference w:id="217"/>
            </w:r>
            <w:r w:rsidDel="00000000" w:rsidR="00000000" w:rsidRPr="00000000">
              <w:rPr>
                <w:rtl w:val="0"/>
              </w:rPr>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32">
            <w:pPr>
              <w:jc w:val="both"/>
              <w:rPr>
                <w:sz w:val="20"/>
                <w:szCs w:val="20"/>
              </w:rPr>
            </w:pPr>
            <w:commentRangeStart w:id="218"/>
            <w:r w:rsidDel="00000000" w:rsidR="00000000" w:rsidRPr="00000000">
              <w:rPr>
                <w:sz w:val="20"/>
                <w:szCs w:val="20"/>
                <w:rtl w:val="0"/>
              </w:rPr>
              <w:t xml:space="preserve">[Product Group *]</w:t>
            </w:r>
            <w:commentRangeEnd w:id="218"/>
            <w:r w:rsidDel="00000000" w:rsidR="00000000" w:rsidRPr="00000000">
              <w:commentReference w:id="218"/>
            </w:r>
            <w:r w:rsidDel="00000000" w:rsidR="00000000" w:rsidRPr="00000000">
              <w:rPr>
                <w:rtl w:val="0"/>
              </w:rPr>
            </w:r>
          </w:p>
        </w:tc>
      </w:tr>
    </w:tbl>
    <w:p w:rsidR="00000000" w:rsidDel="00000000" w:rsidP="00000000" w:rsidRDefault="00000000" w:rsidRPr="00000000" w14:paraId="00000133">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34">
      <w:pPr>
        <w:pageBreakBefore w:val="0"/>
        <w:jc w:val="center"/>
        <w:rPr>
          <w:sz w:val="22"/>
          <w:szCs w:val="22"/>
        </w:rPr>
      </w:pPr>
      <w:r w:rsidDel="00000000" w:rsidR="00000000" w:rsidRPr="00000000">
        <w:rPr>
          <w:rtl w:val="0"/>
        </w:rPr>
      </w:r>
    </w:p>
    <w:p w:rsidR="00000000" w:rsidDel="00000000" w:rsidP="00000000" w:rsidRDefault="00000000" w:rsidRPr="00000000" w14:paraId="00000135">
      <w:pPr>
        <w:pageBreakBefore w:val="0"/>
        <w:jc w:val="both"/>
        <w:rPr/>
      </w:pPr>
      <w:r w:rsidDel="00000000" w:rsidR="00000000" w:rsidRPr="00000000">
        <w:rPr>
          <w:rtl w:val="0"/>
        </w:rPr>
      </w:r>
    </w:p>
    <w:p w:rsidR="00000000" w:rsidDel="00000000" w:rsidP="00000000" w:rsidRDefault="00000000" w:rsidRPr="00000000" w14:paraId="0000013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7">
      <w:pPr>
        <w:pageBreakBefore w:val="0"/>
        <w:jc w:val="both"/>
        <w:rPr>
          <w:b w:val="1"/>
          <w:bCs w:val="1"/>
        </w:rPr>
      </w:pPr>
      <w:r w:rsidDel="00000000" w:rsidR="00000000" w:rsidRPr="00000000">
        <w:rPr>
          <w:rtl w:val="0"/>
        </w:rPr>
      </w:r>
    </w:p>
    <w:p w:rsidR="00000000" w:rsidDel="00000000" w:rsidP="00000000" w:rsidRDefault="00000000" w:rsidRPr="00000000" w14:paraId="00000138">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39">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3A">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3B">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3C">
      <w:pPr>
        <w:pageBreakBefore w:val="0"/>
        <w:jc w:val="both"/>
        <w:rPr/>
      </w:pPr>
      <w:r w:rsidDel="00000000" w:rsidR="00000000" w:rsidRPr="00000000">
        <w:rPr>
          <w:rtl w:val="0"/>
        </w:rPr>
        <w:t xml:space="preserve">As outlined above, distance gives us an idea of how far each new product is from a country’s current mix of exports. As defined in Hausmann and Hidalgo (2009), distance is “the weighted proportion of products connected to goods p that country c is not exporting, i.e., MCP = 0.” Based on this definition, the distance between a country and any product that the country is currently exporting (i.e., the country is a significant exporter of the product as compared to the global average) is zero. Similarly, opportunity gain quantifies the contribution of a new product in terms of opening up the doors to more and more complex products. Intuitively, a product that a country is currently exporting (i.e., MCP = 1) has an opportunity gain of zero. An unreasonable investment in a certain product p would lead to a relative decrement in the export of more profitable products and therefore lead to a negative opportunity gain of product p. The opportunity gain is not the only estimator of a country’s level of economic development. However, among countries with comparable economic strength, those having higher ECI, or in other words, more reasonable economic structures are often in better shape.</w:t>
      </w:r>
    </w:p>
    <w:p w:rsidR="00000000" w:rsidDel="00000000" w:rsidP="00000000" w:rsidRDefault="00000000" w:rsidRPr="00000000" w14:paraId="0000013D">
      <w:pPr>
        <w:pageBreakBefore w:val="0"/>
        <w:jc w:val="both"/>
        <w:rPr/>
      </w:pP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tbl>
      <w:tblPr>
        <w:tblStyle w:val="Table9"/>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3F">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0">
            <w:pPr>
              <w:widowControl w:val="0"/>
              <w:spacing w:line="276" w:lineRule="auto"/>
              <w:ind w:left="180" w:right="-75" w:firstLine="0"/>
              <w:rPr>
                <w:b w:val="1"/>
                <w:bCs w:val="1"/>
                <w:color w:val="ffffff"/>
                <w:sz w:val="20"/>
                <w:szCs w:val="20"/>
              </w:rPr>
            </w:pPr>
            <w:commentRangeStart w:id="219"/>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1">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42">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3">
            <w:pPr>
              <w:widowControl w:val="0"/>
              <w:spacing w:line="276" w:lineRule="auto"/>
              <w:ind w:right="-75"/>
              <w:jc w:val="center"/>
              <w:rPr>
                <w:color w:val="7b7b7b"/>
                <w:sz w:val="20"/>
                <w:szCs w:val="20"/>
              </w:rPr>
            </w:pPr>
            <w:commentRangeEnd w:id="219"/>
            <w:r w:rsidDel="00000000" w:rsidR="00000000" w:rsidRPr="00000000">
              <w:commentReference w:id="219"/>
            </w: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4">
            <w:pPr>
              <w:widowControl w:val="0"/>
              <w:spacing w:line="276" w:lineRule="auto"/>
              <w:ind w:left="180" w:right="-75" w:firstLine="0"/>
              <w:rPr>
                <w:color w:val="7b7b7b"/>
                <w:sz w:val="20"/>
                <w:szCs w:val="20"/>
              </w:rPr>
            </w:pPr>
            <w:commentRangeStart w:id="220"/>
            <w:r w:rsidDel="00000000" w:rsidR="00000000" w:rsidRPr="00000000">
              <w:rPr>
                <w:color w:val="7b7b7b"/>
                <w:sz w:val="20"/>
                <w:szCs w:val="20"/>
                <w:rtl w:val="0"/>
              </w:rPr>
              <w:t xml:space="preserve">[Product Group *]</w:t>
            </w:r>
            <w:commentRangeEnd w:id="220"/>
            <w:r w:rsidDel="00000000" w:rsidR="00000000" w:rsidRPr="00000000">
              <w:commentReference w:id="22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5">
            <w:pPr>
              <w:widowControl w:val="0"/>
              <w:spacing w:line="276" w:lineRule="auto"/>
              <w:ind w:left="180" w:right="-75" w:firstLine="0"/>
              <w:rPr>
                <w:color w:val="7b7b7b"/>
                <w:sz w:val="20"/>
                <w:szCs w:val="20"/>
              </w:rPr>
            </w:pPr>
            <w:commentRangeStart w:id="221"/>
            <w:r w:rsidDel="00000000" w:rsidR="00000000" w:rsidRPr="00000000">
              <w:rPr>
                <w:color w:val="7b7b7b"/>
                <w:sz w:val="20"/>
                <w:szCs w:val="20"/>
                <w:rtl w:val="0"/>
              </w:rPr>
              <w:t xml:space="preserve">[Product Group *]</w:t>
            </w:r>
            <w:commentRangeEnd w:id="221"/>
            <w:r w:rsidDel="00000000" w:rsidR="00000000" w:rsidRPr="00000000">
              <w:commentReference w:id="22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6">
            <w:pPr>
              <w:widowControl w:val="0"/>
              <w:spacing w:line="276" w:lineRule="auto"/>
              <w:ind w:left="180" w:right="-75" w:firstLine="0"/>
              <w:rPr>
                <w:color w:val="7b7b7b"/>
                <w:sz w:val="20"/>
                <w:szCs w:val="20"/>
              </w:rPr>
            </w:pPr>
            <w:commentRangeStart w:id="222"/>
            <w:r w:rsidDel="00000000" w:rsidR="00000000" w:rsidRPr="00000000">
              <w:rPr>
                <w:color w:val="7b7b7b"/>
                <w:sz w:val="20"/>
                <w:szCs w:val="20"/>
                <w:rtl w:val="0"/>
              </w:rPr>
              <w:t xml:space="preserve">[Product Group *]</w:t>
            </w:r>
            <w:commentRangeEnd w:id="222"/>
            <w:r w:rsidDel="00000000" w:rsidR="00000000" w:rsidRPr="00000000">
              <w:commentReference w:id="222"/>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7">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8">
            <w:pPr>
              <w:widowControl w:val="0"/>
              <w:spacing w:line="276" w:lineRule="auto"/>
              <w:ind w:left="180" w:right="-75" w:firstLine="0"/>
              <w:rPr>
                <w:color w:val="7b7b7b"/>
                <w:sz w:val="20"/>
                <w:szCs w:val="20"/>
              </w:rPr>
            </w:pPr>
            <w:commentRangeStart w:id="223"/>
            <w:r w:rsidDel="00000000" w:rsidR="00000000" w:rsidRPr="00000000">
              <w:rPr>
                <w:color w:val="7b7b7b"/>
                <w:sz w:val="20"/>
                <w:szCs w:val="20"/>
                <w:rtl w:val="0"/>
              </w:rPr>
              <w:t xml:space="preserve">[Product Group *]</w:t>
            </w:r>
            <w:commentRangeEnd w:id="223"/>
            <w:r w:rsidDel="00000000" w:rsidR="00000000" w:rsidRPr="00000000">
              <w:commentReference w:id="22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9">
            <w:pPr>
              <w:widowControl w:val="0"/>
              <w:spacing w:line="276" w:lineRule="auto"/>
              <w:ind w:left="180" w:right="-75" w:firstLine="0"/>
              <w:rPr>
                <w:color w:val="7b7b7b"/>
                <w:sz w:val="20"/>
                <w:szCs w:val="20"/>
              </w:rPr>
            </w:pPr>
            <w:commentRangeStart w:id="224"/>
            <w:r w:rsidDel="00000000" w:rsidR="00000000" w:rsidRPr="00000000">
              <w:rPr>
                <w:color w:val="7b7b7b"/>
                <w:sz w:val="20"/>
                <w:szCs w:val="20"/>
                <w:rtl w:val="0"/>
              </w:rPr>
              <w:t xml:space="preserve">[Product Group *]</w:t>
            </w:r>
            <w:commentRangeEnd w:id="224"/>
            <w:r w:rsidDel="00000000" w:rsidR="00000000" w:rsidRPr="00000000">
              <w:commentReference w:id="22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A">
            <w:pPr>
              <w:widowControl w:val="0"/>
              <w:spacing w:line="276" w:lineRule="auto"/>
              <w:ind w:left="180" w:right="-75" w:firstLine="0"/>
              <w:rPr>
                <w:color w:val="7b7b7b"/>
                <w:sz w:val="20"/>
                <w:szCs w:val="20"/>
              </w:rPr>
            </w:pPr>
            <w:commentRangeStart w:id="225"/>
            <w:r w:rsidDel="00000000" w:rsidR="00000000" w:rsidRPr="00000000">
              <w:rPr>
                <w:color w:val="7b7b7b"/>
                <w:sz w:val="20"/>
                <w:szCs w:val="20"/>
                <w:rtl w:val="0"/>
              </w:rPr>
              <w:t xml:space="preserve">[Product Group *]</w:t>
            </w:r>
            <w:commentRangeEnd w:id="225"/>
            <w:r w:rsidDel="00000000" w:rsidR="00000000" w:rsidRPr="00000000">
              <w:commentReference w:id="225"/>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B">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C">
            <w:pPr>
              <w:widowControl w:val="0"/>
              <w:spacing w:line="276" w:lineRule="auto"/>
              <w:ind w:left="180" w:right="-75" w:firstLine="0"/>
              <w:rPr>
                <w:color w:val="7b7b7b"/>
                <w:sz w:val="20"/>
                <w:szCs w:val="20"/>
              </w:rPr>
            </w:pPr>
            <w:commentRangeStart w:id="226"/>
            <w:r w:rsidDel="00000000" w:rsidR="00000000" w:rsidRPr="00000000">
              <w:rPr>
                <w:color w:val="7b7b7b"/>
                <w:sz w:val="20"/>
                <w:szCs w:val="20"/>
                <w:rtl w:val="0"/>
              </w:rPr>
              <w:t xml:space="preserve">[Product Group *]</w:t>
            </w:r>
            <w:commentRangeEnd w:id="226"/>
            <w:r w:rsidDel="00000000" w:rsidR="00000000" w:rsidRPr="00000000">
              <w:commentReference w:id="22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D">
            <w:pPr>
              <w:widowControl w:val="0"/>
              <w:spacing w:line="276" w:lineRule="auto"/>
              <w:ind w:left="180" w:right="-75" w:firstLine="0"/>
              <w:rPr>
                <w:color w:val="7b7b7b"/>
                <w:sz w:val="20"/>
                <w:szCs w:val="20"/>
              </w:rPr>
            </w:pPr>
            <w:commentRangeStart w:id="227"/>
            <w:r w:rsidDel="00000000" w:rsidR="00000000" w:rsidRPr="00000000">
              <w:rPr>
                <w:color w:val="7b7b7b"/>
                <w:sz w:val="20"/>
                <w:szCs w:val="20"/>
                <w:rtl w:val="0"/>
              </w:rPr>
              <w:t xml:space="preserve">[Product Group *]</w:t>
            </w:r>
            <w:commentRangeEnd w:id="227"/>
            <w:r w:rsidDel="00000000" w:rsidR="00000000" w:rsidRPr="00000000">
              <w:commentReference w:id="22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4E">
            <w:pPr>
              <w:widowControl w:val="0"/>
              <w:spacing w:line="276" w:lineRule="auto"/>
              <w:ind w:left="180" w:right="-75" w:firstLine="0"/>
              <w:rPr>
                <w:color w:val="7b7b7b"/>
                <w:sz w:val="20"/>
                <w:szCs w:val="20"/>
              </w:rPr>
            </w:pPr>
            <w:commentRangeStart w:id="228"/>
            <w:r w:rsidDel="00000000" w:rsidR="00000000" w:rsidRPr="00000000">
              <w:rPr>
                <w:color w:val="7b7b7b"/>
                <w:sz w:val="20"/>
                <w:szCs w:val="20"/>
                <w:rtl w:val="0"/>
              </w:rPr>
              <w:t xml:space="preserve">[Product Group *]</w:t>
            </w:r>
            <w:commentRangeEnd w:id="228"/>
            <w:r w:rsidDel="00000000" w:rsidR="00000000" w:rsidRPr="00000000">
              <w:commentReference w:id="228"/>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4F">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0">
            <w:pPr>
              <w:widowControl w:val="0"/>
              <w:spacing w:line="276" w:lineRule="auto"/>
              <w:ind w:left="180" w:right="-75" w:firstLine="0"/>
              <w:rPr>
                <w:color w:val="7b7b7b"/>
                <w:sz w:val="20"/>
                <w:szCs w:val="20"/>
              </w:rPr>
            </w:pPr>
            <w:commentRangeStart w:id="229"/>
            <w:r w:rsidDel="00000000" w:rsidR="00000000" w:rsidRPr="00000000">
              <w:rPr>
                <w:color w:val="7b7b7b"/>
                <w:sz w:val="20"/>
                <w:szCs w:val="20"/>
                <w:rtl w:val="0"/>
              </w:rPr>
              <w:t xml:space="preserve">[Product Group *]</w:t>
            </w:r>
            <w:commentRangeEnd w:id="229"/>
            <w:r w:rsidDel="00000000" w:rsidR="00000000" w:rsidRPr="00000000">
              <w:commentReference w:id="22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1">
            <w:pPr>
              <w:widowControl w:val="0"/>
              <w:spacing w:line="276" w:lineRule="auto"/>
              <w:ind w:left="180" w:right="-75" w:firstLine="0"/>
              <w:rPr>
                <w:color w:val="7b7b7b"/>
                <w:sz w:val="20"/>
                <w:szCs w:val="20"/>
              </w:rPr>
            </w:pPr>
            <w:commentRangeStart w:id="230"/>
            <w:r w:rsidDel="00000000" w:rsidR="00000000" w:rsidRPr="00000000">
              <w:rPr>
                <w:color w:val="7b7b7b"/>
                <w:sz w:val="20"/>
                <w:szCs w:val="20"/>
                <w:rtl w:val="0"/>
              </w:rPr>
              <w:t xml:space="preserve">[Product Group *]</w:t>
            </w:r>
            <w:commentRangeEnd w:id="230"/>
            <w:r w:rsidDel="00000000" w:rsidR="00000000" w:rsidRPr="00000000">
              <w:commentReference w:id="23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2">
            <w:pPr>
              <w:widowControl w:val="0"/>
              <w:spacing w:line="276" w:lineRule="auto"/>
              <w:ind w:left="180" w:right="-75" w:firstLine="0"/>
              <w:rPr>
                <w:color w:val="7b7b7b"/>
                <w:sz w:val="20"/>
                <w:szCs w:val="20"/>
              </w:rPr>
            </w:pPr>
            <w:commentRangeStart w:id="231"/>
            <w:r w:rsidDel="00000000" w:rsidR="00000000" w:rsidRPr="00000000">
              <w:rPr>
                <w:color w:val="7b7b7b"/>
                <w:sz w:val="20"/>
                <w:szCs w:val="20"/>
                <w:rtl w:val="0"/>
              </w:rPr>
              <w:t xml:space="preserve">[Product Group *]</w:t>
            </w:r>
            <w:commentRangeEnd w:id="231"/>
            <w:r w:rsidDel="00000000" w:rsidR="00000000" w:rsidRPr="00000000">
              <w:commentReference w:id="231"/>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3">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4">
            <w:pPr>
              <w:widowControl w:val="0"/>
              <w:spacing w:line="276" w:lineRule="auto"/>
              <w:ind w:left="180" w:right="-75" w:firstLine="0"/>
              <w:rPr>
                <w:color w:val="7b7b7b"/>
                <w:sz w:val="20"/>
                <w:szCs w:val="20"/>
              </w:rPr>
            </w:pPr>
            <w:commentRangeStart w:id="232"/>
            <w:r w:rsidDel="00000000" w:rsidR="00000000" w:rsidRPr="00000000">
              <w:rPr>
                <w:color w:val="7b7b7b"/>
                <w:sz w:val="20"/>
                <w:szCs w:val="20"/>
                <w:rtl w:val="0"/>
              </w:rPr>
              <w:t xml:space="preserve">[Product Group *]</w:t>
            </w:r>
            <w:commentRangeEnd w:id="232"/>
            <w:r w:rsidDel="00000000" w:rsidR="00000000" w:rsidRPr="00000000">
              <w:commentReference w:id="23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5">
            <w:pPr>
              <w:widowControl w:val="0"/>
              <w:spacing w:line="276" w:lineRule="auto"/>
              <w:ind w:left="180" w:right="-75" w:firstLine="0"/>
              <w:rPr>
                <w:color w:val="7b7b7b"/>
                <w:sz w:val="20"/>
                <w:szCs w:val="20"/>
              </w:rPr>
            </w:pPr>
            <w:commentRangeStart w:id="233"/>
            <w:r w:rsidDel="00000000" w:rsidR="00000000" w:rsidRPr="00000000">
              <w:rPr>
                <w:color w:val="7b7b7b"/>
                <w:sz w:val="20"/>
                <w:szCs w:val="20"/>
                <w:rtl w:val="0"/>
              </w:rPr>
              <w:t xml:space="preserve">[Product Group *]</w:t>
            </w:r>
            <w:commentRangeEnd w:id="233"/>
            <w:r w:rsidDel="00000000" w:rsidR="00000000" w:rsidRPr="00000000">
              <w:commentReference w:id="23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6">
            <w:pPr>
              <w:widowControl w:val="0"/>
              <w:spacing w:line="276" w:lineRule="auto"/>
              <w:ind w:left="180" w:right="-75" w:firstLine="0"/>
              <w:rPr>
                <w:color w:val="7b7b7b"/>
                <w:sz w:val="20"/>
                <w:szCs w:val="20"/>
              </w:rPr>
            </w:pPr>
            <w:commentRangeStart w:id="234"/>
            <w:r w:rsidDel="00000000" w:rsidR="00000000" w:rsidRPr="00000000">
              <w:rPr>
                <w:color w:val="7b7b7b"/>
                <w:sz w:val="20"/>
                <w:szCs w:val="20"/>
                <w:rtl w:val="0"/>
              </w:rPr>
              <w:t xml:space="preserve">[Product Group *]</w:t>
            </w:r>
            <w:commentRangeEnd w:id="234"/>
            <w:r w:rsidDel="00000000" w:rsidR="00000000" w:rsidRPr="00000000">
              <w:commentReference w:id="234"/>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7">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8">
            <w:pPr>
              <w:widowControl w:val="0"/>
              <w:spacing w:line="276" w:lineRule="auto"/>
              <w:ind w:left="180" w:right="-75" w:firstLine="0"/>
              <w:rPr>
                <w:color w:val="7b7b7b"/>
                <w:sz w:val="20"/>
                <w:szCs w:val="20"/>
              </w:rPr>
            </w:pPr>
            <w:commentRangeStart w:id="235"/>
            <w:r w:rsidDel="00000000" w:rsidR="00000000" w:rsidRPr="00000000">
              <w:rPr>
                <w:color w:val="7b7b7b"/>
                <w:sz w:val="20"/>
                <w:szCs w:val="20"/>
                <w:rtl w:val="0"/>
              </w:rPr>
              <w:t xml:space="preserve">[Product Group *]</w:t>
            </w:r>
            <w:commentRangeEnd w:id="235"/>
            <w:r w:rsidDel="00000000" w:rsidR="00000000" w:rsidRPr="00000000">
              <w:commentReference w:id="23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9">
            <w:pPr>
              <w:widowControl w:val="0"/>
              <w:spacing w:line="276" w:lineRule="auto"/>
              <w:ind w:left="180" w:right="-75" w:firstLine="0"/>
              <w:rPr>
                <w:color w:val="7b7b7b"/>
                <w:sz w:val="20"/>
                <w:szCs w:val="20"/>
              </w:rPr>
            </w:pPr>
            <w:commentRangeStart w:id="236"/>
            <w:r w:rsidDel="00000000" w:rsidR="00000000" w:rsidRPr="00000000">
              <w:rPr>
                <w:color w:val="7b7b7b"/>
                <w:sz w:val="20"/>
                <w:szCs w:val="20"/>
                <w:rtl w:val="0"/>
              </w:rPr>
              <w:t xml:space="preserve">[Product Group *]</w:t>
            </w:r>
            <w:commentRangeEnd w:id="236"/>
            <w:r w:rsidDel="00000000" w:rsidR="00000000" w:rsidRPr="00000000">
              <w:commentReference w:id="23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A">
            <w:pPr>
              <w:widowControl w:val="0"/>
              <w:spacing w:line="276" w:lineRule="auto"/>
              <w:ind w:left="180" w:right="-75" w:firstLine="0"/>
              <w:rPr>
                <w:color w:val="7b7b7b"/>
                <w:sz w:val="20"/>
                <w:szCs w:val="20"/>
              </w:rPr>
            </w:pPr>
            <w:commentRangeStart w:id="237"/>
            <w:r w:rsidDel="00000000" w:rsidR="00000000" w:rsidRPr="00000000">
              <w:rPr>
                <w:color w:val="7b7b7b"/>
                <w:sz w:val="20"/>
                <w:szCs w:val="20"/>
                <w:rtl w:val="0"/>
              </w:rPr>
              <w:t xml:space="preserve">[Product Group *]</w:t>
            </w:r>
            <w:commentRangeEnd w:id="237"/>
            <w:r w:rsidDel="00000000" w:rsidR="00000000" w:rsidRPr="00000000">
              <w:commentReference w:id="237"/>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B">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C">
            <w:pPr>
              <w:widowControl w:val="0"/>
              <w:spacing w:line="276" w:lineRule="auto"/>
              <w:ind w:left="180" w:right="-75" w:firstLine="0"/>
              <w:rPr>
                <w:color w:val="7b7b7b"/>
                <w:sz w:val="20"/>
                <w:szCs w:val="20"/>
              </w:rPr>
            </w:pPr>
            <w:commentRangeStart w:id="238"/>
            <w:r w:rsidDel="00000000" w:rsidR="00000000" w:rsidRPr="00000000">
              <w:rPr>
                <w:color w:val="7b7b7b"/>
                <w:sz w:val="20"/>
                <w:szCs w:val="20"/>
                <w:rtl w:val="0"/>
              </w:rPr>
              <w:t xml:space="preserve">[Product Group *]</w:t>
            </w:r>
            <w:commentRangeEnd w:id="238"/>
            <w:r w:rsidDel="00000000" w:rsidR="00000000" w:rsidRPr="00000000">
              <w:commentReference w:id="23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D">
            <w:pPr>
              <w:widowControl w:val="0"/>
              <w:spacing w:line="276" w:lineRule="auto"/>
              <w:ind w:left="180" w:right="-75" w:firstLine="0"/>
              <w:rPr>
                <w:color w:val="7b7b7b"/>
                <w:sz w:val="20"/>
                <w:szCs w:val="20"/>
              </w:rPr>
            </w:pPr>
            <w:commentRangeStart w:id="239"/>
            <w:r w:rsidDel="00000000" w:rsidR="00000000" w:rsidRPr="00000000">
              <w:rPr>
                <w:color w:val="7b7b7b"/>
                <w:sz w:val="20"/>
                <w:szCs w:val="20"/>
                <w:rtl w:val="0"/>
              </w:rPr>
              <w:t xml:space="preserve">[Product Group *]</w:t>
            </w:r>
            <w:commentRangeEnd w:id="239"/>
            <w:r w:rsidDel="00000000" w:rsidR="00000000" w:rsidRPr="00000000">
              <w:commentReference w:id="23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5E">
            <w:pPr>
              <w:widowControl w:val="0"/>
              <w:spacing w:line="276" w:lineRule="auto"/>
              <w:ind w:left="180" w:right="-75" w:firstLine="0"/>
              <w:rPr>
                <w:color w:val="7b7b7b"/>
                <w:sz w:val="20"/>
                <w:szCs w:val="20"/>
              </w:rPr>
            </w:pPr>
            <w:commentRangeStart w:id="240"/>
            <w:r w:rsidDel="00000000" w:rsidR="00000000" w:rsidRPr="00000000">
              <w:rPr>
                <w:color w:val="7b7b7b"/>
                <w:sz w:val="20"/>
                <w:szCs w:val="20"/>
                <w:rtl w:val="0"/>
              </w:rPr>
              <w:t xml:space="preserve">[Product Group *]</w:t>
            </w:r>
            <w:commentRangeEnd w:id="240"/>
            <w:r w:rsidDel="00000000" w:rsidR="00000000" w:rsidRPr="00000000">
              <w:commentReference w:id="240"/>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5F">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0">
            <w:pPr>
              <w:widowControl w:val="0"/>
              <w:spacing w:line="276" w:lineRule="auto"/>
              <w:ind w:left="180" w:right="-75" w:firstLine="0"/>
              <w:rPr>
                <w:color w:val="7b7b7b"/>
                <w:sz w:val="20"/>
                <w:szCs w:val="20"/>
              </w:rPr>
            </w:pPr>
            <w:commentRangeStart w:id="241"/>
            <w:r w:rsidDel="00000000" w:rsidR="00000000" w:rsidRPr="00000000">
              <w:rPr>
                <w:color w:val="7b7b7b"/>
                <w:sz w:val="20"/>
                <w:szCs w:val="20"/>
                <w:rtl w:val="0"/>
              </w:rPr>
              <w:t xml:space="preserve">[Product Group *]</w:t>
            </w:r>
            <w:commentRangeEnd w:id="241"/>
            <w:r w:rsidDel="00000000" w:rsidR="00000000" w:rsidRPr="00000000">
              <w:commentReference w:id="24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1">
            <w:pPr>
              <w:widowControl w:val="0"/>
              <w:spacing w:line="276" w:lineRule="auto"/>
              <w:ind w:left="180" w:right="-75" w:firstLine="0"/>
              <w:rPr>
                <w:color w:val="7b7b7b"/>
                <w:sz w:val="20"/>
                <w:szCs w:val="20"/>
              </w:rPr>
            </w:pPr>
            <w:commentRangeStart w:id="242"/>
            <w:r w:rsidDel="00000000" w:rsidR="00000000" w:rsidRPr="00000000">
              <w:rPr>
                <w:color w:val="7b7b7b"/>
                <w:sz w:val="20"/>
                <w:szCs w:val="20"/>
                <w:rtl w:val="0"/>
              </w:rPr>
              <w:t xml:space="preserve">[Product Group *]</w:t>
            </w:r>
            <w:commentRangeEnd w:id="242"/>
            <w:r w:rsidDel="00000000" w:rsidR="00000000" w:rsidRPr="00000000">
              <w:commentReference w:id="24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2">
            <w:pPr>
              <w:widowControl w:val="0"/>
              <w:spacing w:line="276" w:lineRule="auto"/>
              <w:ind w:left="180" w:right="-75" w:firstLine="0"/>
              <w:rPr>
                <w:color w:val="7b7b7b"/>
                <w:sz w:val="20"/>
                <w:szCs w:val="20"/>
              </w:rPr>
            </w:pPr>
            <w:commentRangeStart w:id="243"/>
            <w:r w:rsidDel="00000000" w:rsidR="00000000" w:rsidRPr="00000000">
              <w:rPr>
                <w:color w:val="7b7b7b"/>
                <w:sz w:val="20"/>
                <w:szCs w:val="20"/>
                <w:rtl w:val="0"/>
              </w:rPr>
              <w:t xml:space="preserve">[Product Group *]</w:t>
            </w:r>
            <w:commentRangeEnd w:id="243"/>
            <w:r w:rsidDel="00000000" w:rsidR="00000000" w:rsidRPr="00000000">
              <w:commentReference w:id="243"/>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3">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4">
            <w:pPr>
              <w:widowControl w:val="0"/>
              <w:spacing w:line="276" w:lineRule="auto"/>
              <w:ind w:left="180" w:right="-75" w:firstLine="0"/>
              <w:rPr>
                <w:color w:val="7b7b7b"/>
                <w:sz w:val="20"/>
                <w:szCs w:val="20"/>
              </w:rPr>
            </w:pPr>
            <w:commentRangeStart w:id="244"/>
            <w:r w:rsidDel="00000000" w:rsidR="00000000" w:rsidRPr="00000000">
              <w:rPr>
                <w:color w:val="7b7b7b"/>
                <w:sz w:val="20"/>
                <w:szCs w:val="20"/>
                <w:rtl w:val="0"/>
              </w:rPr>
              <w:t xml:space="preserve">[Product Group *]</w:t>
            </w:r>
            <w:commentRangeEnd w:id="244"/>
            <w:r w:rsidDel="00000000" w:rsidR="00000000" w:rsidRPr="00000000">
              <w:commentReference w:id="24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5">
            <w:pPr>
              <w:widowControl w:val="0"/>
              <w:spacing w:line="276" w:lineRule="auto"/>
              <w:ind w:left="180" w:right="-75" w:firstLine="0"/>
              <w:rPr>
                <w:color w:val="7b7b7b"/>
                <w:sz w:val="20"/>
                <w:szCs w:val="20"/>
              </w:rPr>
            </w:pPr>
            <w:commentRangeStart w:id="245"/>
            <w:r w:rsidDel="00000000" w:rsidR="00000000" w:rsidRPr="00000000">
              <w:rPr>
                <w:color w:val="7b7b7b"/>
                <w:sz w:val="20"/>
                <w:szCs w:val="20"/>
                <w:rtl w:val="0"/>
              </w:rPr>
              <w:t xml:space="preserve">[Product Group *]</w:t>
            </w:r>
            <w:commentRangeEnd w:id="245"/>
            <w:r w:rsidDel="00000000" w:rsidR="00000000" w:rsidRPr="00000000">
              <w:commentReference w:id="24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6">
            <w:pPr>
              <w:widowControl w:val="0"/>
              <w:spacing w:line="276" w:lineRule="auto"/>
              <w:ind w:left="180" w:right="-75" w:firstLine="0"/>
              <w:rPr>
                <w:color w:val="7b7b7b"/>
                <w:sz w:val="20"/>
                <w:szCs w:val="20"/>
              </w:rPr>
            </w:pPr>
            <w:commentRangeStart w:id="246"/>
            <w:r w:rsidDel="00000000" w:rsidR="00000000" w:rsidRPr="00000000">
              <w:rPr>
                <w:color w:val="7b7b7b"/>
                <w:sz w:val="20"/>
                <w:szCs w:val="20"/>
                <w:rtl w:val="0"/>
              </w:rPr>
              <w:t xml:space="preserve">[Product Group *]</w:t>
            </w:r>
            <w:commentRangeEnd w:id="246"/>
            <w:r w:rsidDel="00000000" w:rsidR="00000000" w:rsidRPr="00000000">
              <w:commentReference w:id="246"/>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8">
            <w:pPr>
              <w:widowControl w:val="0"/>
              <w:spacing w:line="276" w:lineRule="auto"/>
              <w:ind w:left="180" w:right="-75" w:firstLine="0"/>
              <w:rPr>
                <w:color w:val="7b7b7b"/>
                <w:sz w:val="20"/>
                <w:szCs w:val="20"/>
              </w:rPr>
            </w:pPr>
            <w:commentRangeStart w:id="247"/>
            <w:r w:rsidDel="00000000" w:rsidR="00000000" w:rsidRPr="00000000">
              <w:rPr>
                <w:color w:val="7b7b7b"/>
                <w:sz w:val="20"/>
                <w:szCs w:val="20"/>
                <w:rtl w:val="0"/>
              </w:rPr>
              <w:t xml:space="preserve">[Product Group *]</w:t>
            </w:r>
            <w:commentRangeEnd w:id="247"/>
            <w:r w:rsidDel="00000000" w:rsidR="00000000" w:rsidRPr="00000000">
              <w:commentReference w:id="24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9">
            <w:pPr>
              <w:widowControl w:val="0"/>
              <w:spacing w:line="276" w:lineRule="auto"/>
              <w:ind w:left="180" w:right="-75" w:firstLine="0"/>
              <w:rPr>
                <w:color w:val="7b7b7b"/>
                <w:sz w:val="20"/>
                <w:szCs w:val="20"/>
              </w:rPr>
            </w:pPr>
            <w:commentRangeStart w:id="248"/>
            <w:r w:rsidDel="00000000" w:rsidR="00000000" w:rsidRPr="00000000">
              <w:rPr>
                <w:color w:val="7b7b7b"/>
                <w:sz w:val="20"/>
                <w:szCs w:val="20"/>
                <w:rtl w:val="0"/>
              </w:rPr>
              <w:t xml:space="preserve">[Product Group *]</w:t>
            </w:r>
            <w:commentRangeEnd w:id="248"/>
            <w:r w:rsidDel="00000000" w:rsidR="00000000" w:rsidRPr="00000000">
              <w:commentReference w:id="24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A">
            <w:pPr>
              <w:widowControl w:val="0"/>
              <w:spacing w:line="276" w:lineRule="auto"/>
              <w:ind w:left="180" w:right="-75" w:firstLine="0"/>
              <w:rPr>
                <w:color w:val="7b7b7b"/>
                <w:sz w:val="20"/>
                <w:szCs w:val="20"/>
              </w:rPr>
            </w:pPr>
            <w:commentRangeStart w:id="249"/>
            <w:r w:rsidDel="00000000" w:rsidR="00000000" w:rsidRPr="00000000">
              <w:rPr>
                <w:color w:val="7b7b7b"/>
                <w:sz w:val="20"/>
                <w:szCs w:val="20"/>
                <w:rtl w:val="0"/>
              </w:rPr>
              <w:t xml:space="preserve">[Product Group *]</w:t>
            </w:r>
            <w:commentRangeEnd w:id="249"/>
            <w:r w:rsidDel="00000000" w:rsidR="00000000" w:rsidRPr="00000000">
              <w:commentReference w:id="249"/>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C">
            <w:pPr>
              <w:widowControl w:val="0"/>
              <w:spacing w:line="276" w:lineRule="auto"/>
              <w:ind w:left="180" w:right="-75" w:firstLine="0"/>
              <w:rPr>
                <w:color w:val="7b7b7b"/>
                <w:sz w:val="20"/>
                <w:szCs w:val="20"/>
              </w:rPr>
            </w:pPr>
            <w:commentRangeStart w:id="250"/>
            <w:r w:rsidDel="00000000" w:rsidR="00000000" w:rsidRPr="00000000">
              <w:rPr>
                <w:color w:val="7b7b7b"/>
                <w:sz w:val="20"/>
                <w:szCs w:val="20"/>
                <w:rtl w:val="0"/>
              </w:rPr>
              <w:t xml:space="preserve">[Product Group *]</w:t>
            </w:r>
            <w:commentRangeEnd w:id="250"/>
            <w:r w:rsidDel="00000000" w:rsidR="00000000" w:rsidRPr="00000000">
              <w:commentReference w:id="25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D">
            <w:pPr>
              <w:widowControl w:val="0"/>
              <w:spacing w:line="276" w:lineRule="auto"/>
              <w:ind w:left="180" w:right="-75" w:firstLine="0"/>
              <w:rPr>
                <w:color w:val="7b7b7b"/>
                <w:sz w:val="20"/>
                <w:szCs w:val="20"/>
              </w:rPr>
            </w:pPr>
            <w:commentRangeStart w:id="251"/>
            <w:r w:rsidDel="00000000" w:rsidR="00000000" w:rsidRPr="00000000">
              <w:rPr>
                <w:color w:val="7b7b7b"/>
                <w:sz w:val="20"/>
                <w:szCs w:val="20"/>
                <w:rtl w:val="0"/>
              </w:rPr>
              <w:t xml:space="preserve">[Product Group *]</w:t>
            </w:r>
            <w:commentRangeEnd w:id="251"/>
            <w:r w:rsidDel="00000000" w:rsidR="00000000" w:rsidRPr="00000000">
              <w:commentReference w:id="25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6E">
            <w:pPr>
              <w:widowControl w:val="0"/>
              <w:spacing w:line="276" w:lineRule="auto"/>
              <w:ind w:left="180" w:right="-75" w:firstLine="0"/>
              <w:rPr>
                <w:color w:val="7b7b7b"/>
                <w:sz w:val="20"/>
                <w:szCs w:val="20"/>
              </w:rPr>
            </w:pPr>
            <w:commentRangeStart w:id="252"/>
            <w:r w:rsidDel="00000000" w:rsidR="00000000" w:rsidRPr="00000000">
              <w:rPr>
                <w:color w:val="7b7b7b"/>
                <w:sz w:val="20"/>
                <w:szCs w:val="20"/>
                <w:rtl w:val="0"/>
              </w:rPr>
              <w:t xml:space="preserve">[Product Group *]</w:t>
            </w:r>
            <w:commentRangeEnd w:id="252"/>
            <w:r w:rsidDel="00000000" w:rsidR="00000000" w:rsidRPr="00000000">
              <w:commentReference w:id="252"/>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6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0">
            <w:pPr>
              <w:widowControl w:val="0"/>
              <w:spacing w:line="276" w:lineRule="auto"/>
              <w:ind w:left="180" w:right="-75" w:firstLine="0"/>
              <w:rPr>
                <w:color w:val="7b7b7b"/>
                <w:sz w:val="20"/>
                <w:szCs w:val="20"/>
              </w:rPr>
            </w:pPr>
            <w:commentRangeStart w:id="253"/>
            <w:r w:rsidDel="00000000" w:rsidR="00000000" w:rsidRPr="00000000">
              <w:rPr>
                <w:color w:val="7b7b7b"/>
                <w:sz w:val="20"/>
                <w:szCs w:val="20"/>
                <w:rtl w:val="0"/>
              </w:rPr>
              <w:t xml:space="preserve">[Product Group *]</w:t>
            </w:r>
            <w:commentRangeEnd w:id="253"/>
            <w:r w:rsidDel="00000000" w:rsidR="00000000" w:rsidRPr="00000000">
              <w:commentReference w:id="25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1">
            <w:pPr>
              <w:widowControl w:val="0"/>
              <w:spacing w:line="276" w:lineRule="auto"/>
              <w:ind w:left="180" w:right="-75" w:firstLine="0"/>
              <w:rPr>
                <w:color w:val="7b7b7b"/>
                <w:sz w:val="20"/>
                <w:szCs w:val="20"/>
              </w:rPr>
            </w:pPr>
            <w:commentRangeStart w:id="254"/>
            <w:r w:rsidDel="00000000" w:rsidR="00000000" w:rsidRPr="00000000">
              <w:rPr>
                <w:color w:val="7b7b7b"/>
                <w:sz w:val="20"/>
                <w:szCs w:val="20"/>
                <w:rtl w:val="0"/>
              </w:rPr>
              <w:t xml:space="preserve">[Product Group *]</w:t>
            </w:r>
            <w:commentRangeEnd w:id="254"/>
            <w:r w:rsidDel="00000000" w:rsidR="00000000" w:rsidRPr="00000000">
              <w:commentReference w:id="25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2">
            <w:pPr>
              <w:widowControl w:val="0"/>
              <w:spacing w:line="276" w:lineRule="auto"/>
              <w:ind w:left="180" w:right="-75" w:firstLine="0"/>
              <w:rPr>
                <w:color w:val="7b7b7b"/>
                <w:sz w:val="20"/>
                <w:szCs w:val="20"/>
              </w:rPr>
            </w:pPr>
            <w:commentRangeStart w:id="255"/>
            <w:r w:rsidDel="00000000" w:rsidR="00000000" w:rsidRPr="00000000">
              <w:rPr>
                <w:color w:val="7b7b7b"/>
                <w:sz w:val="20"/>
                <w:szCs w:val="20"/>
                <w:rtl w:val="0"/>
              </w:rPr>
              <w:t xml:space="preserve">[Product Group *]</w:t>
            </w:r>
            <w:commentRangeEnd w:id="255"/>
            <w:r w:rsidDel="00000000" w:rsidR="00000000" w:rsidRPr="00000000">
              <w:commentReference w:id="255"/>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4">
            <w:pPr>
              <w:widowControl w:val="0"/>
              <w:spacing w:line="276" w:lineRule="auto"/>
              <w:ind w:left="180" w:right="-75" w:firstLine="0"/>
              <w:rPr>
                <w:color w:val="7b7b7b"/>
                <w:sz w:val="20"/>
                <w:szCs w:val="20"/>
              </w:rPr>
            </w:pPr>
            <w:commentRangeStart w:id="256"/>
            <w:r w:rsidDel="00000000" w:rsidR="00000000" w:rsidRPr="00000000">
              <w:rPr>
                <w:color w:val="7b7b7b"/>
                <w:sz w:val="20"/>
                <w:szCs w:val="20"/>
                <w:rtl w:val="0"/>
              </w:rPr>
              <w:t xml:space="preserve">[Product Group *]</w:t>
            </w:r>
            <w:commentRangeEnd w:id="256"/>
            <w:r w:rsidDel="00000000" w:rsidR="00000000" w:rsidRPr="00000000">
              <w:commentReference w:id="25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5">
            <w:pPr>
              <w:widowControl w:val="0"/>
              <w:spacing w:line="276" w:lineRule="auto"/>
              <w:ind w:left="180" w:right="-75" w:firstLine="0"/>
              <w:rPr>
                <w:color w:val="7b7b7b"/>
                <w:sz w:val="20"/>
                <w:szCs w:val="20"/>
              </w:rPr>
            </w:pPr>
            <w:commentRangeStart w:id="257"/>
            <w:r w:rsidDel="00000000" w:rsidR="00000000" w:rsidRPr="00000000">
              <w:rPr>
                <w:color w:val="7b7b7b"/>
                <w:sz w:val="20"/>
                <w:szCs w:val="20"/>
                <w:rtl w:val="0"/>
              </w:rPr>
              <w:t xml:space="preserve">[Product Group *]</w:t>
            </w:r>
            <w:commentRangeEnd w:id="257"/>
            <w:r w:rsidDel="00000000" w:rsidR="00000000" w:rsidRPr="00000000">
              <w:commentReference w:id="25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6">
            <w:pPr>
              <w:widowControl w:val="0"/>
              <w:spacing w:line="276" w:lineRule="auto"/>
              <w:ind w:left="180" w:right="-75" w:firstLine="0"/>
              <w:rPr>
                <w:color w:val="7b7b7b"/>
                <w:sz w:val="20"/>
                <w:szCs w:val="20"/>
              </w:rPr>
            </w:pPr>
            <w:commentRangeStart w:id="258"/>
            <w:r w:rsidDel="00000000" w:rsidR="00000000" w:rsidRPr="00000000">
              <w:rPr>
                <w:color w:val="7b7b7b"/>
                <w:sz w:val="20"/>
                <w:szCs w:val="20"/>
                <w:rtl w:val="0"/>
              </w:rPr>
              <w:t xml:space="preserve">[Product Group *]</w:t>
            </w:r>
            <w:commentRangeEnd w:id="258"/>
            <w:r w:rsidDel="00000000" w:rsidR="00000000" w:rsidRPr="00000000">
              <w:commentReference w:id="258"/>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8">
            <w:pPr>
              <w:widowControl w:val="0"/>
              <w:spacing w:line="276" w:lineRule="auto"/>
              <w:ind w:left="180" w:right="-75" w:firstLine="0"/>
              <w:rPr>
                <w:color w:val="7b7b7b"/>
                <w:sz w:val="20"/>
                <w:szCs w:val="20"/>
              </w:rPr>
            </w:pPr>
            <w:commentRangeStart w:id="259"/>
            <w:r w:rsidDel="00000000" w:rsidR="00000000" w:rsidRPr="00000000">
              <w:rPr>
                <w:color w:val="7b7b7b"/>
                <w:sz w:val="20"/>
                <w:szCs w:val="20"/>
                <w:rtl w:val="0"/>
              </w:rPr>
              <w:t xml:space="preserve">[Product Group *]</w:t>
            </w:r>
            <w:commentRangeEnd w:id="259"/>
            <w:r w:rsidDel="00000000" w:rsidR="00000000" w:rsidRPr="00000000">
              <w:commentReference w:id="25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9">
            <w:pPr>
              <w:widowControl w:val="0"/>
              <w:spacing w:line="276" w:lineRule="auto"/>
              <w:ind w:left="180" w:right="-75" w:firstLine="0"/>
              <w:rPr>
                <w:color w:val="7b7b7b"/>
                <w:sz w:val="20"/>
                <w:szCs w:val="20"/>
              </w:rPr>
            </w:pPr>
            <w:commentRangeStart w:id="260"/>
            <w:r w:rsidDel="00000000" w:rsidR="00000000" w:rsidRPr="00000000">
              <w:rPr>
                <w:color w:val="7b7b7b"/>
                <w:sz w:val="20"/>
                <w:szCs w:val="20"/>
                <w:rtl w:val="0"/>
              </w:rPr>
              <w:t xml:space="preserve">[Product Group *]</w:t>
            </w:r>
            <w:commentRangeEnd w:id="260"/>
            <w:r w:rsidDel="00000000" w:rsidR="00000000" w:rsidRPr="00000000">
              <w:commentReference w:id="26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A">
            <w:pPr>
              <w:widowControl w:val="0"/>
              <w:spacing w:line="276" w:lineRule="auto"/>
              <w:ind w:left="180" w:right="-75" w:firstLine="0"/>
              <w:rPr>
                <w:color w:val="7b7b7b"/>
                <w:sz w:val="20"/>
                <w:szCs w:val="20"/>
              </w:rPr>
            </w:pPr>
            <w:commentRangeStart w:id="261"/>
            <w:r w:rsidDel="00000000" w:rsidR="00000000" w:rsidRPr="00000000">
              <w:rPr>
                <w:color w:val="7b7b7b"/>
                <w:sz w:val="20"/>
                <w:szCs w:val="20"/>
                <w:rtl w:val="0"/>
              </w:rPr>
              <w:t xml:space="preserve">[Product Group *]</w:t>
            </w:r>
            <w:commentRangeEnd w:id="261"/>
            <w:r w:rsidDel="00000000" w:rsidR="00000000" w:rsidRPr="00000000">
              <w:commentReference w:id="261"/>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B">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C">
            <w:pPr>
              <w:widowControl w:val="0"/>
              <w:spacing w:line="276" w:lineRule="auto"/>
              <w:ind w:left="180" w:right="-75" w:firstLine="0"/>
              <w:rPr>
                <w:color w:val="7b7b7b"/>
                <w:sz w:val="20"/>
                <w:szCs w:val="20"/>
              </w:rPr>
            </w:pPr>
            <w:commentRangeStart w:id="262"/>
            <w:r w:rsidDel="00000000" w:rsidR="00000000" w:rsidRPr="00000000">
              <w:rPr>
                <w:color w:val="7b7b7b"/>
                <w:sz w:val="20"/>
                <w:szCs w:val="20"/>
                <w:rtl w:val="0"/>
              </w:rPr>
              <w:t xml:space="preserve">[Product Group *]</w:t>
            </w:r>
            <w:commentRangeEnd w:id="262"/>
            <w:r w:rsidDel="00000000" w:rsidR="00000000" w:rsidRPr="00000000">
              <w:commentReference w:id="26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D">
            <w:pPr>
              <w:widowControl w:val="0"/>
              <w:spacing w:line="276" w:lineRule="auto"/>
              <w:ind w:left="180" w:right="-75" w:firstLine="0"/>
              <w:rPr>
                <w:color w:val="7b7b7b"/>
                <w:sz w:val="20"/>
                <w:szCs w:val="20"/>
              </w:rPr>
            </w:pPr>
            <w:commentRangeStart w:id="263"/>
            <w:r w:rsidDel="00000000" w:rsidR="00000000" w:rsidRPr="00000000">
              <w:rPr>
                <w:color w:val="7b7b7b"/>
                <w:sz w:val="20"/>
                <w:szCs w:val="20"/>
                <w:rtl w:val="0"/>
              </w:rPr>
              <w:t xml:space="preserve">[Product Group *]</w:t>
            </w:r>
            <w:commentRangeEnd w:id="263"/>
            <w:r w:rsidDel="00000000" w:rsidR="00000000" w:rsidRPr="00000000">
              <w:commentReference w:id="26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7E">
            <w:pPr>
              <w:widowControl w:val="0"/>
              <w:spacing w:line="276" w:lineRule="auto"/>
              <w:ind w:left="180" w:right="-75" w:firstLine="0"/>
              <w:rPr>
                <w:color w:val="7b7b7b"/>
                <w:sz w:val="20"/>
                <w:szCs w:val="20"/>
              </w:rPr>
            </w:pPr>
            <w:commentRangeStart w:id="264"/>
            <w:r w:rsidDel="00000000" w:rsidR="00000000" w:rsidRPr="00000000">
              <w:rPr>
                <w:color w:val="7b7b7b"/>
                <w:sz w:val="20"/>
                <w:szCs w:val="20"/>
                <w:rtl w:val="0"/>
              </w:rPr>
              <w:t xml:space="preserve">[Product Group *]</w:t>
            </w:r>
            <w:commentRangeEnd w:id="264"/>
            <w:r w:rsidDel="00000000" w:rsidR="00000000" w:rsidRPr="00000000">
              <w:commentReference w:id="264"/>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7F">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0">
            <w:pPr>
              <w:widowControl w:val="0"/>
              <w:spacing w:line="276" w:lineRule="auto"/>
              <w:ind w:left="180" w:right="-75" w:firstLine="0"/>
              <w:rPr>
                <w:color w:val="7b7b7b"/>
                <w:sz w:val="20"/>
                <w:szCs w:val="20"/>
              </w:rPr>
            </w:pPr>
            <w:commentRangeStart w:id="265"/>
            <w:r w:rsidDel="00000000" w:rsidR="00000000" w:rsidRPr="00000000">
              <w:rPr>
                <w:color w:val="7b7b7b"/>
                <w:sz w:val="20"/>
                <w:szCs w:val="20"/>
                <w:rtl w:val="0"/>
              </w:rPr>
              <w:t xml:space="preserve">[Product Group *]</w:t>
            </w:r>
            <w:commentRangeEnd w:id="265"/>
            <w:r w:rsidDel="00000000" w:rsidR="00000000" w:rsidRPr="00000000">
              <w:commentReference w:id="26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1">
            <w:pPr>
              <w:widowControl w:val="0"/>
              <w:spacing w:line="276" w:lineRule="auto"/>
              <w:ind w:left="180" w:right="-75" w:firstLine="0"/>
              <w:rPr>
                <w:color w:val="7b7b7b"/>
                <w:sz w:val="20"/>
                <w:szCs w:val="20"/>
              </w:rPr>
            </w:pPr>
            <w:commentRangeStart w:id="266"/>
            <w:r w:rsidDel="00000000" w:rsidR="00000000" w:rsidRPr="00000000">
              <w:rPr>
                <w:color w:val="7b7b7b"/>
                <w:sz w:val="20"/>
                <w:szCs w:val="20"/>
                <w:rtl w:val="0"/>
              </w:rPr>
              <w:t xml:space="preserve">[Product Group *]</w:t>
            </w:r>
            <w:commentRangeEnd w:id="266"/>
            <w:r w:rsidDel="00000000" w:rsidR="00000000" w:rsidRPr="00000000">
              <w:commentReference w:id="26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2">
            <w:pPr>
              <w:widowControl w:val="0"/>
              <w:spacing w:line="276" w:lineRule="auto"/>
              <w:ind w:left="180" w:right="-75" w:firstLine="0"/>
              <w:rPr>
                <w:color w:val="7b7b7b"/>
                <w:sz w:val="20"/>
                <w:szCs w:val="20"/>
              </w:rPr>
            </w:pPr>
            <w:commentRangeStart w:id="267"/>
            <w:r w:rsidDel="00000000" w:rsidR="00000000" w:rsidRPr="00000000">
              <w:rPr>
                <w:color w:val="7b7b7b"/>
                <w:sz w:val="20"/>
                <w:szCs w:val="20"/>
                <w:rtl w:val="0"/>
              </w:rPr>
              <w:t xml:space="preserve">[Product Group *]</w:t>
            </w:r>
            <w:commentRangeEnd w:id="267"/>
            <w:r w:rsidDel="00000000" w:rsidR="00000000" w:rsidRPr="00000000">
              <w:commentReference w:id="267"/>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83">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4">
            <w:pPr>
              <w:widowControl w:val="0"/>
              <w:spacing w:line="276" w:lineRule="auto"/>
              <w:ind w:left="180" w:right="-75" w:firstLine="0"/>
              <w:rPr>
                <w:color w:val="7b7b7b"/>
                <w:sz w:val="20"/>
                <w:szCs w:val="20"/>
              </w:rPr>
            </w:pPr>
            <w:commentRangeStart w:id="268"/>
            <w:r w:rsidDel="00000000" w:rsidR="00000000" w:rsidRPr="00000000">
              <w:rPr>
                <w:color w:val="7b7b7b"/>
                <w:sz w:val="20"/>
                <w:szCs w:val="20"/>
                <w:rtl w:val="0"/>
              </w:rPr>
              <w:t xml:space="preserve">[Product Group *]</w:t>
            </w:r>
            <w:commentRangeEnd w:id="268"/>
            <w:r w:rsidDel="00000000" w:rsidR="00000000" w:rsidRPr="00000000">
              <w:commentReference w:id="26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5">
            <w:pPr>
              <w:widowControl w:val="0"/>
              <w:spacing w:line="276" w:lineRule="auto"/>
              <w:ind w:left="180" w:right="-75" w:firstLine="0"/>
              <w:rPr>
                <w:color w:val="7b7b7b"/>
                <w:sz w:val="20"/>
                <w:szCs w:val="20"/>
              </w:rPr>
            </w:pPr>
            <w:commentRangeStart w:id="269"/>
            <w:r w:rsidDel="00000000" w:rsidR="00000000" w:rsidRPr="00000000">
              <w:rPr>
                <w:color w:val="7b7b7b"/>
                <w:sz w:val="20"/>
                <w:szCs w:val="20"/>
                <w:rtl w:val="0"/>
              </w:rPr>
              <w:t xml:space="preserve">[Product Group *]</w:t>
            </w:r>
            <w:commentRangeEnd w:id="269"/>
            <w:r w:rsidDel="00000000" w:rsidR="00000000" w:rsidRPr="00000000">
              <w:commentReference w:id="26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86">
            <w:pPr>
              <w:widowControl w:val="0"/>
              <w:spacing w:line="276" w:lineRule="auto"/>
              <w:ind w:left="180" w:right="-75" w:firstLine="0"/>
              <w:rPr>
                <w:color w:val="7b7b7b"/>
                <w:sz w:val="20"/>
                <w:szCs w:val="20"/>
              </w:rPr>
            </w:pPr>
            <w:commentRangeStart w:id="270"/>
            <w:r w:rsidDel="00000000" w:rsidR="00000000" w:rsidRPr="00000000">
              <w:rPr>
                <w:color w:val="7b7b7b"/>
                <w:sz w:val="20"/>
                <w:szCs w:val="20"/>
                <w:rtl w:val="0"/>
              </w:rPr>
              <w:t xml:space="preserve">[Product Group *]</w:t>
            </w:r>
            <w:commentRangeEnd w:id="270"/>
            <w:r w:rsidDel="00000000" w:rsidR="00000000" w:rsidRPr="00000000">
              <w:commentReference w:id="270"/>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7">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8">
            <w:pPr>
              <w:widowControl w:val="0"/>
              <w:spacing w:line="276" w:lineRule="auto"/>
              <w:ind w:left="180" w:right="-75" w:firstLine="0"/>
              <w:rPr>
                <w:color w:val="7b7b7b"/>
                <w:sz w:val="20"/>
                <w:szCs w:val="20"/>
              </w:rPr>
            </w:pPr>
            <w:commentRangeStart w:id="271"/>
            <w:r w:rsidDel="00000000" w:rsidR="00000000" w:rsidRPr="00000000">
              <w:rPr>
                <w:color w:val="7b7b7b"/>
                <w:sz w:val="20"/>
                <w:szCs w:val="20"/>
                <w:rtl w:val="0"/>
              </w:rPr>
              <w:t xml:space="preserve">[Product Group *]</w:t>
            </w:r>
            <w:commentRangeEnd w:id="271"/>
            <w:r w:rsidDel="00000000" w:rsidR="00000000" w:rsidRPr="00000000">
              <w:commentReference w:id="271"/>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9">
            <w:pPr>
              <w:widowControl w:val="0"/>
              <w:spacing w:line="276" w:lineRule="auto"/>
              <w:ind w:left="180" w:right="-75" w:firstLine="0"/>
              <w:rPr>
                <w:color w:val="7b7b7b"/>
                <w:sz w:val="20"/>
                <w:szCs w:val="20"/>
              </w:rPr>
            </w:pPr>
            <w:commentRangeStart w:id="272"/>
            <w:r w:rsidDel="00000000" w:rsidR="00000000" w:rsidRPr="00000000">
              <w:rPr>
                <w:color w:val="7b7b7b"/>
                <w:sz w:val="20"/>
                <w:szCs w:val="20"/>
                <w:rtl w:val="0"/>
              </w:rPr>
              <w:t xml:space="preserve">[Product Group *]</w:t>
            </w:r>
            <w:commentRangeEnd w:id="272"/>
            <w:r w:rsidDel="00000000" w:rsidR="00000000" w:rsidRPr="00000000">
              <w:commentReference w:id="272"/>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8A">
            <w:pPr>
              <w:widowControl w:val="0"/>
              <w:spacing w:line="276" w:lineRule="auto"/>
              <w:ind w:left="180" w:right="-75" w:firstLine="0"/>
              <w:rPr>
                <w:color w:val="7b7b7b"/>
                <w:sz w:val="20"/>
                <w:szCs w:val="20"/>
              </w:rPr>
            </w:pPr>
            <w:commentRangeStart w:id="273"/>
            <w:r w:rsidDel="00000000" w:rsidR="00000000" w:rsidRPr="00000000">
              <w:rPr>
                <w:color w:val="7b7b7b"/>
                <w:sz w:val="20"/>
                <w:szCs w:val="20"/>
                <w:rtl w:val="0"/>
              </w:rPr>
              <w:t xml:space="preserve">[Product Group *]</w:t>
            </w:r>
            <w:commentRangeEnd w:id="273"/>
            <w:r w:rsidDel="00000000" w:rsidR="00000000" w:rsidRPr="00000000">
              <w:commentReference w:id="273"/>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B">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C">
            <w:pPr>
              <w:widowControl w:val="0"/>
              <w:spacing w:line="276" w:lineRule="auto"/>
              <w:ind w:left="180" w:right="-75" w:firstLine="0"/>
              <w:rPr>
                <w:b w:val="1"/>
                <w:bCs w:val="1"/>
                <w:color w:val="7b7b7b"/>
                <w:sz w:val="20"/>
                <w:szCs w:val="20"/>
              </w:rPr>
            </w:pPr>
            <w:commentRangeStart w:id="274"/>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D">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8E">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8F">
      <w:pPr>
        <w:jc w:val="center"/>
        <w:rPr>
          <w:sz w:val="22"/>
          <w:szCs w:val="22"/>
        </w:rPr>
      </w:pPr>
      <w:commentRangeEnd w:id="274"/>
      <w:r w:rsidDel="00000000" w:rsidR="00000000" w:rsidRPr="00000000">
        <w:commentReference w:id="274"/>
      </w:r>
      <w:r w:rsidDel="00000000" w:rsidR="00000000" w:rsidRPr="00000000">
        <w:rPr>
          <w:sz w:val="22"/>
          <w:szCs w:val="22"/>
          <w:rtl w:val="0"/>
        </w:rPr>
        <w:t xml:space="preserve">Table 5a.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13)</w:t>
      </w:r>
    </w:p>
    <w:p w:rsidR="00000000" w:rsidDel="00000000" w:rsidP="00000000" w:rsidRDefault="00000000" w:rsidRPr="00000000" w14:paraId="00000190">
      <w:pPr>
        <w:jc w:val="left"/>
        <w:rPr/>
      </w:pPr>
      <w:r w:rsidDel="00000000" w:rsidR="00000000" w:rsidRPr="00000000">
        <w:rPr>
          <w:rtl w:val="0"/>
        </w:rPr>
      </w:r>
    </w:p>
    <w:tbl>
      <w:tblPr>
        <w:tblStyle w:val="Table10"/>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1">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2">
            <w:pPr>
              <w:widowControl w:val="0"/>
              <w:spacing w:line="276" w:lineRule="auto"/>
              <w:ind w:left="180" w:right="-75" w:firstLine="0"/>
              <w:rPr>
                <w:b w:val="1"/>
                <w:bCs w:val="1"/>
                <w:color w:val="ffffff"/>
                <w:sz w:val="20"/>
                <w:szCs w:val="20"/>
              </w:rPr>
            </w:pPr>
            <w:commentRangeStart w:id="275"/>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3">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94">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5">
            <w:pPr>
              <w:widowControl w:val="0"/>
              <w:spacing w:line="276" w:lineRule="auto"/>
              <w:ind w:right="-75"/>
              <w:jc w:val="center"/>
              <w:rPr>
                <w:color w:val="7b7b7b"/>
                <w:sz w:val="20"/>
                <w:szCs w:val="20"/>
              </w:rPr>
            </w:pPr>
            <w:commentRangeEnd w:id="275"/>
            <w:r w:rsidDel="00000000" w:rsidR="00000000" w:rsidRPr="00000000">
              <w:commentReference w:id="275"/>
            </w:r>
            <w:r w:rsidDel="00000000" w:rsidR="00000000" w:rsidRPr="00000000">
              <w:rPr>
                <w:color w:val="7b7b7b"/>
                <w:sz w:val="20"/>
                <w:szCs w:val="20"/>
                <w:rtl w:val="0"/>
              </w:rPr>
              <w:t xml:space="preserve">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6">
            <w:pPr>
              <w:widowControl w:val="0"/>
              <w:spacing w:line="276" w:lineRule="auto"/>
              <w:ind w:left="180" w:right="-75" w:firstLine="0"/>
              <w:rPr>
                <w:color w:val="7b7b7b"/>
                <w:sz w:val="20"/>
                <w:szCs w:val="20"/>
              </w:rPr>
            </w:pPr>
            <w:commentRangeStart w:id="276"/>
            <w:r w:rsidDel="00000000" w:rsidR="00000000" w:rsidRPr="00000000">
              <w:rPr>
                <w:color w:val="7b7b7b"/>
                <w:sz w:val="20"/>
                <w:szCs w:val="20"/>
                <w:rtl w:val="0"/>
              </w:rPr>
              <w:t xml:space="preserve">[Product Group *]</w:t>
            </w:r>
            <w:commentRangeEnd w:id="276"/>
            <w:r w:rsidDel="00000000" w:rsidR="00000000" w:rsidRPr="00000000">
              <w:commentReference w:id="27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7">
            <w:pPr>
              <w:widowControl w:val="0"/>
              <w:spacing w:line="276" w:lineRule="auto"/>
              <w:ind w:left="180" w:right="-75" w:firstLine="0"/>
              <w:rPr>
                <w:color w:val="7b7b7b"/>
                <w:sz w:val="20"/>
                <w:szCs w:val="20"/>
              </w:rPr>
            </w:pPr>
            <w:commentRangeStart w:id="277"/>
            <w:r w:rsidDel="00000000" w:rsidR="00000000" w:rsidRPr="00000000">
              <w:rPr>
                <w:color w:val="7b7b7b"/>
                <w:sz w:val="20"/>
                <w:szCs w:val="20"/>
                <w:rtl w:val="0"/>
              </w:rPr>
              <w:t xml:space="preserve">[Product Group *]</w:t>
            </w:r>
            <w:commentRangeEnd w:id="277"/>
            <w:r w:rsidDel="00000000" w:rsidR="00000000" w:rsidRPr="00000000">
              <w:commentReference w:id="27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8">
            <w:pPr>
              <w:widowControl w:val="0"/>
              <w:spacing w:line="276" w:lineRule="auto"/>
              <w:ind w:left="180" w:right="-75" w:firstLine="0"/>
              <w:rPr>
                <w:color w:val="7b7b7b"/>
                <w:sz w:val="20"/>
                <w:szCs w:val="20"/>
              </w:rPr>
            </w:pPr>
            <w:commentRangeStart w:id="278"/>
            <w:r w:rsidDel="00000000" w:rsidR="00000000" w:rsidRPr="00000000">
              <w:rPr>
                <w:color w:val="7b7b7b"/>
                <w:sz w:val="20"/>
                <w:szCs w:val="20"/>
                <w:rtl w:val="0"/>
              </w:rPr>
              <w:t xml:space="preserve">[Product Group *]</w:t>
            </w:r>
            <w:commentRangeEnd w:id="278"/>
            <w:r w:rsidDel="00000000" w:rsidR="00000000" w:rsidRPr="00000000">
              <w:commentReference w:id="278"/>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9">
            <w:pPr>
              <w:widowControl w:val="0"/>
              <w:spacing w:line="276" w:lineRule="auto"/>
              <w:ind w:right="-75"/>
              <w:jc w:val="center"/>
              <w:rPr>
                <w:color w:val="7b7b7b"/>
                <w:sz w:val="20"/>
                <w:szCs w:val="20"/>
              </w:rPr>
            </w:pPr>
            <w:r w:rsidDel="00000000" w:rsidR="00000000" w:rsidRPr="00000000">
              <w:rPr>
                <w:color w:val="7b7b7b"/>
                <w:sz w:val="20"/>
                <w:szCs w:val="20"/>
                <w:rtl w:val="0"/>
              </w:rPr>
              <w:t xml:space="preserve">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A">
            <w:pPr>
              <w:widowControl w:val="0"/>
              <w:spacing w:line="276" w:lineRule="auto"/>
              <w:ind w:left="180" w:right="-75" w:firstLine="0"/>
              <w:rPr>
                <w:color w:val="7b7b7b"/>
                <w:sz w:val="20"/>
                <w:szCs w:val="20"/>
              </w:rPr>
            </w:pPr>
            <w:commentRangeStart w:id="279"/>
            <w:r w:rsidDel="00000000" w:rsidR="00000000" w:rsidRPr="00000000">
              <w:rPr>
                <w:color w:val="7b7b7b"/>
                <w:sz w:val="20"/>
                <w:szCs w:val="20"/>
                <w:rtl w:val="0"/>
              </w:rPr>
              <w:t xml:space="preserve">[Product Group *]</w:t>
            </w:r>
            <w:commentRangeEnd w:id="279"/>
            <w:r w:rsidDel="00000000" w:rsidR="00000000" w:rsidRPr="00000000">
              <w:commentReference w:id="27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B">
            <w:pPr>
              <w:widowControl w:val="0"/>
              <w:spacing w:line="276" w:lineRule="auto"/>
              <w:ind w:left="180" w:right="-75" w:firstLine="0"/>
              <w:rPr>
                <w:color w:val="7b7b7b"/>
                <w:sz w:val="20"/>
                <w:szCs w:val="20"/>
              </w:rPr>
            </w:pPr>
            <w:commentRangeStart w:id="280"/>
            <w:r w:rsidDel="00000000" w:rsidR="00000000" w:rsidRPr="00000000">
              <w:rPr>
                <w:color w:val="7b7b7b"/>
                <w:sz w:val="20"/>
                <w:szCs w:val="20"/>
                <w:rtl w:val="0"/>
              </w:rPr>
              <w:t xml:space="preserve">[Product Group *]</w:t>
            </w:r>
            <w:commentRangeEnd w:id="280"/>
            <w:r w:rsidDel="00000000" w:rsidR="00000000" w:rsidRPr="00000000">
              <w:commentReference w:id="28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C">
            <w:pPr>
              <w:widowControl w:val="0"/>
              <w:spacing w:line="276" w:lineRule="auto"/>
              <w:ind w:left="180" w:right="-75" w:firstLine="0"/>
              <w:rPr>
                <w:color w:val="7b7b7b"/>
                <w:sz w:val="20"/>
                <w:szCs w:val="20"/>
              </w:rPr>
            </w:pPr>
            <w:commentRangeStart w:id="281"/>
            <w:r w:rsidDel="00000000" w:rsidR="00000000" w:rsidRPr="00000000">
              <w:rPr>
                <w:color w:val="7b7b7b"/>
                <w:sz w:val="20"/>
                <w:szCs w:val="20"/>
                <w:rtl w:val="0"/>
              </w:rPr>
              <w:t xml:space="preserve">[Product Group *]</w:t>
            </w:r>
            <w:commentRangeEnd w:id="281"/>
            <w:r w:rsidDel="00000000" w:rsidR="00000000" w:rsidRPr="00000000">
              <w:commentReference w:id="281"/>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9D">
            <w:pPr>
              <w:widowControl w:val="0"/>
              <w:spacing w:line="276" w:lineRule="auto"/>
              <w:ind w:right="-75"/>
              <w:jc w:val="center"/>
              <w:rPr>
                <w:color w:val="7b7b7b"/>
                <w:sz w:val="20"/>
                <w:szCs w:val="20"/>
              </w:rPr>
            </w:pPr>
            <w:r w:rsidDel="00000000" w:rsidR="00000000" w:rsidRPr="00000000">
              <w:rPr>
                <w:color w:val="7b7b7b"/>
                <w:sz w:val="20"/>
                <w:szCs w:val="20"/>
                <w:rtl w:val="0"/>
              </w:rPr>
              <w:t xml:space="preserve">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E">
            <w:pPr>
              <w:widowControl w:val="0"/>
              <w:spacing w:line="276" w:lineRule="auto"/>
              <w:ind w:left="180" w:right="-75" w:firstLine="0"/>
              <w:rPr>
                <w:color w:val="7b7b7b"/>
                <w:sz w:val="20"/>
                <w:szCs w:val="20"/>
              </w:rPr>
            </w:pPr>
            <w:commentRangeStart w:id="282"/>
            <w:r w:rsidDel="00000000" w:rsidR="00000000" w:rsidRPr="00000000">
              <w:rPr>
                <w:color w:val="7b7b7b"/>
                <w:sz w:val="20"/>
                <w:szCs w:val="20"/>
                <w:rtl w:val="0"/>
              </w:rPr>
              <w:t xml:space="preserve">[Product Group *]</w:t>
            </w:r>
            <w:commentRangeEnd w:id="282"/>
            <w:r w:rsidDel="00000000" w:rsidR="00000000" w:rsidRPr="00000000">
              <w:commentReference w:id="28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9F">
            <w:pPr>
              <w:widowControl w:val="0"/>
              <w:spacing w:line="276" w:lineRule="auto"/>
              <w:ind w:left="180" w:right="-75" w:firstLine="0"/>
              <w:rPr>
                <w:color w:val="7b7b7b"/>
                <w:sz w:val="20"/>
                <w:szCs w:val="20"/>
              </w:rPr>
            </w:pPr>
            <w:commentRangeStart w:id="283"/>
            <w:r w:rsidDel="00000000" w:rsidR="00000000" w:rsidRPr="00000000">
              <w:rPr>
                <w:color w:val="7b7b7b"/>
                <w:sz w:val="20"/>
                <w:szCs w:val="20"/>
                <w:rtl w:val="0"/>
              </w:rPr>
              <w:t xml:space="preserve">[Product Group *]</w:t>
            </w:r>
            <w:commentRangeEnd w:id="283"/>
            <w:r w:rsidDel="00000000" w:rsidR="00000000" w:rsidRPr="00000000">
              <w:commentReference w:id="28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0">
            <w:pPr>
              <w:widowControl w:val="0"/>
              <w:spacing w:line="276" w:lineRule="auto"/>
              <w:ind w:left="180" w:right="-75" w:firstLine="0"/>
              <w:rPr>
                <w:color w:val="7b7b7b"/>
                <w:sz w:val="20"/>
                <w:szCs w:val="20"/>
              </w:rPr>
            </w:pPr>
            <w:commentRangeStart w:id="284"/>
            <w:r w:rsidDel="00000000" w:rsidR="00000000" w:rsidRPr="00000000">
              <w:rPr>
                <w:color w:val="7b7b7b"/>
                <w:sz w:val="20"/>
                <w:szCs w:val="20"/>
                <w:rtl w:val="0"/>
              </w:rPr>
              <w:t xml:space="preserve">[Product Group *]</w:t>
            </w:r>
            <w:commentRangeEnd w:id="284"/>
            <w:r w:rsidDel="00000000" w:rsidR="00000000" w:rsidRPr="00000000">
              <w:commentReference w:id="284"/>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1">
            <w:pPr>
              <w:widowControl w:val="0"/>
              <w:spacing w:line="276" w:lineRule="auto"/>
              <w:ind w:right="-75"/>
              <w:jc w:val="center"/>
              <w:rPr>
                <w:color w:val="7b7b7b"/>
                <w:sz w:val="20"/>
                <w:szCs w:val="20"/>
              </w:rPr>
            </w:pPr>
            <w:r w:rsidDel="00000000" w:rsidR="00000000" w:rsidRPr="00000000">
              <w:rPr>
                <w:color w:val="7b7b7b"/>
                <w:sz w:val="20"/>
                <w:szCs w:val="20"/>
                <w:rtl w:val="0"/>
              </w:rPr>
              <w:t xml:space="preserve">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2">
            <w:pPr>
              <w:widowControl w:val="0"/>
              <w:spacing w:line="276" w:lineRule="auto"/>
              <w:ind w:left="180" w:right="-75" w:firstLine="0"/>
              <w:rPr>
                <w:color w:val="7b7b7b"/>
                <w:sz w:val="20"/>
                <w:szCs w:val="20"/>
              </w:rPr>
            </w:pPr>
            <w:commentRangeStart w:id="285"/>
            <w:r w:rsidDel="00000000" w:rsidR="00000000" w:rsidRPr="00000000">
              <w:rPr>
                <w:color w:val="7b7b7b"/>
                <w:sz w:val="20"/>
                <w:szCs w:val="20"/>
                <w:rtl w:val="0"/>
              </w:rPr>
              <w:t xml:space="preserve">[Product Group *]</w:t>
            </w:r>
            <w:commentRangeEnd w:id="285"/>
            <w:r w:rsidDel="00000000" w:rsidR="00000000" w:rsidRPr="00000000">
              <w:commentReference w:id="28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3">
            <w:pPr>
              <w:widowControl w:val="0"/>
              <w:spacing w:line="276" w:lineRule="auto"/>
              <w:ind w:left="180" w:right="-75" w:firstLine="0"/>
              <w:rPr>
                <w:color w:val="7b7b7b"/>
                <w:sz w:val="20"/>
                <w:szCs w:val="20"/>
              </w:rPr>
            </w:pPr>
            <w:commentRangeStart w:id="286"/>
            <w:r w:rsidDel="00000000" w:rsidR="00000000" w:rsidRPr="00000000">
              <w:rPr>
                <w:color w:val="7b7b7b"/>
                <w:sz w:val="20"/>
                <w:szCs w:val="20"/>
                <w:rtl w:val="0"/>
              </w:rPr>
              <w:t xml:space="preserve">[Product Group *]</w:t>
            </w:r>
            <w:commentRangeEnd w:id="286"/>
            <w:r w:rsidDel="00000000" w:rsidR="00000000" w:rsidRPr="00000000">
              <w:commentReference w:id="28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4">
            <w:pPr>
              <w:widowControl w:val="0"/>
              <w:spacing w:line="276" w:lineRule="auto"/>
              <w:ind w:left="180" w:right="-75" w:firstLine="0"/>
              <w:rPr>
                <w:color w:val="7b7b7b"/>
                <w:sz w:val="20"/>
                <w:szCs w:val="20"/>
              </w:rPr>
            </w:pPr>
            <w:commentRangeStart w:id="287"/>
            <w:r w:rsidDel="00000000" w:rsidR="00000000" w:rsidRPr="00000000">
              <w:rPr>
                <w:color w:val="7b7b7b"/>
                <w:sz w:val="20"/>
                <w:szCs w:val="20"/>
                <w:rtl w:val="0"/>
              </w:rPr>
              <w:t xml:space="preserve">[Product Group *]</w:t>
            </w:r>
            <w:commentRangeEnd w:id="287"/>
            <w:r w:rsidDel="00000000" w:rsidR="00000000" w:rsidRPr="00000000">
              <w:commentReference w:id="287"/>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5">
            <w:pPr>
              <w:widowControl w:val="0"/>
              <w:spacing w:line="276" w:lineRule="auto"/>
              <w:ind w:right="-75"/>
              <w:jc w:val="center"/>
              <w:rPr>
                <w:color w:val="7b7b7b"/>
                <w:sz w:val="20"/>
                <w:szCs w:val="20"/>
              </w:rPr>
            </w:pPr>
            <w:r w:rsidDel="00000000" w:rsidR="00000000" w:rsidRPr="00000000">
              <w:rPr>
                <w:color w:val="7b7b7b"/>
                <w:sz w:val="20"/>
                <w:szCs w:val="20"/>
                <w:rtl w:val="0"/>
              </w:rPr>
              <w:t xml:space="preserve">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6">
            <w:pPr>
              <w:widowControl w:val="0"/>
              <w:spacing w:line="276" w:lineRule="auto"/>
              <w:ind w:left="180" w:right="-75" w:firstLine="0"/>
              <w:rPr>
                <w:color w:val="7b7b7b"/>
                <w:sz w:val="20"/>
                <w:szCs w:val="20"/>
              </w:rPr>
            </w:pPr>
            <w:commentRangeStart w:id="288"/>
            <w:r w:rsidDel="00000000" w:rsidR="00000000" w:rsidRPr="00000000">
              <w:rPr>
                <w:color w:val="7b7b7b"/>
                <w:sz w:val="20"/>
                <w:szCs w:val="20"/>
                <w:rtl w:val="0"/>
              </w:rPr>
              <w:t xml:space="preserve">[Product Group *]</w:t>
            </w:r>
            <w:commentRangeEnd w:id="288"/>
            <w:r w:rsidDel="00000000" w:rsidR="00000000" w:rsidRPr="00000000">
              <w:commentReference w:id="28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7">
            <w:pPr>
              <w:widowControl w:val="0"/>
              <w:spacing w:line="276" w:lineRule="auto"/>
              <w:ind w:left="180" w:right="-75" w:firstLine="0"/>
              <w:rPr>
                <w:color w:val="7b7b7b"/>
                <w:sz w:val="20"/>
                <w:szCs w:val="20"/>
              </w:rPr>
            </w:pPr>
            <w:commentRangeStart w:id="289"/>
            <w:r w:rsidDel="00000000" w:rsidR="00000000" w:rsidRPr="00000000">
              <w:rPr>
                <w:color w:val="7b7b7b"/>
                <w:sz w:val="20"/>
                <w:szCs w:val="20"/>
                <w:rtl w:val="0"/>
              </w:rPr>
              <w:t xml:space="preserve">[Product Group *]</w:t>
            </w:r>
            <w:commentRangeEnd w:id="289"/>
            <w:r w:rsidDel="00000000" w:rsidR="00000000" w:rsidRPr="00000000">
              <w:commentReference w:id="28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8">
            <w:pPr>
              <w:widowControl w:val="0"/>
              <w:spacing w:line="276" w:lineRule="auto"/>
              <w:ind w:left="180" w:right="-75" w:firstLine="0"/>
              <w:rPr>
                <w:color w:val="7b7b7b"/>
                <w:sz w:val="20"/>
                <w:szCs w:val="20"/>
              </w:rPr>
            </w:pPr>
            <w:commentRangeStart w:id="290"/>
            <w:r w:rsidDel="00000000" w:rsidR="00000000" w:rsidRPr="00000000">
              <w:rPr>
                <w:color w:val="7b7b7b"/>
                <w:sz w:val="20"/>
                <w:szCs w:val="20"/>
                <w:rtl w:val="0"/>
              </w:rPr>
              <w:t xml:space="preserve">[Product Group *]</w:t>
            </w:r>
            <w:commentRangeEnd w:id="290"/>
            <w:r w:rsidDel="00000000" w:rsidR="00000000" w:rsidRPr="00000000">
              <w:commentReference w:id="290"/>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9">
            <w:pPr>
              <w:widowControl w:val="0"/>
              <w:spacing w:line="276" w:lineRule="auto"/>
              <w:ind w:right="-75"/>
              <w:jc w:val="center"/>
              <w:rPr>
                <w:color w:val="7b7b7b"/>
                <w:sz w:val="20"/>
                <w:szCs w:val="20"/>
              </w:rPr>
            </w:pPr>
            <w:r w:rsidDel="00000000" w:rsidR="00000000" w:rsidRPr="00000000">
              <w:rPr>
                <w:color w:val="7b7b7b"/>
                <w:sz w:val="20"/>
                <w:szCs w:val="20"/>
                <w:rtl w:val="0"/>
              </w:rPr>
              <w:t xml:space="preserve">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A">
            <w:pPr>
              <w:widowControl w:val="0"/>
              <w:spacing w:line="276" w:lineRule="auto"/>
              <w:ind w:left="180" w:right="-75" w:firstLine="0"/>
              <w:rPr>
                <w:color w:val="7b7b7b"/>
                <w:sz w:val="20"/>
                <w:szCs w:val="20"/>
              </w:rPr>
            </w:pPr>
            <w:commentRangeStart w:id="291"/>
            <w:r w:rsidDel="00000000" w:rsidR="00000000" w:rsidRPr="00000000">
              <w:rPr>
                <w:color w:val="7b7b7b"/>
                <w:sz w:val="20"/>
                <w:szCs w:val="20"/>
                <w:rtl w:val="0"/>
              </w:rPr>
              <w:t xml:space="preserve">[Product Group *]</w:t>
            </w:r>
            <w:commentRangeEnd w:id="291"/>
            <w:r w:rsidDel="00000000" w:rsidR="00000000" w:rsidRPr="00000000">
              <w:commentReference w:id="29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B">
            <w:pPr>
              <w:widowControl w:val="0"/>
              <w:spacing w:line="276" w:lineRule="auto"/>
              <w:ind w:left="180" w:right="-75" w:firstLine="0"/>
              <w:rPr>
                <w:color w:val="7b7b7b"/>
                <w:sz w:val="20"/>
                <w:szCs w:val="20"/>
              </w:rPr>
            </w:pPr>
            <w:commentRangeStart w:id="292"/>
            <w:r w:rsidDel="00000000" w:rsidR="00000000" w:rsidRPr="00000000">
              <w:rPr>
                <w:color w:val="7b7b7b"/>
                <w:sz w:val="20"/>
                <w:szCs w:val="20"/>
                <w:rtl w:val="0"/>
              </w:rPr>
              <w:t xml:space="preserve">[Product Group *]</w:t>
            </w:r>
            <w:commentRangeEnd w:id="292"/>
            <w:r w:rsidDel="00000000" w:rsidR="00000000" w:rsidRPr="00000000">
              <w:commentReference w:id="29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C">
            <w:pPr>
              <w:widowControl w:val="0"/>
              <w:spacing w:line="276" w:lineRule="auto"/>
              <w:ind w:left="180" w:right="-75" w:firstLine="0"/>
              <w:rPr>
                <w:color w:val="7b7b7b"/>
                <w:sz w:val="20"/>
                <w:szCs w:val="20"/>
              </w:rPr>
            </w:pPr>
            <w:commentRangeStart w:id="293"/>
            <w:r w:rsidDel="00000000" w:rsidR="00000000" w:rsidRPr="00000000">
              <w:rPr>
                <w:color w:val="7b7b7b"/>
                <w:sz w:val="20"/>
                <w:szCs w:val="20"/>
                <w:rtl w:val="0"/>
              </w:rPr>
              <w:t xml:space="preserve">[Product Group *]</w:t>
            </w:r>
            <w:commentRangeEnd w:id="293"/>
            <w:r w:rsidDel="00000000" w:rsidR="00000000" w:rsidRPr="00000000">
              <w:commentReference w:id="293"/>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AD">
            <w:pPr>
              <w:widowControl w:val="0"/>
              <w:spacing w:line="276" w:lineRule="auto"/>
              <w:ind w:right="-75"/>
              <w:jc w:val="center"/>
              <w:rPr>
                <w:color w:val="7b7b7b"/>
                <w:sz w:val="20"/>
                <w:szCs w:val="20"/>
              </w:rPr>
            </w:pPr>
            <w:r w:rsidDel="00000000" w:rsidR="00000000" w:rsidRPr="00000000">
              <w:rPr>
                <w:color w:val="7b7b7b"/>
                <w:sz w:val="20"/>
                <w:szCs w:val="20"/>
                <w:rtl w:val="0"/>
              </w:rPr>
              <w:t xml:space="preserve">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E">
            <w:pPr>
              <w:widowControl w:val="0"/>
              <w:spacing w:line="276" w:lineRule="auto"/>
              <w:ind w:left="180" w:right="-75" w:firstLine="0"/>
              <w:rPr>
                <w:color w:val="7b7b7b"/>
                <w:sz w:val="20"/>
                <w:szCs w:val="20"/>
              </w:rPr>
            </w:pPr>
            <w:commentRangeStart w:id="294"/>
            <w:r w:rsidDel="00000000" w:rsidR="00000000" w:rsidRPr="00000000">
              <w:rPr>
                <w:color w:val="7b7b7b"/>
                <w:sz w:val="20"/>
                <w:szCs w:val="20"/>
                <w:rtl w:val="0"/>
              </w:rPr>
              <w:t xml:space="preserve">[Product Group *]</w:t>
            </w:r>
            <w:commentRangeEnd w:id="294"/>
            <w:r w:rsidDel="00000000" w:rsidR="00000000" w:rsidRPr="00000000">
              <w:commentReference w:id="29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AF">
            <w:pPr>
              <w:widowControl w:val="0"/>
              <w:spacing w:line="276" w:lineRule="auto"/>
              <w:ind w:left="180" w:right="-75" w:firstLine="0"/>
              <w:rPr>
                <w:color w:val="7b7b7b"/>
                <w:sz w:val="20"/>
                <w:szCs w:val="20"/>
              </w:rPr>
            </w:pPr>
            <w:commentRangeStart w:id="295"/>
            <w:r w:rsidDel="00000000" w:rsidR="00000000" w:rsidRPr="00000000">
              <w:rPr>
                <w:color w:val="7b7b7b"/>
                <w:sz w:val="20"/>
                <w:szCs w:val="20"/>
                <w:rtl w:val="0"/>
              </w:rPr>
              <w:t xml:space="preserve">[Product Group *]</w:t>
            </w:r>
            <w:commentRangeEnd w:id="295"/>
            <w:r w:rsidDel="00000000" w:rsidR="00000000" w:rsidRPr="00000000">
              <w:commentReference w:id="29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0">
            <w:pPr>
              <w:widowControl w:val="0"/>
              <w:spacing w:line="276" w:lineRule="auto"/>
              <w:ind w:left="180" w:right="-75" w:firstLine="0"/>
              <w:rPr>
                <w:color w:val="7b7b7b"/>
                <w:sz w:val="20"/>
                <w:szCs w:val="20"/>
              </w:rPr>
            </w:pPr>
            <w:commentRangeStart w:id="296"/>
            <w:r w:rsidDel="00000000" w:rsidR="00000000" w:rsidRPr="00000000">
              <w:rPr>
                <w:color w:val="7b7b7b"/>
                <w:sz w:val="20"/>
                <w:szCs w:val="20"/>
                <w:rtl w:val="0"/>
              </w:rPr>
              <w:t xml:space="preserve">[Product Group *]</w:t>
            </w:r>
            <w:commentRangeEnd w:id="296"/>
            <w:r w:rsidDel="00000000" w:rsidR="00000000" w:rsidRPr="00000000">
              <w:commentReference w:id="296"/>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1">
            <w:pPr>
              <w:widowControl w:val="0"/>
              <w:spacing w:line="276" w:lineRule="auto"/>
              <w:ind w:right="-75"/>
              <w:jc w:val="center"/>
              <w:rPr>
                <w:color w:val="7b7b7b"/>
                <w:sz w:val="20"/>
                <w:szCs w:val="20"/>
              </w:rPr>
            </w:pPr>
            <w:r w:rsidDel="00000000" w:rsidR="00000000" w:rsidRPr="00000000">
              <w:rPr>
                <w:color w:val="7b7b7b"/>
                <w:sz w:val="20"/>
                <w:szCs w:val="20"/>
                <w:rtl w:val="0"/>
              </w:rPr>
              <w:t xml:space="preserve">8</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2">
            <w:pPr>
              <w:widowControl w:val="0"/>
              <w:spacing w:line="276" w:lineRule="auto"/>
              <w:ind w:left="180" w:right="-75" w:firstLine="0"/>
              <w:rPr>
                <w:color w:val="7b7b7b"/>
                <w:sz w:val="20"/>
                <w:szCs w:val="20"/>
              </w:rPr>
            </w:pPr>
            <w:commentRangeStart w:id="297"/>
            <w:r w:rsidDel="00000000" w:rsidR="00000000" w:rsidRPr="00000000">
              <w:rPr>
                <w:color w:val="7b7b7b"/>
                <w:sz w:val="20"/>
                <w:szCs w:val="20"/>
                <w:rtl w:val="0"/>
              </w:rPr>
              <w:t xml:space="preserve">[Product Group *]</w:t>
            </w:r>
            <w:commentRangeEnd w:id="297"/>
            <w:r w:rsidDel="00000000" w:rsidR="00000000" w:rsidRPr="00000000">
              <w:commentReference w:id="29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3">
            <w:pPr>
              <w:widowControl w:val="0"/>
              <w:spacing w:line="276" w:lineRule="auto"/>
              <w:ind w:left="180" w:right="-75" w:firstLine="0"/>
              <w:rPr>
                <w:color w:val="7b7b7b"/>
                <w:sz w:val="20"/>
                <w:szCs w:val="20"/>
              </w:rPr>
            </w:pPr>
            <w:commentRangeStart w:id="298"/>
            <w:r w:rsidDel="00000000" w:rsidR="00000000" w:rsidRPr="00000000">
              <w:rPr>
                <w:color w:val="7b7b7b"/>
                <w:sz w:val="20"/>
                <w:szCs w:val="20"/>
                <w:rtl w:val="0"/>
              </w:rPr>
              <w:t xml:space="preserve">[Product Group *]</w:t>
            </w:r>
            <w:commentRangeEnd w:id="298"/>
            <w:r w:rsidDel="00000000" w:rsidR="00000000" w:rsidRPr="00000000">
              <w:commentReference w:id="29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4">
            <w:pPr>
              <w:widowControl w:val="0"/>
              <w:spacing w:line="276" w:lineRule="auto"/>
              <w:ind w:left="180" w:right="-75" w:firstLine="0"/>
              <w:rPr>
                <w:color w:val="7b7b7b"/>
                <w:sz w:val="20"/>
                <w:szCs w:val="20"/>
              </w:rPr>
            </w:pPr>
            <w:commentRangeStart w:id="299"/>
            <w:r w:rsidDel="00000000" w:rsidR="00000000" w:rsidRPr="00000000">
              <w:rPr>
                <w:color w:val="7b7b7b"/>
                <w:sz w:val="20"/>
                <w:szCs w:val="20"/>
                <w:rtl w:val="0"/>
              </w:rPr>
              <w:t xml:space="preserve">[Product Group *]</w:t>
            </w:r>
            <w:commentRangeEnd w:id="299"/>
            <w:r w:rsidDel="00000000" w:rsidR="00000000" w:rsidRPr="00000000">
              <w:commentReference w:id="299"/>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5">
            <w:pPr>
              <w:widowControl w:val="0"/>
              <w:spacing w:line="276" w:lineRule="auto"/>
              <w:ind w:right="-75"/>
              <w:jc w:val="center"/>
              <w:rPr>
                <w:color w:val="7b7b7b"/>
                <w:sz w:val="20"/>
                <w:szCs w:val="20"/>
              </w:rPr>
            </w:pPr>
            <w:r w:rsidDel="00000000" w:rsidR="00000000" w:rsidRPr="00000000">
              <w:rPr>
                <w:color w:val="7b7b7b"/>
                <w:sz w:val="20"/>
                <w:szCs w:val="20"/>
                <w:rtl w:val="0"/>
              </w:rPr>
              <w:t xml:space="preserve">9</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6">
            <w:pPr>
              <w:widowControl w:val="0"/>
              <w:spacing w:line="276" w:lineRule="auto"/>
              <w:ind w:left="180" w:right="-75" w:firstLine="0"/>
              <w:rPr>
                <w:color w:val="7b7b7b"/>
                <w:sz w:val="20"/>
                <w:szCs w:val="20"/>
              </w:rPr>
            </w:pPr>
            <w:commentRangeStart w:id="300"/>
            <w:r w:rsidDel="00000000" w:rsidR="00000000" w:rsidRPr="00000000">
              <w:rPr>
                <w:color w:val="7b7b7b"/>
                <w:sz w:val="20"/>
                <w:szCs w:val="20"/>
                <w:rtl w:val="0"/>
              </w:rPr>
              <w:t xml:space="preserve">[Product Group *]</w:t>
            </w:r>
            <w:commentRangeEnd w:id="300"/>
            <w:r w:rsidDel="00000000" w:rsidR="00000000" w:rsidRPr="00000000">
              <w:commentReference w:id="30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7">
            <w:pPr>
              <w:widowControl w:val="0"/>
              <w:spacing w:line="276" w:lineRule="auto"/>
              <w:ind w:left="180" w:right="-75" w:firstLine="0"/>
              <w:rPr>
                <w:color w:val="7b7b7b"/>
                <w:sz w:val="20"/>
                <w:szCs w:val="20"/>
              </w:rPr>
            </w:pPr>
            <w:commentRangeStart w:id="301"/>
            <w:r w:rsidDel="00000000" w:rsidR="00000000" w:rsidRPr="00000000">
              <w:rPr>
                <w:color w:val="7b7b7b"/>
                <w:sz w:val="20"/>
                <w:szCs w:val="20"/>
                <w:rtl w:val="0"/>
              </w:rPr>
              <w:t xml:space="preserve">[Product Group *]</w:t>
            </w:r>
            <w:commentRangeEnd w:id="301"/>
            <w:r w:rsidDel="00000000" w:rsidR="00000000" w:rsidRPr="00000000">
              <w:commentReference w:id="30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8">
            <w:pPr>
              <w:widowControl w:val="0"/>
              <w:spacing w:line="276" w:lineRule="auto"/>
              <w:ind w:left="180" w:right="-75" w:firstLine="0"/>
              <w:rPr>
                <w:color w:val="7b7b7b"/>
                <w:sz w:val="20"/>
                <w:szCs w:val="20"/>
              </w:rPr>
            </w:pPr>
            <w:commentRangeStart w:id="302"/>
            <w:r w:rsidDel="00000000" w:rsidR="00000000" w:rsidRPr="00000000">
              <w:rPr>
                <w:color w:val="7b7b7b"/>
                <w:sz w:val="20"/>
                <w:szCs w:val="20"/>
                <w:rtl w:val="0"/>
              </w:rPr>
              <w:t xml:space="preserve">[Product Group *]</w:t>
            </w:r>
            <w:commentRangeEnd w:id="302"/>
            <w:r w:rsidDel="00000000" w:rsidR="00000000" w:rsidRPr="00000000">
              <w:commentReference w:id="302"/>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10</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A">
            <w:pPr>
              <w:widowControl w:val="0"/>
              <w:spacing w:line="276" w:lineRule="auto"/>
              <w:ind w:left="180" w:right="-75" w:firstLine="0"/>
              <w:rPr>
                <w:color w:val="7b7b7b"/>
                <w:sz w:val="20"/>
                <w:szCs w:val="20"/>
              </w:rPr>
            </w:pPr>
            <w:commentRangeStart w:id="303"/>
            <w:r w:rsidDel="00000000" w:rsidR="00000000" w:rsidRPr="00000000">
              <w:rPr>
                <w:color w:val="7b7b7b"/>
                <w:sz w:val="20"/>
                <w:szCs w:val="20"/>
                <w:rtl w:val="0"/>
              </w:rPr>
              <w:t xml:space="preserve">[Product Group *]</w:t>
            </w:r>
            <w:commentRangeEnd w:id="303"/>
            <w:r w:rsidDel="00000000" w:rsidR="00000000" w:rsidRPr="00000000">
              <w:commentReference w:id="30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B">
            <w:pPr>
              <w:widowControl w:val="0"/>
              <w:spacing w:line="276" w:lineRule="auto"/>
              <w:ind w:left="180" w:right="-75" w:firstLine="0"/>
              <w:rPr>
                <w:color w:val="7b7b7b"/>
                <w:sz w:val="20"/>
                <w:szCs w:val="20"/>
              </w:rPr>
            </w:pPr>
            <w:commentRangeStart w:id="304"/>
            <w:r w:rsidDel="00000000" w:rsidR="00000000" w:rsidRPr="00000000">
              <w:rPr>
                <w:color w:val="7b7b7b"/>
                <w:sz w:val="20"/>
                <w:szCs w:val="20"/>
                <w:rtl w:val="0"/>
              </w:rPr>
              <w:t xml:space="preserve">[Product Group *]</w:t>
            </w:r>
            <w:commentRangeEnd w:id="304"/>
            <w:r w:rsidDel="00000000" w:rsidR="00000000" w:rsidRPr="00000000">
              <w:commentReference w:id="30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C">
            <w:pPr>
              <w:widowControl w:val="0"/>
              <w:spacing w:line="276" w:lineRule="auto"/>
              <w:ind w:left="180" w:right="-75" w:firstLine="0"/>
              <w:rPr>
                <w:color w:val="7b7b7b"/>
                <w:sz w:val="20"/>
                <w:szCs w:val="20"/>
              </w:rPr>
            </w:pPr>
            <w:commentRangeStart w:id="305"/>
            <w:r w:rsidDel="00000000" w:rsidR="00000000" w:rsidRPr="00000000">
              <w:rPr>
                <w:color w:val="7b7b7b"/>
                <w:sz w:val="20"/>
                <w:szCs w:val="20"/>
                <w:rtl w:val="0"/>
              </w:rPr>
              <w:t xml:space="preserve">[Product Group *]</w:t>
            </w:r>
            <w:commentRangeEnd w:id="305"/>
            <w:r w:rsidDel="00000000" w:rsidR="00000000" w:rsidRPr="00000000">
              <w:commentReference w:id="305"/>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B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11</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E">
            <w:pPr>
              <w:widowControl w:val="0"/>
              <w:spacing w:line="276" w:lineRule="auto"/>
              <w:ind w:left="180" w:right="-75" w:firstLine="0"/>
              <w:rPr>
                <w:color w:val="7b7b7b"/>
                <w:sz w:val="20"/>
                <w:szCs w:val="20"/>
              </w:rPr>
            </w:pPr>
            <w:commentRangeStart w:id="306"/>
            <w:r w:rsidDel="00000000" w:rsidR="00000000" w:rsidRPr="00000000">
              <w:rPr>
                <w:color w:val="7b7b7b"/>
                <w:sz w:val="20"/>
                <w:szCs w:val="20"/>
                <w:rtl w:val="0"/>
              </w:rPr>
              <w:t xml:space="preserve">[Product Group *]</w:t>
            </w:r>
            <w:commentRangeEnd w:id="306"/>
            <w:r w:rsidDel="00000000" w:rsidR="00000000" w:rsidRPr="00000000">
              <w:commentReference w:id="30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BF">
            <w:pPr>
              <w:widowControl w:val="0"/>
              <w:spacing w:line="276" w:lineRule="auto"/>
              <w:ind w:left="180" w:right="-75" w:firstLine="0"/>
              <w:rPr>
                <w:color w:val="7b7b7b"/>
                <w:sz w:val="20"/>
                <w:szCs w:val="20"/>
              </w:rPr>
            </w:pPr>
            <w:commentRangeStart w:id="307"/>
            <w:r w:rsidDel="00000000" w:rsidR="00000000" w:rsidRPr="00000000">
              <w:rPr>
                <w:color w:val="7b7b7b"/>
                <w:sz w:val="20"/>
                <w:szCs w:val="20"/>
                <w:rtl w:val="0"/>
              </w:rPr>
              <w:t xml:space="preserve">[Product Group *]</w:t>
            </w:r>
            <w:commentRangeEnd w:id="307"/>
            <w:r w:rsidDel="00000000" w:rsidR="00000000" w:rsidRPr="00000000">
              <w:commentReference w:id="307"/>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0">
            <w:pPr>
              <w:widowControl w:val="0"/>
              <w:spacing w:line="276" w:lineRule="auto"/>
              <w:ind w:left="180" w:right="-75" w:firstLine="0"/>
              <w:rPr>
                <w:color w:val="7b7b7b"/>
                <w:sz w:val="20"/>
                <w:szCs w:val="20"/>
              </w:rPr>
            </w:pPr>
            <w:commentRangeStart w:id="308"/>
            <w:r w:rsidDel="00000000" w:rsidR="00000000" w:rsidRPr="00000000">
              <w:rPr>
                <w:color w:val="7b7b7b"/>
                <w:sz w:val="20"/>
                <w:szCs w:val="20"/>
                <w:rtl w:val="0"/>
              </w:rPr>
              <w:t xml:space="preserve">[Product Group *]</w:t>
            </w:r>
            <w:commentRangeEnd w:id="308"/>
            <w:r w:rsidDel="00000000" w:rsidR="00000000" w:rsidRPr="00000000">
              <w:commentReference w:id="308"/>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12</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2">
            <w:pPr>
              <w:widowControl w:val="0"/>
              <w:spacing w:line="276" w:lineRule="auto"/>
              <w:ind w:left="180" w:right="-75" w:firstLine="0"/>
              <w:rPr>
                <w:color w:val="7b7b7b"/>
                <w:sz w:val="20"/>
                <w:szCs w:val="20"/>
              </w:rPr>
            </w:pPr>
            <w:commentRangeStart w:id="309"/>
            <w:r w:rsidDel="00000000" w:rsidR="00000000" w:rsidRPr="00000000">
              <w:rPr>
                <w:color w:val="7b7b7b"/>
                <w:sz w:val="20"/>
                <w:szCs w:val="20"/>
                <w:rtl w:val="0"/>
              </w:rPr>
              <w:t xml:space="preserve">[Product Group *]</w:t>
            </w:r>
            <w:commentRangeEnd w:id="309"/>
            <w:r w:rsidDel="00000000" w:rsidR="00000000" w:rsidRPr="00000000">
              <w:commentReference w:id="30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3">
            <w:pPr>
              <w:widowControl w:val="0"/>
              <w:spacing w:line="276" w:lineRule="auto"/>
              <w:ind w:left="180" w:right="-75" w:firstLine="0"/>
              <w:rPr>
                <w:color w:val="7b7b7b"/>
                <w:sz w:val="20"/>
                <w:szCs w:val="20"/>
              </w:rPr>
            </w:pPr>
            <w:commentRangeStart w:id="310"/>
            <w:r w:rsidDel="00000000" w:rsidR="00000000" w:rsidRPr="00000000">
              <w:rPr>
                <w:color w:val="7b7b7b"/>
                <w:sz w:val="20"/>
                <w:szCs w:val="20"/>
                <w:rtl w:val="0"/>
              </w:rPr>
              <w:t xml:space="preserve">[Product Group *]</w:t>
            </w:r>
            <w:commentRangeEnd w:id="310"/>
            <w:r w:rsidDel="00000000" w:rsidR="00000000" w:rsidRPr="00000000">
              <w:commentReference w:id="310"/>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4">
            <w:pPr>
              <w:widowControl w:val="0"/>
              <w:spacing w:line="276" w:lineRule="auto"/>
              <w:ind w:left="180" w:right="-75" w:firstLine="0"/>
              <w:rPr>
                <w:color w:val="7b7b7b"/>
                <w:sz w:val="20"/>
                <w:szCs w:val="20"/>
              </w:rPr>
            </w:pPr>
            <w:commentRangeStart w:id="311"/>
            <w:r w:rsidDel="00000000" w:rsidR="00000000" w:rsidRPr="00000000">
              <w:rPr>
                <w:color w:val="7b7b7b"/>
                <w:sz w:val="20"/>
                <w:szCs w:val="20"/>
                <w:rtl w:val="0"/>
              </w:rPr>
              <w:t xml:space="preserve">[Product Group *]</w:t>
            </w:r>
            <w:commentRangeEnd w:id="311"/>
            <w:r w:rsidDel="00000000" w:rsidR="00000000" w:rsidRPr="00000000">
              <w:commentReference w:id="311"/>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13</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6">
            <w:pPr>
              <w:widowControl w:val="0"/>
              <w:spacing w:line="276" w:lineRule="auto"/>
              <w:ind w:left="180" w:right="-75" w:firstLine="0"/>
              <w:rPr>
                <w:color w:val="7b7b7b"/>
                <w:sz w:val="20"/>
                <w:szCs w:val="20"/>
              </w:rPr>
            </w:pPr>
            <w:commentRangeStart w:id="312"/>
            <w:r w:rsidDel="00000000" w:rsidR="00000000" w:rsidRPr="00000000">
              <w:rPr>
                <w:color w:val="7b7b7b"/>
                <w:sz w:val="20"/>
                <w:szCs w:val="20"/>
                <w:rtl w:val="0"/>
              </w:rPr>
              <w:t xml:space="preserve">[Product Group *]</w:t>
            </w:r>
            <w:commentRangeEnd w:id="312"/>
            <w:r w:rsidDel="00000000" w:rsidR="00000000" w:rsidRPr="00000000">
              <w:commentReference w:id="31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7">
            <w:pPr>
              <w:widowControl w:val="0"/>
              <w:spacing w:line="276" w:lineRule="auto"/>
              <w:ind w:left="180" w:right="-75" w:firstLine="0"/>
              <w:rPr>
                <w:color w:val="7b7b7b"/>
                <w:sz w:val="20"/>
                <w:szCs w:val="20"/>
              </w:rPr>
            </w:pPr>
            <w:commentRangeStart w:id="313"/>
            <w:r w:rsidDel="00000000" w:rsidR="00000000" w:rsidRPr="00000000">
              <w:rPr>
                <w:color w:val="7b7b7b"/>
                <w:sz w:val="20"/>
                <w:szCs w:val="20"/>
                <w:rtl w:val="0"/>
              </w:rPr>
              <w:t xml:space="preserve">[Product Group *]</w:t>
            </w:r>
            <w:commentRangeEnd w:id="313"/>
            <w:r w:rsidDel="00000000" w:rsidR="00000000" w:rsidRPr="00000000">
              <w:commentReference w:id="313"/>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8">
            <w:pPr>
              <w:widowControl w:val="0"/>
              <w:spacing w:line="276" w:lineRule="auto"/>
              <w:ind w:left="180" w:right="-75" w:firstLine="0"/>
              <w:rPr>
                <w:color w:val="7b7b7b"/>
                <w:sz w:val="20"/>
                <w:szCs w:val="20"/>
              </w:rPr>
            </w:pPr>
            <w:commentRangeStart w:id="314"/>
            <w:r w:rsidDel="00000000" w:rsidR="00000000" w:rsidRPr="00000000">
              <w:rPr>
                <w:color w:val="7b7b7b"/>
                <w:sz w:val="20"/>
                <w:szCs w:val="20"/>
                <w:rtl w:val="0"/>
              </w:rPr>
              <w:t xml:space="preserve">[Product Group *]</w:t>
            </w:r>
            <w:commentRangeEnd w:id="314"/>
            <w:r w:rsidDel="00000000" w:rsidR="00000000" w:rsidRPr="00000000">
              <w:commentReference w:id="314"/>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14</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A">
            <w:pPr>
              <w:widowControl w:val="0"/>
              <w:spacing w:line="276" w:lineRule="auto"/>
              <w:ind w:left="180" w:right="-75" w:firstLine="0"/>
              <w:rPr>
                <w:color w:val="7b7b7b"/>
                <w:sz w:val="20"/>
                <w:szCs w:val="20"/>
              </w:rPr>
            </w:pPr>
            <w:commentRangeStart w:id="315"/>
            <w:r w:rsidDel="00000000" w:rsidR="00000000" w:rsidRPr="00000000">
              <w:rPr>
                <w:color w:val="7b7b7b"/>
                <w:sz w:val="20"/>
                <w:szCs w:val="20"/>
                <w:rtl w:val="0"/>
              </w:rPr>
              <w:t xml:space="preserve">[Product Group *]</w:t>
            </w:r>
            <w:commentRangeEnd w:id="315"/>
            <w:r w:rsidDel="00000000" w:rsidR="00000000" w:rsidRPr="00000000">
              <w:commentReference w:id="31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B">
            <w:pPr>
              <w:widowControl w:val="0"/>
              <w:spacing w:line="276" w:lineRule="auto"/>
              <w:ind w:left="180" w:right="-75" w:firstLine="0"/>
              <w:rPr>
                <w:color w:val="7b7b7b"/>
                <w:sz w:val="20"/>
                <w:szCs w:val="20"/>
              </w:rPr>
            </w:pPr>
            <w:commentRangeStart w:id="316"/>
            <w:r w:rsidDel="00000000" w:rsidR="00000000" w:rsidRPr="00000000">
              <w:rPr>
                <w:color w:val="7b7b7b"/>
                <w:sz w:val="20"/>
                <w:szCs w:val="20"/>
                <w:rtl w:val="0"/>
              </w:rPr>
              <w:t xml:space="preserve">[Product Group *]</w:t>
            </w:r>
            <w:commentRangeEnd w:id="316"/>
            <w:r w:rsidDel="00000000" w:rsidR="00000000" w:rsidRPr="00000000">
              <w:commentReference w:id="316"/>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C">
            <w:pPr>
              <w:widowControl w:val="0"/>
              <w:spacing w:line="276" w:lineRule="auto"/>
              <w:ind w:left="180" w:right="-75" w:firstLine="0"/>
              <w:rPr>
                <w:color w:val="7b7b7b"/>
                <w:sz w:val="20"/>
                <w:szCs w:val="20"/>
              </w:rPr>
            </w:pPr>
            <w:commentRangeStart w:id="317"/>
            <w:r w:rsidDel="00000000" w:rsidR="00000000" w:rsidRPr="00000000">
              <w:rPr>
                <w:color w:val="7b7b7b"/>
                <w:sz w:val="20"/>
                <w:szCs w:val="20"/>
                <w:rtl w:val="0"/>
              </w:rPr>
              <w:t xml:space="preserve">[Product Group *]</w:t>
            </w:r>
            <w:commentRangeEnd w:id="317"/>
            <w:r w:rsidDel="00000000" w:rsidR="00000000" w:rsidRPr="00000000">
              <w:commentReference w:id="317"/>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CD">
            <w:pPr>
              <w:widowControl w:val="0"/>
              <w:spacing w:line="276" w:lineRule="auto"/>
              <w:ind w:right="-75"/>
              <w:jc w:val="center"/>
              <w:rPr>
                <w:color w:val="7b7b7b"/>
                <w:sz w:val="20"/>
                <w:szCs w:val="20"/>
              </w:rPr>
            </w:pPr>
            <w:r w:rsidDel="00000000" w:rsidR="00000000" w:rsidRPr="00000000">
              <w:rPr>
                <w:color w:val="7b7b7b"/>
                <w:sz w:val="20"/>
                <w:szCs w:val="20"/>
                <w:rtl w:val="0"/>
              </w:rPr>
              <w:t xml:space="preserve">15</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E">
            <w:pPr>
              <w:widowControl w:val="0"/>
              <w:spacing w:line="276" w:lineRule="auto"/>
              <w:ind w:left="180" w:right="-75" w:firstLine="0"/>
              <w:rPr>
                <w:color w:val="7b7b7b"/>
                <w:sz w:val="20"/>
                <w:szCs w:val="20"/>
              </w:rPr>
            </w:pPr>
            <w:commentRangeStart w:id="318"/>
            <w:r w:rsidDel="00000000" w:rsidR="00000000" w:rsidRPr="00000000">
              <w:rPr>
                <w:color w:val="7b7b7b"/>
                <w:sz w:val="20"/>
                <w:szCs w:val="20"/>
                <w:rtl w:val="0"/>
              </w:rPr>
              <w:t xml:space="preserve">[Product Group *]</w:t>
            </w:r>
            <w:commentRangeEnd w:id="318"/>
            <w:r w:rsidDel="00000000" w:rsidR="00000000" w:rsidRPr="00000000">
              <w:commentReference w:id="318"/>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CF">
            <w:pPr>
              <w:widowControl w:val="0"/>
              <w:spacing w:line="276" w:lineRule="auto"/>
              <w:ind w:left="180" w:right="-75" w:firstLine="0"/>
              <w:rPr>
                <w:color w:val="7b7b7b"/>
                <w:sz w:val="20"/>
                <w:szCs w:val="20"/>
              </w:rPr>
            </w:pPr>
            <w:commentRangeStart w:id="319"/>
            <w:r w:rsidDel="00000000" w:rsidR="00000000" w:rsidRPr="00000000">
              <w:rPr>
                <w:color w:val="7b7b7b"/>
                <w:sz w:val="20"/>
                <w:szCs w:val="20"/>
                <w:rtl w:val="0"/>
              </w:rPr>
              <w:t xml:space="preserve">[Product Group *]</w:t>
            </w:r>
            <w:commentRangeEnd w:id="319"/>
            <w:r w:rsidDel="00000000" w:rsidR="00000000" w:rsidRPr="00000000">
              <w:commentReference w:id="319"/>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0">
            <w:pPr>
              <w:widowControl w:val="0"/>
              <w:spacing w:line="276" w:lineRule="auto"/>
              <w:ind w:left="180" w:right="-75" w:firstLine="0"/>
              <w:rPr>
                <w:color w:val="7b7b7b"/>
                <w:sz w:val="20"/>
                <w:szCs w:val="20"/>
              </w:rPr>
            </w:pPr>
            <w:commentRangeStart w:id="320"/>
            <w:r w:rsidDel="00000000" w:rsidR="00000000" w:rsidRPr="00000000">
              <w:rPr>
                <w:color w:val="7b7b7b"/>
                <w:sz w:val="20"/>
                <w:szCs w:val="20"/>
                <w:rtl w:val="0"/>
              </w:rPr>
              <w:t xml:space="preserve">[Product Group *]</w:t>
            </w:r>
            <w:commentRangeEnd w:id="320"/>
            <w:r w:rsidDel="00000000" w:rsidR="00000000" w:rsidRPr="00000000">
              <w:commentReference w:id="320"/>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1">
            <w:pPr>
              <w:widowControl w:val="0"/>
              <w:spacing w:line="276" w:lineRule="auto"/>
              <w:ind w:right="-75"/>
              <w:jc w:val="center"/>
              <w:rPr>
                <w:color w:val="7b7b7b"/>
                <w:sz w:val="20"/>
                <w:szCs w:val="20"/>
              </w:rPr>
            </w:pPr>
            <w:r w:rsidDel="00000000" w:rsidR="00000000" w:rsidRPr="00000000">
              <w:rPr>
                <w:color w:val="7b7b7b"/>
                <w:sz w:val="20"/>
                <w:szCs w:val="20"/>
                <w:rtl w:val="0"/>
              </w:rPr>
              <w:t xml:space="preserve">16</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2">
            <w:pPr>
              <w:widowControl w:val="0"/>
              <w:spacing w:line="276" w:lineRule="auto"/>
              <w:ind w:left="180" w:right="-75" w:firstLine="0"/>
              <w:rPr>
                <w:color w:val="7b7b7b"/>
                <w:sz w:val="20"/>
                <w:szCs w:val="20"/>
              </w:rPr>
            </w:pPr>
            <w:commentRangeStart w:id="321"/>
            <w:r w:rsidDel="00000000" w:rsidR="00000000" w:rsidRPr="00000000">
              <w:rPr>
                <w:color w:val="7b7b7b"/>
                <w:sz w:val="20"/>
                <w:szCs w:val="20"/>
                <w:rtl w:val="0"/>
              </w:rPr>
              <w:t xml:space="preserve">[Product Group *]</w:t>
            </w:r>
            <w:commentRangeEnd w:id="321"/>
            <w:r w:rsidDel="00000000" w:rsidR="00000000" w:rsidRPr="00000000">
              <w:commentReference w:id="321"/>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3">
            <w:pPr>
              <w:widowControl w:val="0"/>
              <w:spacing w:line="276" w:lineRule="auto"/>
              <w:ind w:left="180" w:right="-75" w:firstLine="0"/>
              <w:rPr>
                <w:color w:val="7b7b7b"/>
                <w:sz w:val="20"/>
                <w:szCs w:val="20"/>
              </w:rPr>
            </w:pPr>
            <w:commentRangeStart w:id="322"/>
            <w:r w:rsidDel="00000000" w:rsidR="00000000" w:rsidRPr="00000000">
              <w:rPr>
                <w:color w:val="7b7b7b"/>
                <w:sz w:val="20"/>
                <w:szCs w:val="20"/>
                <w:rtl w:val="0"/>
              </w:rPr>
              <w:t xml:space="preserve">[Product Group *]</w:t>
            </w:r>
            <w:commentRangeEnd w:id="322"/>
            <w:r w:rsidDel="00000000" w:rsidR="00000000" w:rsidRPr="00000000">
              <w:commentReference w:id="322"/>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4">
            <w:pPr>
              <w:widowControl w:val="0"/>
              <w:spacing w:line="276" w:lineRule="auto"/>
              <w:ind w:left="180" w:right="-75" w:firstLine="0"/>
              <w:rPr>
                <w:color w:val="7b7b7b"/>
                <w:sz w:val="20"/>
                <w:szCs w:val="20"/>
              </w:rPr>
            </w:pPr>
            <w:commentRangeStart w:id="323"/>
            <w:r w:rsidDel="00000000" w:rsidR="00000000" w:rsidRPr="00000000">
              <w:rPr>
                <w:color w:val="7b7b7b"/>
                <w:sz w:val="20"/>
                <w:szCs w:val="20"/>
                <w:rtl w:val="0"/>
              </w:rPr>
              <w:t xml:space="preserve">[Product Group *]</w:t>
            </w:r>
            <w:commentRangeEnd w:id="323"/>
            <w:r w:rsidDel="00000000" w:rsidR="00000000" w:rsidRPr="00000000">
              <w:commentReference w:id="323"/>
            </w:r>
            <w:r w:rsidDel="00000000" w:rsidR="00000000" w:rsidRPr="00000000">
              <w:rPr>
                <w:rtl w:val="0"/>
              </w:rPr>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D5">
            <w:pPr>
              <w:widowControl w:val="0"/>
              <w:spacing w:line="276" w:lineRule="auto"/>
              <w:ind w:right="-75"/>
              <w:jc w:val="center"/>
              <w:rPr>
                <w:color w:val="7b7b7b"/>
                <w:sz w:val="20"/>
                <w:szCs w:val="20"/>
              </w:rPr>
            </w:pPr>
            <w:r w:rsidDel="00000000" w:rsidR="00000000" w:rsidRPr="00000000">
              <w:rPr>
                <w:color w:val="7b7b7b"/>
                <w:sz w:val="20"/>
                <w:szCs w:val="20"/>
                <w:rtl w:val="0"/>
              </w:rPr>
              <w:t xml:space="preserve">17</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6">
            <w:pPr>
              <w:widowControl w:val="0"/>
              <w:spacing w:line="276" w:lineRule="auto"/>
              <w:ind w:left="180" w:right="-75" w:firstLine="0"/>
              <w:rPr>
                <w:color w:val="7b7b7b"/>
                <w:sz w:val="20"/>
                <w:szCs w:val="20"/>
              </w:rPr>
            </w:pPr>
            <w:commentRangeStart w:id="324"/>
            <w:r w:rsidDel="00000000" w:rsidR="00000000" w:rsidRPr="00000000">
              <w:rPr>
                <w:color w:val="7b7b7b"/>
                <w:sz w:val="20"/>
                <w:szCs w:val="20"/>
                <w:rtl w:val="0"/>
              </w:rPr>
              <w:t xml:space="preserve">[Product Group *]</w:t>
            </w:r>
            <w:commentRangeEnd w:id="324"/>
            <w:r w:rsidDel="00000000" w:rsidR="00000000" w:rsidRPr="00000000">
              <w:commentReference w:id="324"/>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7">
            <w:pPr>
              <w:widowControl w:val="0"/>
              <w:spacing w:line="276" w:lineRule="auto"/>
              <w:ind w:left="180" w:right="-75" w:firstLine="0"/>
              <w:rPr>
                <w:color w:val="7b7b7b"/>
                <w:sz w:val="20"/>
                <w:szCs w:val="20"/>
              </w:rPr>
            </w:pPr>
            <w:commentRangeStart w:id="325"/>
            <w:r w:rsidDel="00000000" w:rsidR="00000000" w:rsidRPr="00000000">
              <w:rPr>
                <w:color w:val="7b7b7b"/>
                <w:sz w:val="20"/>
                <w:szCs w:val="20"/>
                <w:rtl w:val="0"/>
              </w:rPr>
              <w:t xml:space="preserve">[Product Group *]</w:t>
            </w:r>
            <w:commentRangeEnd w:id="325"/>
            <w:r w:rsidDel="00000000" w:rsidR="00000000" w:rsidRPr="00000000">
              <w:commentReference w:id="325"/>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D8">
            <w:pPr>
              <w:widowControl w:val="0"/>
              <w:spacing w:line="276" w:lineRule="auto"/>
              <w:ind w:left="180" w:right="-75" w:firstLine="0"/>
              <w:rPr>
                <w:color w:val="7b7b7b"/>
                <w:sz w:val="20"/>
                <w:szCs w:val="20"/>
              </w:rPr>
            </w:pPr>
            <w:commentRangeStart w:id="326"/>
            <w:r w:rsidDel="00000000" w:rsidR="00000000" w:rsidRPr="00000000">
              <w:rPr>
                <w:color w:val="7b7b7b"/>
                <w:sz w:val="20"/>
                <w:szCs w:val="20"/>
                <w:rtl w:val="0"/>
              </w:rPr>
              <w:t xml:space="preserve">[Product Group *]</w:t>
            </w:r>
            <w:commentRangeEnd w:id="326"/>
            <w:r w:rsidDel="00000000" w:rsidR="00000000" w:rsidRPr="00000000">
              <w:commentReference w:id="326"/>
            </w:r>
            <w:r w:rsidDel="00000000" w:rsidR="00000000" w:rsidRPr="00000000">
              <w:rPr>
                <w:rtl w:val="0"/>
              </w:rPr>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9">
            <w:pPr>
              <w:widowControl w:val="0"/>
              <w:spacing w:line="276" w:lineRule="auto"/>
              <w:ind w:right="-75"/>
              <w:jc w:val="center"/>
              <w:rPr>
                <w:color w:val="7b7b7b"/>
                <w:sz w:val="20"/>
                <w:szCs w:val="20"/>
              </w:rPr>
            </w:pPr>
            <w:r w:rsidDel="00000000" w:rsidR="00000000" w:rsidRPr="00000000">
              <w:rPr>
                <w:color w:val="7b7b7b"/>
                <w:sz w:val="20"/>
                <w:szCs w:val="20"/>
                <w:rtl w:val="0"/>
              </w:rPr>
              <w:t xml:space="preserve">18</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A">
            <w:pPr>
              <w:widowControl w:val="0"/>
              <w:spacing w:line="276" w:lineRule="auto"/>
              <w:ind w:left="180" w:right="-75" w:firstLine="0"/>
              <w:rPr>
                <w:color w:val="7b7b7b"/>
                <w:sz w:val="20"/>
                <w:szCs w:val="20"/>
              </w:rPr>
            </w:pPr>
            <w:commentRangeStart w:id="327"/>
            <w:r w:rsidDel="00000000" w:rsidR="00000000" w:rsidRPr="00000000">
              <w:rPr>
                <w:color w:val="7b7b7b"/>
                <w:sz w:val="20"/>
                <w:szCs w:val="20"/>
                <w:rtl w:val="0"/>
              </w:rPr>
              <w:t xml:space="preserve">[Product Group *]</w:t>
            </w:r>
            <w:commentRangeEnd w:id="327"/>
            <w:r w:rsidDel="00000000" w:rsidR="00000000" w:rsidRPr="00000000">
              <w:commentReference w:id="327"/>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B">
            <w:pPr>
              <w:widowControl w:val="0"/>
              <w:spacing w:line="276" w:lineRule="auto"/>
              <w:ind w:left="180" w:right="-75" w:firstLine="0"/>
              <w:rPr>
                <w:color w:val="7b7b7b"/>
                <w:sz w:val="20"/>
                <w:szCs w:val="20"/>
              </w:rPr>
            </w:pPr>
            <w:commentRangeStart w:id="328"/>
            <w:r w:rsidDel="00000000" w:rsidR="00000000" w:rsidRPr="00000000">
              <w:rPr>
                <w:color w:val="7b7b7b"/>
                <w:sz w:val="20"/>
                <w:szCs w:val="20"/>
                <w:rtl w:val="0"/>
              </w:rPr>
              <w:t xml:space="preserve">[Product Group *]</w:t>
            </w:r>
            <w:commentRangeEnd w:id="328"/>
            <w:r w:rsidDel="00000000" w:rsidR="00000000" w:rsidRPr="00000000">
              <w:commentReference w:id="328"/>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1DC">
            <w:pPr>
              <w:widowControl w:val="0"/>
              <w:spacing w:line="276" w:lineRule="auto"/>
              <w:ind w:left="180" w:right="-75" w:firstLine="0"/>
              <w:rPr>
                <w:color w:val="7b7b7b"/>
                <w:sz w:val="20"/>
                <w:szCs w:val="20"/>
              </w:rPr>
            </w:pPr>
            <w:commentRangeStart w:id="329"/>
            <w:r w:rsidDel="00000000" w:rsidR="00000000" w:rsidRPr="00000000">
              <w:rPr>
                <w:color w:val="7b7b7b"/>
                <w:sz w:val="20"/>
                <w:szCs w:val="20"/>
                <w:rtl w:val="0"/>
              </w:rPr>
              <w:t xml:space="preserve">[Product Group *]</w:t>
            </w:r>
            <w:commentRangeEnd w:id="329"/>
            <w:r w:rsidDel="00000000" w:rsidR="00000000" w:rsidRPr="00000000">
              <w:commentReference w:id="329"/>
            </w:r>
            <w:r w:rsidDel="00000000" w:rsidR="00000000" w:rsidRPr="00000000">
              <w:rPr>
                <w:rtl w:val="0"/>
              </w:rPr>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D">
            <w:pPr>
              <w:widowControl w:val="0"/>
              <w:spacing w:line="276" w:lineRule="auto"/>
              <w:ind w:right="-75"/>
              <w:jc w:val="center"/>
              <w:rPr>
                <w:b w:val="1"/>
                <w:bCs w:val="1"/>
                <w:color w:val="7b7b7b"/>
                <w:sz w:val="20"/>
                <w:szCs w:val="20"/>
              </w:rPr>
            </w:pP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E">
            <w:pPr>
              <w:widowControl w:val="0"/>
              <w:spacing w:line="276" w:lineRule="auto"/>
              <w:ind w:left="180" w:right="-75" w:firstLine="0"/>
              <w:rPr>
                <w:b w:val="1"/>
                <w:bCs w:val="1"/>
                <w:color w:val="7b7b7b"/>
                <w:sz w:val="20"/>
                <w:szCs w:val="20"/>
              </w:rPr>
            </w:pPr>
            <w:commentRangeStart w:id="330"/>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DF">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1E0">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1E1">
      <w:pPr>
        <w:jc w:val="center"/>
        <w:rPr>
          <w:sz w:val="22"/>
          <w:szCs w:val="22"/>
        </w:rPr>
      </w:pPr>
      <w:commentRangeEnd w:id="330"/>
      <w:r w:rsidDel="00000000" w:rsidR="00000000" w:rsidRPr="00000000">
        <w:commentReference w:id="330"/>
      </w:r>
      <w:r w:rsidDel="00000000" w:rsidR="00000000" w:rsidRPr="00000000">
        <w:rPr>
          <w:sz w:val="22"/>
          <w:szCs w:val="22"/>
          <w:rtl w:val="0"/>
        </w:rPr>
        <w:t xml:space="preserve">Table 5b.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18)</w:t>
      </w:r>
    </w:p>
    <w:p w:rsidR="00000000" w:rsidDel="00000000" w:rsidP="00000000" w:rsidRDefault="00000000" w:rsidRPr="00000000" w14:paraId="000001E2">
      <w:pPr>
        <w:pageBreakBefore w:val="0"/>
        <w:jc w:val="left"/>
        <w:rPr/>
      </w:pPr>
      <w:r w:rsidDel="00000000" w:rsidR="00000000" w:rsidRPr="00000000">
        <w:rPr>
          <w:rtl w:val="0"/>
        </w:rPr>
      </w:r>
    </w:p>
    <w:tbl>
      <w:tblPr>
        <w:tblStyle w:val="Table11"/>
        <w:tblW w:w="9015.0" w:type="dxa"/>
        <w:jc w:val="center"/>
        <w:tblLayout w:type="fixed"/>
        <w:tblLook w:val="0600"/>
      </w:tblPr>
      <w:tblGrid>
        <w:gridCol w:w="660"/>
        <w:gridCol w:w="2785"/>
        <w:gridCol w:w="2785"/>
        <w:gridCol w:w="2785"/>
        <w:tblGridChange w:id="0">
          <w:tblGrid>
            <w:gridCol w:w="660"/>
            <w:gridCol w:w="2785"/>
            <w:gridCol w:w="2785"/>
            <w:gridCol w:w="2785"/>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ffffff"/>
                <w:sz w:val="20"/>
                <w:szCs w:val="20"/>
              </w:rPr>
            </w:pPr>
            <w:r w:rsidDel="00000000" w:rsidR="00000000" w:rsidRPr="00000000">
              <w:rPr>
                <w:b w:val="1"/>
                <w:bCs w:val="1"/>
                <w:color w:val="ffffff"/>
                <w:sz w:val="20"/>
                <w:szCs w:val="20"/>
                <w:rtl w:val="0"/>
              </w:rPr>
              <w:t xml:space="preserve">Rank</w:t>
            </w:r>
            <w:r w:rsidDel="00000000" w:rsidR="00000000" w:rsidRPr="00000000">
              <w:rPr>
                <w:rtl w:val="0"/>
              </w:rPr>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4">
            <w:pPr>
              <w:widowControl w:val="0"/>
              <w:spacing w:line="276" w:lineRule="auto"/>
              <w:ind w:left="180" w:right="-75" w:firstLine="0"/>
              <w:rPr>
                <w:b w:val="1"/>
                <w:bCs w:val="1"/>
                <w:color w:val="ffffff"/>
                <w:sz w:val="20"/>
                <w:szCs w:val="20"/>
              </w:rPr>
            </w:pPr>
            <w:commentRangeStart w:id="331"/>
            <w:r w:rsidDel="00000000" w:rsidR="00000000" w:rsidRPr="00000000">
              <w:rPr>
                <w:b w:val="1"/>
                <w:bCs w:val="1"/>
                <w:color w:val="ffffff"/>
                <w:sz w:val="20"/>
                <w:szCs w:val="20"/>
                <w:rtl w:val="0"/>
              </w:rPr>
              <w:t xml:space="preserve">[Country]</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5">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1E6">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[Example Country 2]</w:t>
            </w:r>
          </w:p>
        </w:tc>
      </w:tr>
      <w:tr>
        <w:trPr>
          <w:cantSplit w:val="0"/>
          <w:tblHeader w:val="0"/>
        </w:trPr>
        <w:tc>
          <w:tcPr>
            <w:shd w:fill="6d9eeb" w:val="clear"/>
            <w:tcMar>
              <w:top w:w="-267.84" w:type="dxa"/>
              <w:left w:w="-267.84" w:type="dxa"/>
              <w:bottom w:w="-267.84" w:type="dxa"/>
              <w:right w:w="-267.84" w:type="dxa"/>
            </w:tcMar>
            <w:vAlign w:val="cente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1"/>
            <w:r w:rsidDel="00000000" w:rsidR="00000000" w:rsidRPr="00000000">
              <w:commentReference w:id="331"/>
            </w:r>
            <w:commentRangeStart w:id="332"/>
            <w:r w:rsidDel="00000000" w:rsidR="00000000" w:rsidRPr="00000000">
              <w:rPr>
                <w:color w:val="7b7b7b"/>
                <w:sz w:val="20"/>
                <w:szCs w:val="20"/>
                <w:rtl w:val="0"/>
              </w:rPr>
              <w:t xml:space="preserve">1</w:t>
            </w:r>
            <w:commentRangeEnd w:id="332"/>
            <w:r w:rsidDel="00000000" w:rsidR="00000000" w:rsidRPr="00000000">
              <w:commentReference w:id="332"/>
            </w:r>
            <w:r w:rsidDel="00000000" w:rsidR="00000000" w:rsidRPr="00000000">
              <w:rPr>
                <w:rtl w:val="0"/>
              </w:rPr>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8">
            <w:pPr>
              <w:widowControl w:val="0"/>
              <w:spacing w:line="276" w:lineRule="auto"/>
              <w:ind w:left="180" w:right="-75" w:firstLine="0"/>
              <w:rPr>
                <w:color w:val="7b7b7b"/>
                <w:sz w:val="20"/>
                <w:szCs w:val="20"/>
              </w:rPr>
            </w:pPr>
            <w:commentRangeStart w:id="333"/>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6d9eeb" w:val="clear"/>
            <w:tcMar>
              <w:top w:w="-267.84" w:type="dxa"/>
              <w:left w:w="-267.84" w:type="dxa"/>
              <w:bottom w:w="-267.84" w:type="dxa"/>
              <w:right w:w="-267.84" w:type="dxa"/>
            </w:tcMar>
            <w:vAlign w:val="center"/>
          </w:tcPr>
          <w:p w:rsidR="00000000" w:rsidDel="00000000" w:rsidP="00000000" w:rsidRDefault="00000000" w:rsidRPr="00000000" w14:paraId="000001E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00ffff" w:val="clear"/>
            <w:tcMar>
              <w:top w:w="-267.84" w:type="dxa"/>
              <w:left w:w="-267.84" w:type="dxa"/>
              <w:bottom w:w="-267.84" w:type="dxa"/>
              <w:right w:w="-267.84" w:type="dxa"/>
            </w:tcMar>
            <w:vAlign w:val="cente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3"/>
            <w:r w:rsidDel="00000000" w:rsidR="00000000" w:rsidRPr="00000000">
              <w:commentReference w:id="333"/>
            </w:r>
            <w:commentRangeStart w:id="334"/>
            <w:r w:rsidDel="00000000" w:rsidR="00000000" w:rsidRPr="00000000">
              <w:rPr>
                <w:color w:val="7b7b7b"/>
                <w:sz w:val="20"/>
                <w:szCs w:val="20"/>
                <w:rtl w:val="0"/>
              </w:rPr>
              <w:t xml:space="preserve">2</w:t>
            </w:r>
            <w:commentRangeEnd w:id="334"/>
            <w:r w:rsidDel="00000000" w:rsidR="00000000" w:rsidRPr="00000000">
              <w:commentReference w:id="334"/>
            </w:r>
            <w:r w:rsidDel="00000000" w:rsidR="00000000" w:rsidRPr="00000000">
              <w:rPr>
                <w:rtl w:val="0"/>
              </w:rPr>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C">
            <w:pPr>
              <w:widowControl w:val="0"/>
              <w:spacing w:line="276" w:lineRule="auto"/>
              <w:ind w:left="180" w:right="-75" w:firstLine="0"/>
              <w:rPr>
                <w:color w:val="7b7b7b"/>
                <w:sz w:val="20"/>
                <w:szCs w:val="20"/>
              </w:rPr>
            </w:pPr>
            <w:commentRangeStart w:id="335"/>
            <w:r w:rsidDel="00000000" w:rsidR="00000000" w:rsidRPr="00000000">
              <w:rPr>
                <w:color w:val="7b7b7b"/>
                <w:sz w:val="20"/>
                <w:szCs w:val="20"/>
                <w:rtl w:val="0"/>
              </w:rPr>
              <w:t xml:space="preserve">[Product Group *]</w:t>
            </w:r>
          </w:p>
        </w:tc>
        <w:tc>
          <w:tcPr>
            <w:shd w:fill="00ffff" w:val="clear"/>
            <w:tcMar>
              <w:top w:w="-267.84" w:type="dxa"/>
              <w:left w:w="-267.84" w:type="dxa"/>
              <w:bottom w:w="-267.84" w:type="dxa"/>
              <w:right w:w="-267.84" w:type="dxa"/>
            </w:tcMar>
            <w:vAlign w:val="center"/>
          </w:tcPr>
          <w:p w:rsidR="00000000" w:rsidDel="00000000" w:rsidP="00000000" w:rsidRDefault="00000000" w:rsidRPr="00000000" w14:paraId="000001E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46e2e2" w:val="clear"/>
            <w:tcMar>
              <w:top w:w="-267.84" w:type="dxa"/>
              <w:left w:w="-267.84" w:type="dxa"/>
              <w:bottom w:w="-267.84" w:type="dxa"/>
              <w:right w:w="-267.84" w:type="dxa"/>
            </w:tcMar>
            <w:vAlign w:val="center"/>
          </w:tcPr>
          <w:p w:rsidR="00000000" w:rsidDel="00000000" w:rsidP="00000000" w:rsidRDefault="00000000" w:rsidRPr="00000000" w14:paraId="000001E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5"/>
            <w:r w:rsidDel="00000000" w:rsidR="00000000" w:rsidRPr="00000000">
              <w:commentReference w:id="335"/>
            </w:r>
            <w:r w:rsidDel="00000000" w:rsidR="00000000" w:rsidRPr="00000000">
              <w:rPr>
                <w:color w:val="7b7b7b"/>
                <w:sz w:val="20"/>
                <w:szCs w:val="20"/>
                <w:rtl w:val="0"/>
              </w:rPr>
              <w:t xml:space="preserve">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0">
            <w:pPr>
              <w:widowControl w:val="0"/>
              <w:spacing w:line="276" w:lineRule="auto"/>
              <w:ind w:left="180" w:right="-75" w:firstLine="0"/>
              <w:rPr>
                <w:color w:val="7b7b7b"/>
                <w:sz w:val="20"/>
                <w:szCs w:val="20"/>
              </w:rPr>
            </w:pPr>
            <w:commentRangeStart w:id="336"/>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6"/>
            <w:r w:rsidDel="00000000" w:rsidR="00000000" w:rsidRPr="00000000">
              <w:commentReference w:id="336"/>
            </w:r>
            <w:r w:rsidDel="00000000" w:rsidR="00000000" w:rsidRPr="00000000">
              <w:rPr>
                <w:color w:val="7b7b7b"/>
                <w:sz w:val="20"/>
                <w:szCs w:val="20"/>
                <w:rtl w:val="0"/>
              </w:rPr>
              <w:t xml:space="preserve">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4">
            <w:pPr>
              <w:widowControl w:val="0"/>
              <w:spacing w:line="276" w:lineRule="auto"/>
              <w:ind w:left="180" w:right="-75" w:firstLine="0"/>
              <w:rPr>
                <w:color w:val="7b7b7b"/>
                <w:sz w:val="20"/>
                <w:szCs w:val="20"/>
              </w:rPr>
            </w:pPr>
            <w:commentRangeStart w:id="337"/>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7"/>
            <w:r w:rsidDel="00000000" w:rsidR="00000000" w:rsidRPr="00000000">
              <w:commentReference w:id="337"/>
            </w:r>
            <w:r w:rsidDel="00000000" w:rsidR="00000000" w:rsidRPr="00000000">
              <w:rPr>
                <w:color w:val="7b7b7b"/>
                <w:sz w:val="20"/>
                <w:szCs w:val="20"/>
                <w:rtl w:val="0"/>
              </w:rPr>
              <w:t xml:space="preserve">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8">
            <w:pPr>
              <w:widowControl w:val="0"/>
              <w:spacing w:line="276" w:lineRule="auto"/>
              <w:ind w:left="180" w:right="-75" w:firstLine="0"/>
              <w:rPr>
                <w:color w:val="7b7b7b"/>
                <w:sz w:val="20"/>
                <w:szCs w:val="20"/>
              </w:rPr>
            </w:pPr>
            <w:commentRangeStart w:id="338"/>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8"/>
            <w:r w:rsidDel="00000000" w:rsidR="00000000" w:rsidRPr="00000000">
              <w:commentReference w:id="338"/>
            </w:r>
            <w:r w:rsidDel="00000000" w:rsidR="00000000" w:rsidRPr="00000000">
              <w:rPr>
                <w:color w:val="7b7b7b"/>
                <w:sz w:val="20"/>
                <w:szCs w:val="20"/>
                <w:rtl w:val="0"/>
              </w:rPr>
              <w:t xml:space="preserve">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C">
            <w:pPr>
              <w:widowControl w:val="0"/>
              <w:spacing w:line="276" w:lineRule="auto"/>
              <w:ind w:left="180" w:right="-75" w:firstLine="0"/>
              <w:rPr>
                <w:color w:val="7b7b7b"/>
                <w:sz w:val="20"/>
                <w:szCs w:val="20"/>
              </w:rPr>
            </w:pPr>
            <w:commentRangeStart w:id="339"/>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1F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39"/>
            <w:r w:rsidDel="00000000" w:rsidR="00000000" w:rsidRPr="00000000">
              <w:commentReference w:id="339"/>
            </w:r>
            <w:r w:rsidDel="00000000" w:rsidR="00000000" w:rsidRPr="00000000">
              <w:rPr>
                <w:color w:val="7b7b7b"/>
                <w:sz w:val="20"/>
                <w:szCs w:val="20"/>
                <w:rtl w:val="0"/>
              </w:rPr>
              <w:t xml:space="preserve">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0">
            <w:pPr>
              <w:widowControl w:val="0"/>
              <w:spacing w:line="276" w:lineRule="auto"/>
              <w:ind w:left="180" w:right="-75" w:firstLine="0"/>
              <w:rPr>
                <w:color w:val="7b7b7b"/>
                <w:sz w:val="20"/>
                <w:szCs w:val="20"/>
              </w:rPr>
            </w:pPr>
            <w:commentRangeStart w:id="340"/>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0"/>
            <w:r w:rsidDel="00000000" w:rsidR="00000000" w:rsidRPr="00000000">
              <w:commentReference w:id="340"/>
            </w:r>
            <w:r w:rsidDel="00000000" w:rsidR="00000000" w:rsidRPr="00000000">
              <w:rPr>
                <w:color w:val="7b7b7b"/>
                <w:sz w:val="20"/>
                <w:szCs w:val="20"/>
                <w:rtl w:val="0"/>
              </w:rPr>
              <w:t xml:space="preserve">8</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4">
            <w:pPr>
              <w:widowControl w:val="0"/>
              <w:spacing w:line="276" w:lineRule="auto"/>
              <w:ind w:left="180" w:right="-75" w:firstLine="0"/>
              <w:rPr>
                <w:color w:val="7b7b7b"/>
                <w:sz w:val="20"/>
                <w:szCs w:val="20"/>
              </w:rPr>
            </w:pPr>
            <w:commentRangeStart w:id="341"/>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1"/>
            <w:r w:rsidDel="00000000" w:rsidR="00000000" w:rsidRPr="00000000">
              <w:commentReference w:id="341"/>
            </w:r>
            <w:r w:rsidDel="00000000" w:rsidR="00000000" w:rsidRPr="00000000">
              <w:rPr>
                <w:color w:val="7b7b7b"/>
                <w:sz w:val="20"/>
                <w:szCs w:val="20"/>
                <w:rtl w:val="0"/>
              </w:rPr>
              <w:t xml:space="preserve">9</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8">
            <w:pPr>
              <w:widowControl w:val="0"/>
              <w:spacing w:line="276" w:lineRule="auto"/>
              <w:ind w:left="180" w:right="-75" w:firstLine="0"/>
              <w:rPr>
                <w:color w:val="7b7b7b"/>
                <w:sz w:val="20"/>
                <w:szCs w:val="20"/>
              </w:rPr>
            </w:pPr>
            <w:commentRangeStart w:id="342"/>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2"/>
            <w:r w:rsidDel="00000000" w:rsidR="00000000" w:rsidRPr="00000000">
              <w:commentReference w:id="342"/>
            </w:r>
            <w:r w:rsidDel="00000000" w:rsidR="00000000" w:rsidRPr="00000000">
              <w:rPr>
                <w:color w:val="7b7b7b"/>
                <w:sz w:val="20"/>
                <w:szCs w:val="20"/>
                <w:rtl w:val="0"/>
              </w:rPr>
              <w:t xml:space="preserve">10</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C">
            <w:pPr>
              <w:widowControl w:val="0"/>
              <w:spacing w:line="276" w:lineRule="auto"/>
              <w:ind w:left="180" w:right="-75" w:firstLine="0"/>
              <w:rPr>
                <w:color w:val="7b7b7b"/>
                <w:sz w:val="20"/>
                <w:szCs w:val="20"/>
              </w:rPr>
            </w:pPr>
            <w:commentRangeStart w:id="343"/>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0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3"/>
            <w:r w:rsidDel="00000000" w:rsidR="00000000" w:rsidRPr="00000000">
              <w:commentReference w:id="343"/>
            </w:r>
            <w:r w:rsidDel="00000000" w:rsidR="00000000" w:rsidRPr="00000000">
              <w:rPr>
                <w:color w:val="7b7b7b"/>
                <w:sz w:val="20"/>
                <w:szCs w:val="20"/>
                <w:rtl w:val="0"/>
              </w:rPr>
              <w:t xml:space="preserve">11</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0">
            <w:pPr>
              <w:widowControl w:val="0"/>
              <w:spacing w:line="276" w:lineRule="auto"/>
              <w:ind w:left="180" w:right="-75" w:firstLine="0"/>
              <w:rPr>
                <w:color w:val="7b7b7b"/>
                <w:sz w:val="20"/>
                <w:szCs w:val="20"/>
              </w:rPr>
            </w:pPr>
            <w:commentRangeStart w:id="344"/>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4"/>
            <w:r w:rsidDel="00000000" w:rsidR="00000000" w:rsidRPr="00000000">
              <w:commentReference w:id="344"/>
            </w:r>
            <w:r w:rsidDel="00000000" w:rsidR="00000000" w:rsidRPr="00000000">
              <w:rPr>
                <w:color w:val="7b7b7b"/>
                <w:sz w:val="20"/>
                <w:szCs w:val="20"/>
                <w:rtl w:val="0"/>
              </w:rPr>
              <w:t xml:space="preserve">12</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4">
            <w:pPr>
              <w:widowControl w:val="0"/>
              <w:spacing w:line="276" w:lineRule="auto"/>
              <w:ind w:left="180" w:right="-75" w:firstLine="0"/>
              <w:rPr>
                <w:color w:val="7b7b7b"/>
                <w:sz w:val="20"/>
                <w:szCs w:val="20"/>
              </w:rPr>
            </w:pPr>
            <w:commentRangeStart w:id="345"/>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5"/>
            <w:r w:rsidDel="00000000" w:rsidR="00000000" w:rsidRPr="00000000">
              <w:commentReference w:id="345"/>
            </w:r>
            <w:r w:rsidDel="00000000" w:rsidR="00000000" w:rsidRPr="00000000">
              <w:rPr>
                <w:color w:val="7b7b7b"/>
                <w:sz w:val="20"/>
                <w:szCs w:val="20"/>
                <w:rtl w:val="0"/>
              </w:rPr>
              <w:t xml:space="preserve">13</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8">
            <w:pPr>
              <w:widowControl w:val="0"/>
              <w:spacing w:line="276" w:lineRule="auto"/>
              <w:ind w:left="180" w:right="-75" w:firstLine="0"/>
              <w:rPr>
                <w:color w:val="7b7b7b"/>
                <w:sz w:val="20"/>
                <w:szCs w:val="20"/>
              </w:rPr>
            </w:pPr>
            <w:commentRangeStart w:id="346"/>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6"/>
            <w:r w:rsidDel="00000000" w:rsidR="00000000" w:rsidRPr="00000000">
              <w:commentReference w:id="346"/>
            </w:r>
            <w:r w:rsidDel="00000000" w:rsidR="00000000" w:rsidRPr="00000000">
              <w:rPr>
                <w:color w:val="7b7b7b"/>
                <w:sz w:val="20"/>
                <w:szCs w:val="20"/>
                <w:rtl w:val="0"/>
              </w:rPr>
              <w:t xml:space="preserve">14</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C">
            <w:pPr>
              <w:widowControl w:val="0"/>
              <w:spacing w:line="276" w:lineRule="auto"/>
              <w:ind w:left="180" w:right="-75" w:firstLine="0"/>
              <w:rPr>
                <w:color w:val="7b7b7b"/>
                <w:sz w:val="20"/>
                <w:szCs w:val="20"/>
              </w:rPr>
            </w:pPr>
            <w:commentRangeStart w:id="347"/>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1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7"/>
            <w:r w:rsidDel="00000000" w:rsidR="00000000" w:rsidRPr="00000000">
              <w:commentReference w:id="347"/>
            </w:r>
            <w:r w:rsidDel="00000000" w:rsidR="00000000" w:rsidRPr="00000000">
              <w:rPr>
                <w:color w:val="7b7b7b"/>
                <w:sz w:val="20"/>
                <w:szCs w:val="20"/>
                <w:rtl w:val="0"/>
              </w:rPr>
              <w:t xml:space="preserve">15</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0">
            <w:pPr>
              <w:widowControl w:val="0"/>
              <w:spacing w:line="276" w:lineRule="auto"/>
              <w:ind w:left="180" w:right="-75" w:firstLine="0"/>
              <w:rPr>
                <w:color w:val="7b7b7b"/>
                <w:sz w:val="20"/>
                <w:szCs w:val="20"/>
              </w:rPr>
            </w:pPr>
            <w:commentRangeStart w:id="348"/>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8"/>
            <w:r w:rsidDel="00000000" w:rsidR="00000000" w:rsidRPr="00000000">
              <w:commentReference w:id="348"/>
            </w:r>
            <w:r w:rsidDel="00000000" w:rsidR="00000000" w:rsidRPr="00000000">
              <w:rPr>
                <w:color w:val="7b7b7b"/>
                <w:sz w:val="20"/>
                <w:szCs w:val="20"/>
                <w:rtl w:val="0"/>
              </w:rPr>
              <w:t xml:space="preserve">16</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4">
            <w:pPr>
              <w:widowControl w:val="0"/>
              <w:spacing w:line="276" w:lineRule="auto"/>
              <w:ind w:left="180" w:right="-75" w:firstLine="0"/>
              <w:rPr>
                <w:color w:val="7b7b7b"/>
                <w:sz w:val="20"/>
                <w:szCs w:val="20"/>
              </w:rPr>
            </w:pPr>
            <w:commentRangeStart w:id="349"/>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ffffff" w:val="clear"/>
            <w:tcMar>
              <w:top w:w="-267.84" w:type="dxa"/>
              <w:left w:w="-267.84" w:type="dxa"/>
              <w:bottom w:w="-267.84" w:type="dxa"/>
              <w:right w:w="-267.84" w:type="dxa"/>
            </w:tcMar>
            <w:vAlign w:val="cente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49"/>
            <w:r w:rsidDel="00000000" w:rsidR="00000000" w:rsidRPr="00000000">
              <w:commentReference w:id="349"/>
            </w:r>
            <w:r w:rsidDel="00000000" w:rsidR="00000000" w:rsidRPr="00000000">
              <w:rPr>
                <w:color w:val="7b7b7b"/>
                <w:sz w:val="20"/>
                <w:szCs w:val="20"/>
                <w:rtl w:val="0"/>
              </w:rPr>
              <w:t xml:space="preserve">17</w:t>
            </w:r>
            <w:r w:rsidDel="00000000" w:rsidR="00000000" w:rsidRPr="00000000">
              <w:rPr>
                <w:rtl w:val="0"/>
              </w:rPr>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8">
            <w:pPr>
              <w:widowControl w:val="0"/>
              <w:spacing w:line="276" w:lineRule="auto"/>
              <w:ind w:left="180" w:right="-75" w:firstLine="0"/>
              <w:rPr>
                <w:color w:val="7b7b7b"/>
                <w:sz w:val="20"/>
                <w:szCs w:val="20"/>
              </w:rPr>
            </w:pPr>
            <w:commentRangeStart w:id="350"/>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ffffff" w:val="clear"/>
            <w:tcMar>
              <w:top w:w="-267.84" w:type="dxa"/>
              <w:left w:w="-267.84" w:type="dxa"/>
              <w:bottom w:w="-267.84" w:type="dxa"/>
              <w:right w:w="-267.84" w:type="dxa"/>
            </w:tcMar>
            <w:vAlign w:val="center"/>
          </w:tcPr>
          <w:p w:rsidR="00000000" w:rsidDel="00000000" w:rsidP="00000000" w:rsidRDefault="00000000" w:rsidRPr="00000000" w14:paraId="0000022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color w:val="7b7b7b"/>
                <w:sz w:val="20"/>
                <w:szCs w:val="20"/>
              </w:rPr>
            </w:pPr>
            <w:commentRangeEnd w:id="350"/>
            <w:r w:rsidDel="00000000" w:rsidR="00000000" w:rsidRPr="00000000">
              <w:commentReference w:id="350"/>
            </w:r>
            <w:r w:rsidDel="00000000" w:rsidR="00000000" w:rsidRPr="00000000">
              <w:rPr>
                <w:color w:val="7b7b7b"/>
                <w:sz w:val="20"/>
                <w:szCs w:val="20"/>
                <w:rtl w:val="0"/>
              </w:rPr>
              <w:t xml:space="preserve">18</w:t>
            </w:r>
            <w:r w:rsidDel="00000000" w:rsidR="00000000" w:rsidRPr="00000000">
              <w:rPr>
                <w:rtl w:val="0"/>
              </w:rPr>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C">
            <w:pPr>
              <w:widowControl w:val="0"/>
              <w:spacing w:line="276" w:lineRule="auto"/>
              <w:ind w:left="180" w:right="-75" w:firstLine="0"/>
              <w:rPr>
                <w:color w:val="7b7b7b"/>
                <w:sz w:val="20"/>
                <w:szCs w:val="20"/>
              </w:rPr>
            </w:pPr>
            <w:commentRangeStart w:id="351"/>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22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center"/>
              <w:rPr>
                <w:b w:val="1"/>
                <w:bCs w:val="1"/>
                <w:color w:val="7b7b7b"/>
                <w:sz w:val="20"/>
                <w:szCs w:val="20"/>
              </w:rPr>
            </w:pPr>
            <w:commentRangeEnd w:id="351"/>
            <w:r w:rsidDel="00000000" w:rsidR="00000000" w:rsidRPr="00000000">
              <w:commentReference w:id="351"/>
            </w: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75" w:firstLine="0"/>
              <w:jc w:val="left"/>
              <w:rPr>
                <w:b w:val="1"/>
                <w:bCs w:val="1"/>
                <w:color w:val="7b7b7b"/>
                <w:sz w:val="20"/>
                <w:szCs w:val="20"/>
              </w:rPr>
            </w:pPr>
            <w:commentRangeStart w:id="352"/>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75" w:firstLine="0"/>
              <w:jc w:val="left"/>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33">
      <w:pPr>
        <w:jc w:val="center"/>
        <w:rPr>
          <w:sz w:val="22"/>
          <w:szCs w:val="22"/>
        </w:rPr>
      </w:pPr>
      <w:commentRangeEnd w:id="352"/>
      <w:r w:rsidDel="00000000" w:rsidR="00000000" w:rsidRPr="00000000">
        <w:commentReference w:id="352"/>
      </w:r>
      <w:r w:rsidDel="00000000" w:rsidR="00000000" w:rsidRPr="00000000">
        <w:rPr>
          <w:sz w:val="22"/>
          <w:szCs w:val="22"/>
          <w:rtl w:val="0"/>
        </w:rPr>
        <w:t xml:space="preserve">Table 5c. Opportunity Gain Ranking on a Comparable Scale (</w:t>
      </w:r>
      <w:r w:rsidDel="00000000" w:rsidR="00000000" w:rsidRPr="00000000">
        <w:rPr>
          <w:sz w:val="22"/>
          <w:szCs w:val="22"/>
          <w:rtl w:val="0"/>
        </w:rPr>
        <w:t xml:space="preserve">20</w:t>
      </w:r>
      <w:r w:rsidDel="00000000" w:rsidR="00000000" w:rsidRPr="00000000">
        <w:rPr>
          <w:sz w:val="22"/>
          <w:szCs w:val="22"/>
          <w:rtl w:val="0"/>
        </w:rPr>
        <w:t xml:space="preserve">21)</w:t>
      </w:r>
    </w:p>
    <w:p w:rsidR="00000000" w:rsidDel="00000000" w:rsidP="00000000" w:rsidRDefault="00000000" w:rsidRPr="00000000" w14:paraId="00000234">
      <w:pPr>
        <w:pageBreakBefore w:val="0"/>
        <w:jc w:val="center"/>
        <w:rPr/>
      </w:pPr>
      <w:r w:rsidDel="00000000" w:rsidR="00000000" w:rsidRPr="00000000">
        <w:rPr>
          <w:rtl w:val="0"/>
        </w:rPr>
      </w:r>
    </w:p>
    <w:p w:rsidR="00000000" w:rsidDel="00000000" w:rsidP="00000000" w:rsidRDefault="00000000" w:rsidRPr="00000000" w14:paraId="00000235">
      <w:pPr>
        <w:pageBreakBefore w:val="0"/>
        <w:jc w:val="both"/>
        <w:rPr/>
      </w:pPr>
      <w:r w:rsidDel="00000000" w:rsidR="00000000" w:rsidRPr="00000000">
        <w:rPr>
          <w:rtl w:val="0"/>
        </w:rPr>
        <w:t xml:space="preserve">We define the ranking of opportunity gain for a country c, as the Suggested Development Vector (SDV) of c. Tables 5a-5c summarize how the SDV of </w:t>
      </w:r>
      <w:commentRangeStart w:id="353"/>
      <w:r w:rsidDel="00000000" w:rsidR="00000000" w:rsidRPr="00000000">
        <w:rPr>
          <w:rtl w:val="0"/>
        </w:rPr>
        <w:t xml:space="preserve">[Country]</w:t>
      </w:r>
      <w:commentRangeEnd w:id="353"/>
      <w:r w:rsidDel="00000000" w:rsidR="00000000" w:rsidRPr="00000000">
        <w:commentReference w:id="353"/>
      </w:r>
      <w:r w:rsidDel="00000000" w:rsidR="00000000" w:rsidRPr="00000000">
        <w:rPr>
          <w:rtl w:val="0"/>
        </w:rPr>
        <w:t xml:space="preserve"> compares with a selected group of</w:t>
      </w:r>
      <w:commentRangeStart w:id="354"/>
      <w:r w:rsidDel="00000000" w:rsidR="00000000" w:rsidRPr="00000000">
        <w:rPr>
          <w:rtl w:val="0"/>
        </w:rPr>
        <w:t xml:space="preserve"> comparable and leading economies</w:t>
      </w:r>
      <w:commentRangeEnd w:id="354"/>
      <w:r w:rsidDel="00000000" w:rsidR="00000000" w:rsidRPr="00000000">
        <w:commentReference w:id="354"/>
      </w:r>
      <w:r w:rsidDel="00000000" w:rsidR="00000000" w:rsidRPr="00000000">
        <w:rPr>
          <w:rtl w:val="0"/>
        </w:rPr>
        <w:t xml:space="preserve"> in the world, with the industry groups ranked in decreasing order of significance. </w:t>
      </w:r>
    </w:p>
    <w:p w:rsidR="00000000" w:rsidDel="00000000" w:rsidP="00000000" w:rsidRDefault="00000000" w:rsidRPr="00000000" w14:paraId="00000236">
      <w:pPr>
        <w:pageBreakBefore w:val="0"/>
        <w:jc w:val="both"/>
        <w:rPr/>
      </w:pPr>
      <w:r w:rsidDel="00000000" w:rsidR="00000000" w:rsidRPr="00000000">
        <w:rPr>
          <w:rtl w:val="0"/>
        </w:rPr>
      </w:r>
    </w:p>
    <w:p w:rsidR="00000000" w:rsidDel="00000000" w:rsidP="00000000" w:rsidRDefault="00000000" w:rsidRPr="00000000" w14:paraId="00000237">
      <w:pPr>
        <w:pageBreakBefore w:val="0"/>
        <w:jc w:val="both"/>
        <w:rPr/>
      </w:pPr>
      <w:commentRangeStart w:id="355"/>
      <w:r w:rsidDel="00000000" w:rsidR="00000000" w:rsidRPr="00000000">
        <w:rPr>
          <w:rtl w:val="0"/>
        </w:rPr>
        <w:t xml:space="preserve">Dark blue indicates positive opportunity gains, light blue indicates zero opportunity gains, and white indicates negative opportunity gains.</w:t>
      </w:r>
      <w:commentRangeEnd w:id="355"/>
      <w:r w:rsidDel="00000000" w:rsidR="00000000" w:rsidRPr="00000000">
        <w:commentReference w:id="355"/>
      </w:r>
      <w:r w:rsidDel="00000000" w:rsidR="00000000" w:rsidRPr="00000000">
        <w:rPr>
          <w:rtl w:val="0"/>
        </w:rPr>
        <w:t xml:space="preserve"> </w:t>
      </w:r>
      <w:commentRangeStart w:id="356"/>
      <w:r w:rsidDel="00000000" w:rsidR="00000000" w:rsidRPr="00000000">
        <w:rPr>
          <w:rtl w:val="0"/>
        </w:rPr>
        <w:t xml:space="preserve">The result shows that leading countries barely have any industries with positive opportunity gain.</w:t>
      </w:r>
      <w:commentRangeEnd w:id="356"/>
      <w:r w:rsidDel="00000000" w:rsidR="00000000" w:rsidRPr="00000000">
        <w:commentReference w:id="356"/>
      </w:r>
      <w:r w:rsidDel="00000000" w:rsidR="00000000" w:rsidRPr="00000000">
        <w:rPr>
          <w:rtl w:val="0"/>
        </w:rPr>
        <w:t xml:space="preserve"> In other words, those countries are already in the most stable and efficient economic structure. Without the necessity of economic transition, those countries merely need to maintain a steady and balanced economic development. In contrast, </w:t>
      </w:r>
      <w:commentRangeStart w:id="357"/>
      <w:r w:rsidDel="00000000" w:rsidR="00000000" w:rsidRPr="00000000">
        <w:rPr>
          <w:rtl w:val="0"/>
        </w:rPr>
        <w:t xml:space="preserve">developing countries</w:t>
      </w:r>
      <w:commentRangeEnd w:id="357"/>
      <w:r w:rsidDel="00000000" w:rsidR="00000000" w:rsidRPr="00000000">
        <w:commentReference w:id="357"/>
      </w:r>
      <w:r w:rsidDel="00000000" w:rsidR="00000000" w:rsidRPr="00000000">
        <w:rPr>
          <w:rtl w:val="0"/>
        </w:rPr>
        <w:t xml:space="preserve"> have nearly half of industries with positive opportunity gain and share common interests in </w:t>
      </w:r>
      <w:commentRangeStart w:id="358"/>
      <w:r w:rsidDel="00000000" w:rsidR="00000000" w:rsidRPr="00000000">
        <w:rPr>
          <w:rtl w:val="0"/>
        </w:rPr>
        <w:t xml:space="preserve">[Industry 1]</w:t>
      </w:r>
      <w:commentRangeEnd w:id="358"/>
      <w:r w:rsidDel="00000000" w:rsidR="00000000" w:rsidRPr="00000000">
        <w:commentReference w:id="358"/>
      </w:r>
      <w:r w:rsidDel="00000000" w:rsidR="00000000" w:rsidRPr="00000000">
        <w:rPr>
          <w:rtl w:val="0"/>
        </w:rPr>
        <w:t xml:space="preserve"> and </w:t>
      </w:r>
      <w:commentRangeStart w:id="359"/>
      <w:r w:rsidDel="00000000" w:rsidR="00000000" w:rsidRPr="00000000">
        <w:rPr>
          <w:rtl w:val="0"/>
        </w:rPr>
        <w:t xml:space="preserve">[Industry 2]</w:t>
      </w:r>
      <w:commentRangeEnd w:id="359"/>
      <w:r w:rsidDel="00000000" w:rsidR="00000000" w:rsidRPr="00000000">
        <w:commentReference w:id="359"/>
      </w:r>
      <w:r w:rsidDel="00000000" w:rsidR="00000000" w:rsidRPr="00000000">
        <w:rPr>
          <w:rtl w:val="0"/>
        </w:rPr>
        <w:t xml:space="preserve"> industries. It can be concluded that </w:t>
      </w:r>
      <w:commentRangeStart w:id="360"/>
      <w:r w:rsidDel="00000000" w:rsidR="00000000" w:rsidRPr="00000000">
        <w:rPr>
          <w:rtl w:val="0"/>
        </w:rPr>
        <w:t xml:space="preserve">[Country]</w:t>
      </w:r>
      <w:commentRangeEnd w:id="360"/>
      <w:r w:rsidDel="00000000" w:rsidR="00000000" w:rsidRPr="00000000">
        <w:commentReference w:id="360"/>
      </w:r>
      <w:r w:rsidDel="00000000" w:rsidR="00000000" w:rsidRPr="00000000">
        <w:rPr>
          <w:rtl w:val="0"/>
        </w:rPr>
        <w:t xml:space="preserve"> shares the characteristics of developing countries, with a balanced economic structure that leans towards </w:t>
      </w:r>
      <w:commentRangeStart w:id="361"/>
      <w:r w:rsidDel="00000000" w:rsidR="00000000" w:rsidRPr="00000000">
        <w:rPr>
          <w:rtl w:val="0"/>
        </w:rPr>
        <w:t xml:space="preserve">[descriptor]</w:t>
      </w:r>
      <w:commentRangeEnd w:id="361"/>
      <w:r w:rsidDel="00000000" w:rsidR="00000000" w:rsidRPr="00000000">
        <w:commentReference w:id="361"/>
      </w:r>
      <w:r w:rsidDel="00000000" w:rsidR="00000000" w:rsidRPr="00000000">
        <w:rPr>
          <w:rtl w:val="0"/>
        </w:rPr>
        <w:t xml:space="preserve">-level industries.</w:t>
      </w:r>
    </w:p>
    <w:p w:rsidR="00000000" w:rsidDel="00000000" w:rsidP="00000000" w:rsidRDefault="00000000" w:rsidRPr="00000000" w14:paraId="00000238">
      <w:pPr>
        <w:jc w:val="center"/>
        <w:rPr/>
      </w:pPr>
      <w:r w:rsidDel="00000000" w:rsidR="00000000" w:rsidRPr="00000000">
        <w:rPr>
          <w:rtl w:val="0"/>
        </w:rPr>
      </w:r>
    </w:p>
    <w:tbl>
      <w:tblPr>
        <w:tblStyle w:val="Table12"/>
        <w:tblW w:w="9025.511811023624" w:type="dxa"/>
        <w:jc w:val="center"/>
        <w:tblLayout w:type="fixed"/>
        <w:tblLook w:val="0600"/>
      </w:tblPr>
      <w:tblGrid>
        <w:gridCol w:w="504.81676231149083"/>
        <w:gridCol w:w="2130.173762178033"/>
        <w:gridCol w:w="2130.173762178033"/>
        <w:gridCol w:w="2130.173762178033"/>
        <w:gridCol w:w="2130.173762178033"/>
        <w:tblGridChange w:id="0">
          <w:tblGrid>
            <w:gridCol w:w="504.81676231149083"/>
            <w:gridCol w:w="2130.173762178033"/>
            <w:gridCol w:w="2130.173762178033"/>
            <w:gridCol w:w="2130.173762178033"/>
            <w:gridCol w:w="2130.173762178033"/>
          </w:tblGrid>
        </w:tblGridChange>
      </w:tblGrid>
      <w:tr>
        <w:trPr>
          <w:cantSplit w:val="0"/>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9">
            <w:pPr>
              <w:widowControl w:val="0"/>
              <w:spacing w:line="276" w:lineRule="auto"/>
              <w:ind w:right="-75"/>
              <w:jc w:val="center"/>
              <w:rPr>
                <w:b w:val="1"/>
                <w:bCs w:val="1"/>
                <w:color w:val="ffffff"/>
                <w:sz w:val="20"/>
                <w:szCs w:val="20"/>
              </w:rPr>
            </w:pPr>
            <w:r w:rsidDel="00000000" w:rsidR="00000000" w:rsidRPr="00000000">
              <w:rPr>
                <w:b w:val="1"/>
                <w:bCs w:val="1"/>
                <w:color w:val="ffffff"/>
                <w:sz w:val="20"/>
                <w:szCs w:val="20"/>
                <w:rtl w:val="0"/>
              </w:rPr>
              <w:t xml:space="preserve">Rank</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A">
            <w:pPr>
              <w:widowControl w:val="0"/>
              <w:spacing w:line="276" w:lineRule="auto"/>
              <w:ind w:left="180" w:right="-75" w:firstLine="0"/>
              <w:rPr>
                <w:b w:val="1"/>
                <w:bCs w:val="1"/>
                <w:color w:val="ffffff"/>
                <w:sz w:val="20"/>
                <w:szCs w:val="20"/>
              </w:rPr>
            </w:pPr>
            <w:commentRangeStart w:id="362"/>
            <w:r w:rsidDel="00000000" w:rsidR="00000000" w:rsidRPr="00000000">
              <w:rPr>
                <w:b w:val="1"/>
                <w:bCs w:val="1"/>
                <w:color w:val="ffffff"/>
                <w:sz w:val="20"/>
                <w:szCs w:val="20"/>
                <w:rtl w:val="0"/>
              </w:rPr>
              <w:t xml:space="preserve">[Sample Country 1]</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B">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2]</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C">
            <w:pPr>
              <w:widowControl w:val="0"/>
              <w:spacing w:line="276" w:lineRule="auto"/>
              <w:ind w:right="-75"/>
              <w:rPr>
                <w:b w:val="1"/>
                <w:bCs w:val="1"/>
                <w:color w:val="ffffff"/>
                <w:sz w:val="20"/>
                <w:szCs w:val="20"/>
              </w:rPr>
            </w:pPr>
            <w:r w:rsidDel="00000000" w:rsidR="00000000" w:rsidRPr="00000000">
              <w:rPr>
                <w:b w:val="1"/>
                <w:bCs w:val="1"/>
                <w:color w:val="ffffff"/>
                <w:sz w:val="20"/>
                <w:szCs w:val="20"/>
                <w:rtl w:val="0"/>
              </w:rPr>
              <w:t xml:space="preserve">[Sample Country 3]</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23D">
            <w:pPr>
              <w:widowControl w:val="0"/>
              <w:spacing w:line="276" w:lineRule="auto"/>
              <w:ind w:left="0" w:right="-75" w:firstLine="0"/>
              <w:rPr>
                <w:b w:val="1"/>
                <w:bCs w:val="1"/>
                <w:color w:val="ffffff"/>
                <w:sz w:val="20"/>
                <w:szCs w:val="20"/>
              </w:rPr>
            </w:pPr>
            <w:r w:rsidDel="00000000" w:rsidR="00000000" w:rsidRPr="00000000">
              <w:rPr>
                <w:b w:val="1"/>
                <w:bCs w:val="1"/>
                <w:color w:val="ffffff"/>
                <w:sz w:val="20"/>
                <w:szCs w:val="20"/>
                <w:rtl w:val="0"/>
              </w:rPr>
              <w:t xml:space="preserve">[Sample Country 4]</w:t>
            </w:r>
            <w:r w:rsidDel="00000000" w:rsidR="00000000" w:rsidRPr="00000000">
              <w:rPr>
                <w:rtl w:val="0"/>
              </w:rPr>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3E">
            <w:pPr>
              <w:widowControl w:val="0"/>
              <w:spacing w:line="276" w:lineRule="auto"/>
              <w:ind w:right="-75"/>
              <w:jc w:val="center"/>
              <w:rPr>
                <w:color w:val="7b7b7b"/>
                <w:sz w:val="20"/>
                <w:szCs w:val="20"/>
              </w:rPr>
            </w:pPr>
            <w:commentRangeEnd w:id="362"/>
            <w:r w:rsidDel="00000000" w:rsidR="00000000" w:rsidRPr="00000000">
              <w:commentReference w:id="362"/>
            </w:r>
            <w:r w:rsidDel="00000000" w:rsidR="00000000" w:rsidRPr="00000000">
              <w:rPr>
                <w:color w:val="7b7b7b"/>
                <w:sz w:val="20"/>
                <w:szCs w:val="20"/>
                <w:rtl w:val="0"/>
              </w:rPr>
              <w:t xml:space="preserve">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3F">
            <w:pPr>
              <w:widowControl w:val="0"/>
              <w:spacing w:line="276" w:lineRule="auto"/>
              <w:ind w:left="180" w:right="-75" w:firstLine="0"/>
              <w:rPr>
                <w:color w:val="7b7b7b"/>
                <w:sz w:val="20"/>
                <w:szCs w:val="20"/>
              </w:rPr>
            </w:pPr>
            <w:commentRangeStart w:id="363"/>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3">
            <w:pPr>
              <w:widowControl w:val="0"/>
              <w:spacing w:line="276" w:lineRule="auto"/>
              <w:ind w:right="-75"/>
              <w:jc w:val="center"/>
              <w:rPr>
                <w:color w:val="7b7b7b"/>
                <w:sz w:val="20"/>
                <w:szCs w:val="20"/>
              </w:rPr>
            </w:pPr>
            <w:commentRangeEnd w:id="363"/>
            <w:r w:rsidDel="00000000" w:rsidR="00000000" w:rsidRPr="00000000">
              <w:commentReference w:id="363"/>
            </w:r>
            <w:r w:rsidDel="00000000" w:rsidR="00000000" w:rsidRPr="00000000">
              <w:rPr>
                <w:color w:val="7b7b7b"/>
                <w:sz w:val="20"/>
                <w:szCs w:val="20"/>
                <w:rtl w:val="0"/>
              </w:rPr>
              <w:t xml:space="preserve">2</w:t>
            </w:r>
          </w:p>
        </w:tc>
        <w:tc>
          <w:tcPr>
            <w:tcMar>
              <w:top w:w="-267.84" w:type="dxa"/>
              <w:left w:w="-267.84" w:type="dxa"/>
              <w:bottom w:w="-267.84" w:type="dxa"/>
              <w:right w:w="-267.84" w:type="dxa"/>
            </w:tcMar>
            <w:vAlign w:val="center"/>
          </w:tcPr>
          <w:p w:rsidR="00000000" w:rsidDel="00000000" w:rsidP="00000000" w:rsidRDefault="00000000" w:rsidRPr="00000000" w14:paraId="00000244">
            <w:pPr>
              <w:widowControl w:val="0"/>
              <w:spacing w:line="276" w:lineRule="auto"/>
              <w:ind w:left="180" w:right="-75" w:firstLine="0"/>
              <w:rPr>
                <w:color w:val="7b7b7b"/>
                <w:sz w:val="20"/>
                <w:szCs w:val="20"/>
              </w:rPr>
            </w:pPr>
            <w:commentRangeStart w:id="364"/>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48">
            <w:pPr>
              <w:widowControl w:val="0"/>
              <w:spacing w:line="276" w:lineRule="auto"/>
              <w:ind w:right="-75"/>
              <w:jc w:val="center"/>
              <w:rPr>
                <w:color w:val="7b7b7b"/>
                <w:sz w:val="20"/>
                <w:szCs w:val="20"/>
              </w:rPr>
            </w:pPr>
            <w:commentRangeEnd w:id="364"/>
            <w:r w:rsidDel="00000000" w:rsidR="00000000" w:rsidRPr="00000000">
              <w:commentReference w:id="364"/>
            </w:r>
            <w:r w:rsidDel="00000000" w:rsidR="00000000" w:rsidRPr="00000000">
              <w:rPr>
                <w:color w:val="7b7b7b"/>
                <w:sz w:val="20"/>
                <w:szCs w:val="20"/>
                <w:rtl w:val="0"/>
              </w:rPr>
              <w:t xml:space="preserve">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9">
            <w:pPr>
              <w:widowControl w:val="0"/>
              <w:spacing w:line="276" w:lineRule="auto"/>
              <w:ind w:left="180" w:right="-75" w:firstLine="0"/>
              <w:rPr>
                <w:color w:val="7b7b7b"/>
                <w:sz w:val="20"/>
                <w:szCs w:val="20"/>
              </w:rPr>
            </w:pPr>
            <w:commentRangeStart w:id="365"/>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4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4D">
            <w:pPr>
              <w:widowControl w:val="0"/>
              <w:spacing w:line="276" w:lineRule="auto"/>
              <w:ind w:right="-75"/>
              <w:jc w:val="center"/>
              <w:rPr>
                <w:color w:val="7b7b7b"/>
                <w:sz w:val="20"/>
                <w:szCs w:val="20"/>
              </w:rPr>
            </w:pPr>
            <w:commentRangeEnd w:id="365"/>
            <w:r w:rsidDel="00000000" w:rsidR="00000000" w:rsidRPr="00000000">
              <w:commentReference w:id="365"/>
            </w:r>
            <w:r w:rsidDel="00000000" w:rsidR="00000000" w:rsidRPr="00000000">
              <w:rPr>
                <w:color w:val="7b7b7b"/>
                <w:sz w:val="20"/>
                <w:szCs w:val="20"/>
                <w:rtl w:val="0"/>
              </w:rPr>
              <w:t xml:space="preserve">4</w:t>
            </w:r>
          </w:p>
        </w:tc>
        <w:tc>
          <w:tcPr>
            <w:tcMar>
              <w:top w:w="-267.84" w:type="dxa"/>
              <w:left w:w="-267.84" w:type="dxa"/>
              <w:bottom w:w="-267.84" w:type="dxa"/>
              <w:right w:w="-267.84" w:type="dxa"/>
            </w:tcMar>
            <w:vAlign w:val="center"/>
          </w:tcPr>
          <w:p w:rsidR="00000000" w:rsidDel="00000000" w:rsidP="00000000" w:rsidRDefault="00000000" w:rsidRPr="00000000" w14:paraId="0000024E">
            <w:pPr>
              <w:widowControl w:val="0"/>
              <w:spacing w:line="276" w:lineRule="auto"/>
              <w:ind w:left="180" w:right="-75" w:firstLine="0"/>
              <w:rPr>
                <w:color w:val="7b7b7b"/>
                <w:sz w:val="20"/>
                <w:szCs w:val="20"/>
              </w:rPr>
            </w:pPr>
            <w:commentRangeStart w:id="366"/>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4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2">
            <w:pPr>
              <w:widowControl w:val="0"/>
              <w:spacing w:line="276" w:lineRule="auto"/>
              <w:ind w:right="-75"/>
              <w:jc w:val="center"/>
              <w:rPr>
                <w:color w:val="7b7b7b"/>
                <w:sz w:val="20"/>
                <w:szCs w:val="20"/>
              </w:rPr>
            </w:pPr>
            <w:commentRangeEnd w:id="366"/>
            <w:r w:rsidDel="00000000" w:rsidR="00000000" w:rsidRPr="00000000">
              <w:commentReference w:id="366"/>
            </w:r>
            <w:r w:rsidDel="00000000" w:rsidR="00000000" w:rsidRPr="00000000">
              <w:rPr>
                <w:color w:val="7b7b7b"/>
                <w:sz w:val="20"/>
                <w:szCs w:val="20"/>
                <w:rtl w:val="0"/>
              </w:rPr>
              <w:t xml:space="preserve">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3">
            <w:pPr>
              <w:widowControl w:val="0"/>
              <w:spacing w:line="276" w:lineRule="auto"/>
              <w:ind w:left="180" w:right="-75" w:firstLine="0"/>
              <w:rPr>
                <w:color w:val="7b7b7b"/>
                <w:sz w:val="20"/>
                <w:szCs w:val="20"/>
              </w:rPr>
            </w:pPr>
            <w:commentRangeStart w:id="367"/>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57">
            <w:pPr>
              <w:widowControl w:val="0"/>
              <w:spacing w:line="276" w:lineRule="auto"/>
              <w:ind w:right="-75"/>
              <w:jc w:val="center"/>
              <w:rPr>
                <w:color w:val="7b7b7b"/>
                <w:sz w:val="20"/>
                <w:szCs w:val="20"/>
              </w:rPr>
            </w:pPr>
            <w:commentRangeEnd w:id="367"/>
            <w:r w:rsidDel="00000000" w:rsidR="00000000" w:rsidRPr="00000000">
              <w:commentReference w:id="367"/>
            </w:r>
            <w:r w:rsidDel="00000000" w:rsidR="00000000" w:rsidRPr="00000000">
              <w:rPr>
                <w:color w:val="7b7b7b"/>
                <w:sz w:val="20"/>
                <w:szCs w:val="20"/>
                <w:rtl w:val="0"/>
              </w:rPr>
              <w:t xml:space="preserve">6</w:t>
            </w:r>
          </w:p>
        </w:tc>
        <w:tc>
          <w:tcPr>
            <w:tcMar>
              <w:top w:w="-267.84" w:type="dxa"/>
              <w:left w:w="-267.84" w:type="dxa"/>
              <w:bottom w:w="-267.84" w:type="dxa"/>
              <w:right w:w="-267.84" w:type="dxa"/>
            </w:tcMar>
            <w:vAlign w:val="center"/>
          </w:tcPr>
          <w:p w:rsidR="00000000" w:rsidDel="00000000" w:rsidP="00000000" w:rsidRDefault="00000000" w:rsidRPr="00000000" w14:paraId="00000258">
            <w:pPr>
              <w:widowControl w:val="0"/>
              <w:spacing w:line="276" w:lineRule="auto"/>
              <w:ind w:left="180" w:right="-75" w:firstLine="0"/>
              <w:rPr>
                <w:color w:val="7b7b7b"/>
                <w:sz w:val="20"/>
                <w:szCs w:val="20"/>
              </w:rPr>
            </w:pPr>
            <w:commentRangeStart w:id="368"/>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5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5C">
            <w:pPr>
              <w:widowControl w:val="0"/>
              <w:spacing w:line="276" w:lineRule="auto"/>
              <w:ind w:right="-75"/>
              <w:jc w:val="center"/>
              <w:rPr>
                <w:color w:val="7b7b7b"/>
                <w:sz w:val="20"/>
                <w:szCs w:val="20"/>
              </w:rPr>
            </w:pPr>
            <w:commentRangeEnd w:id="368"/>
            <w:r w:rsidDel="00000000" w:rsidR="00000000" w:rsidRPr="00000000">
              <w:commentReference w:id="368"/>
            </w:r>
            <w:r w:rsidDel="00000000" w:rsidR="00000000" w:rsidRPr="00000000">
              <w:rPr>
                <w:color w:val="7b7b7b"/>
                <w:sz w:val="20"/>
                <w:szCs w:val="20"/>
                <w:rtl w:val="0"/>
              </w:rPr>
              <w:t xml:space="preserve">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D">
            <w:pPr>
              <w:widowControl w:val="0"/>
              <w:spacing w:line="276" w:lineRule="auto"/>
              <w:ind w:left="180" w:right="-75" w:firstLine="0"/>
              <w:rPr>
                <w:color w:val="7b7b7b"/>
                <w:sz w:val="20"/>
                <w:szCs w:val="20"/>
              </w:rPr>
            </w:pPr>
            <w:commentRangeStart w:id="369"/>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5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1">
            <w:pPr>
              <w:widowControl w:val="0"/>
              <w:spacing w:line="276" w:lineRule="auto"/>
              <w:ind w:right="-75"/>
              <w:jc w:val="center"/>
              <w:rPr>
                <w:color w:val="7b7b7b"/>
                <w:sz w:val="20"/>
                <w:szCs w:val="20"/>
              </w:rPr>
            </w:pPr>
            <w:commentRangeEnd w:id="369"/>
            <w:r w:rsidDel="00000000" w:rsidR="00000000" w:rsidRPr="00000000">
              <w:commentReference w:id="369"/>
            </w:r>
            <w:r w:rsidDel="00000000" w:rsidR="00000000" w:rsidRPr="00000000">
              <w:rPr>
                <w:color w:val="7b7b7b"/>
                <w:sz w:val="20"/>
                <w:szCs w:val="20"/>
                <w:rtl w:val="0"/>
              </w:rPr>
              <w:t xml:space="preserve">8</w:t>
            </w:r>
          </w:p>
        </w:tc>
        <w:tc>
          <w:tcPr>
            <w:tcMar>
              <w:top w:w="-267.84" w:type="dxa"/>
              <w:left w:w="-267.84" w:type="dxa"/>
              <w:bottom w:w="-267.84" w:type="dxa"/>
              <w:right w:w="-267.84" w:type="dxa"/>
            </w:tcMar>
            <w:vAlign w:val="center"/>
          </w:tcPr>
          <w:p w:rsidR="00000000" w:rsidDel="00000000" w:rsidP="00000000" w:rsidRDefault="00000000" w:rsidRPr="00000000" w14:paraId="00000262">
            <w:pPr>
              <w:widowControl w:val="0"/>
              <w:spacing w:line="276" w:lineRule="auto"/>
              <w:ind w:left="180" w:right="-75" w:firstLine="0"/>
              <w:rPr>
                <w:color w:val="7b7b7b"/>
                <w:sz w:val="20"/>
                <w:szCs w:val="20"/>
              </w:rPr>
            </w:pPr>
            <w:commentRangeStart w:id="370"/>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66">
            <w:pPr>
              <w:widowControl w:val="0"/>
              <w:spacing w:line="276" w:lineRule="auto"/>
              <w:ind w:right="-75"/>
              <w:jc w:val="center"/>
              <w:rPr>
                <w:color w:val="7b7b7b"/>
                <w:sz w:val="20"/>
                <w:szCs w:val="20"/>
              </w:rPr>
            </w:pPr>
            <w:commentRangeEnd w:id="370"/>
            <w:r w:rsidDel="00000000" w:rsidR="00000000" w:rsidRPr="00000000">
              <w:commentReference w:id="370"/>
            </w:r>
            <w:r w:rsidDel="00000000" w:rsidR="00000000" w:rsidRPr="00000000">
              <w:rPr>
                <w:color w:val="7b7b7b"/>
                <w:sz w:val="20"/>
                <w:szCs w:val="20"/>
                <w:rtl w:val="0"/>
              </w:rPr>
              <w:t xml:space="preserve">9</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7">
            <w:pPr>
              <w:widowControl w:val="0"/>
              <w:spacing w:line="276" w:lineRule="auto"/>
              <w:ind w:left="180" w:right="-75" w:firstLine="0"/>
              <w:rPr>
                <w:color w:val="7b7b7b"/>
                <w:sz w:val="20"/>
                <w:szCs w:val="20"/>
              </w:rPr>
            </w:pPr>
            <w:commentRangeStart w:id="371"/>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6A">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6B">
            <w:pPr>
              <w:widowControl w:val="0"/>
              <w:spacing w:line="276" w:lineRule="auto"/>
              <w:ind w:right="-75"/>
              <w:jc w:val="center"/>
              <w:rPr>
                <w:color w:val="7b7b7b"/>
                <w:sz w:val="20"/>
                <w:szCs w:val="20"/>
              </w:rPr>
            </w:pPr>
            <w:commentRangeEnd w:id="371"/>
            <w:r w:rsidDel="00000000" w:rsidR="00000000" w:rsidRPr="00000000">
              <w:commentReference w:id="371"/>
            </w:r>
            <w:r w:rsidDel="00000000" w:rsidR="00000000" w:rsidRPr="00000000">
              <w:rPr>
                <w:color w:val="7b7b7b"/>
                <w:sz w:val="20"/>
                <w:szCs w:val="20"/>
                <w:rtl w:val="0"/>
              </w:rPr>
              <w:t xml:space="preserve">10</w:t>
            </w:r>
          </w:p>
        </w:tc>
        <w:tc>
          <w:tcPr>
            <w:tcMar>
              <w:top w:w="-267.84" w:type="dxa"/>
              <w:left w:w="-267.84" w:type="dxa"/>
              <w:bottom w:w="-267.84" w:type="dxa"/>
              <w:right w:w="-267.84" w:type="dxa"/>
            </w:tcMar>
            <w:vAlign w:val="center"/>
          </w:tcPr>
          <w:p w:rsidR="00000000" w:rsidDel="00000000" w:rsidP="00000000" w:rsidRDefault="00000000" w:rsidRPr="00000000" w14:paraId="0000026C">
            <w:pPr>
              <w:widowControl w:val="0"/>
              <w:spacing w:line="276" w:lineRule="auto"/>
              <w:ind w:left="180" w:right="-75" w:firstLine="0"/>
              <w:rPr>
                <w:color w:val="7b7b7b"/>
                <w:sz w:val="20"/>
                <w:szCs w:val="20"/>
              </w:rPr>
            </w:pPr>
            <w:commentRangeStart w:id="372"/>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6F">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0">
            <w:pPr>
              <w:widowControl w:val="0"/>
              <w:spacing w:line="276" w:lineRule="auto"/>
              <w:ind w:right="-75"/>
              <w:jc w:val="center"/>
              <w:rPr>
                <w:color w:val="7b7b7b"/>
                <w:sz w:val="20"/>
                <w:szCs w:val="20"/>
              </w:rPr>
            </w:pPr>
            <w:commentRangeEnd w:id="372"/>
            <w:r w:rsidDel="00000000" w:rsidR="00000000" w:rsidRPr="00000000">
              <w:commentReference w:id="372"/>
            </w:r>
            <w:r w:rsidDel="00000000" w:rsidR="00000000" w:rsidRPr="00000000">
              <w:rPr>
                <w:color w:val="7b7b7b"/>
                <w:sz w:val="20"/>
                <w:szCs w:val="20"/>
                <w:rtl w:val="0"/>
              </w:rPr>
              <w:t xml:space="preserve">11</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1">
            <w:pPr>
              <w:widowControl w:val="0"/>
              <w:spacing w:line="276" w:lineRule="auto"/>
              <w:ind w:left="180" w:right="-75" w:firstLine="0"/>
              <w:rPr>
                <w:color w:val="7b7b7b"/>
                <w:sz w:val="20"/>
                <w:szCs w:val="20"/>
              </w:rPr>
            </w:pPr>
            <w:commentRangeStart w:id="373"/>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4">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5">
            <w:pPr>
              <w:widowControl w:val="0"/>
              <w:spacing w:line="276" w:lineRule="auto"/>
              <w:ind w:right="-75"/>
              <w:jc w:val="center"/>
              <w:rPr>
                <w:color w:val="7b7b7b"/>
                <w:sz w:val="20"/>
                <w:szCs w:val="20"/>
              </w:rPr>
            </w:pPr>
            <w:commentRangeEnd w:id="373"/>
            <w:r w:rsidDel="00000000" w:rsidR="00000000" w:rsidRPr="00000000">
              <w:commentReference w:id="373"/>
            </w:r>
            <w:r w:rsidDel="00000000" w:rsidR="00000000" w:rsidRPr="00000000">
              <w:rPr>
                <w:color w:val="7b7b7b"/>
                <w:sz w:val="20"/>
                <w:szCs w:val="20"/>
                <w:rtl w:val="0"/>
              </w:rPr>
              <w:t xml:space="preserve">12</w:t>
            </w:r>
          </w:p>
        </w:tc>
        <w:tc>
          <w:tcPr>
            <w:tcMar>
              <w:top w:w="-267.84" w:type="dxa"/>
              <w:left w:w="-267.84" w:type="dxa"/>
              <w:bottom w:w="-267.84" w:type="dxa"/>
              <w:right w:w="-267.84" w:type="dxa"/>
            </w:tcMar>
            <w:vAlign w:val="center"/>
          </w:tcPr>
          <w:p w:rsidR="00000000" w:rsidDel="00000000" w:rsidP="00000000" w:rsidRDefault="00000000" w:rsidRPr="00000000" w14:paraId="00000276">
            <w:pPr>
              <w:widowControl w:val="0"/>
              <w:spacing w:line="276" w:lineRule="auto"/>
              <w:ind w:left="180" w:right="-75" w:firstLine="0"/>
              <w:rPr>
                <w:color w:val="7b7b7b"/>
                <w:sz w:val="20"/>
                <w:szCs w:val="20"/>
              </w:rPr>
            </w:pPr>
            <w:commentRangeStart w:id="374"/>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79">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7A">
            <w:pPr>
              <w:widowControl w:val="0"/>
              <w:spacing w:line="276" w:lineRule="auto"/>
              <w:ind w:right="-75"/>
              <w:jc w:val="center"/>
              <w:rPr>
                <w:color w:val="7b7b7b"/>
                <w:sz w:val="20"/>
                <w:szCs w:val="20"/>
              </w:rPr>
            </w:pPr>
            <w:commentRangeEnd w:id="374"/>
            <w:r w:rsidDel="00000000" w:rsidR="00000000" w:rsidRPr="00000000">
              <w:commentReference w:id="374"/>
            </w:r>
            <w:r w:rsidDel="00000000" w:rsidR="00000000" w:rsidRPr="00000000">
              <w:rPr>
                <w:color w:val="7b7b7b"/>
                <w:sz w:val="20"/>
                <w:szCs w:val="20"/>
                <w:rtl w:val="0"/>
              </w:rPr>
              <w:t xml:space="preserve">13</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B">
            <w:pPr>
              <w:widowControl w:val="0"/>
              <w:spacing w:line="276" w:lineRule="auto"/>
              <w:ind w:left="180" w:right="-75" w:firstLine="0"/>
              <w:rPr>
                <w:color w:val="7b7b7b"/>
                <w:sz w:val="20"/>
                <w:szCs w:val="20"/>
              </w:rPr>
            </w:pPr>
            <w:commentRangeStart w:id="375"/>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7E">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7F">
            <w:pPr>
              <w:widowControl w:val="0"/>
              <w:spacing w:line="276" w:lineRule="auto"/>
              <w:ind w:right="-75"/>
              <w:jc w:val="center"/>
              <w:rPr>
                <w:color w:val="7b7b7b"/>
                <w:sz w:val="20"/>
                <w:szCs w:val="20"/>
              </w:rPr>
            </w:pPr>
            <w:commentRangeEnd w:id="375"/>
            <w:r w:rsidDel="00000000" w:rsidR="00000000" w:rsidRPr="00000000">
              <w:commentReference w:id="375"/>
            </w:r>
            <w:r w:rsidDel="00000000" w:rsidR="00000000" w:rsidRPr="00000000">
              <w:rPr>
                <w:color w:val="7b7b7b"/>
                <w:sz w:val="20"/>
                <w:szCs w:val="20"/>
                <w:rtl w:val="0"/>
              </w:rPr>
              <w:t xml:space="preserve">14</w:t>
            </w:r>
          </w:p>
        </w:tc>
        <w:tc>
          <w:tcPr>
            <w:tcMar>
              <w:top w:w="-267.84" w:type="dxa"/>
              <w:left w:w="-267.84" w:type="dxa"/>
              <w:bottom w:w="-267.84" w:type="dxa"/>
              <w:right w:w="-267.84" w:type="dxa"/>
            </w:tcMar>
            <w:vAlign w:val="center"/>
          </w:tcPr>
          <w:p w:rsidR="00000000" w:rsidDel="00000000" w:rsidP="00000000" w:rsidRDefault="00000000" w:rsidRPr="00000000" w14:paraId="00000280">
            <w:pPr>
              <w:widowControl w:val="0"/>
              <w:spacing w:line="276" w:lineRule="auto"/>
              <w:ind w:left="180" w:right="-75" w:firstLine="0"/>
              <w:rPr>
                <w:color w:val="7b7b7b"/>
                <w:sz w:val="20"/>
                <w:szCs w:val="20"/>
              </w:rPr>
            </w:pPr>
            <w:commentRangeStart w:id="376"/>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3">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4">
            <w:pPr>
              <w:widowControl w:val="0"/>
              <w:spacing w:line="276" w:lineRule="auto"/>
              <w:ind w:right="-75"/>
              <w:jc w:val="center"/>
              <w:rPr>
                <w:color w:val="7b7b7b"/>
                <w:sz w:val="20"/>
                <w:szCs w:val="20"/>
              </w:rPr>
            </w:pPr>
            <w:commentRangeEnd w:id="376"/>
            <w:r w:rsidDel="00000000" w:rsidR="00000000" w:rsidRPr="00000000">
              <w:commentReference w:id="376"/>
            </w:r>
            <w:r w:rsidDel="00000000" w:rsidR="00000000" w:rsidRPr="00000000">
              <w:rPr>
                <w:color w:val="7b7b7b"/>
                <w:sz w:val="20"/>
                <w:szCs w:val="20"/>
                <w:rtl w:val="0"/>
              </w:rPr>
              <w:t xml:space="preserve">15</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5">
            <w:pPr>
              <w:widowControl w:val="0"/>
              <w:spacing w:line="276" w:lineRule="auto"/>
              <w:ind w:left="180" w:right="-75" w:firstLine="0"/>
              <w:rPr>
                <w:color w:val="7b7b7b"/>
                <w:sz w:val="20"/>
                <w:szCs w:val="20"/>
              </w:rPr>
            </w:pPr>
            <w:commentRangeStart w:id="377"/>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8">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Mar>
              <w:top w:w="-267.84" w:type="dxa"/>
              <w:left w:w="-267.84" w:type="dxa"/>
              <w:bottom w:w="-267.84" w:type="dxa"/>
              <w:right w:w="-267.84" w:type="dxa"/>
            </w:tcMar>
            <w:vAlign w:val="center"/>
          </w:tcPr>
          <w:p w:rsidR="00000000" w:rsidDel="00000000" w:rsidP="00000000" w:rsidRDefault="00000000" w:rsidRPr="00000000" w14:paraId="00000289">
            <w:pPr>
              <w:widowControl w:val="0"/>
              <w:spacing w:line="276" w:lineRule="auto"/>
              <w:ind w:right="-75"/>
              <w:jc w:val="center"/>
              <w:rPr>
                <w:color w:val="7b7b7b"/>
                <w:sz w:val="20"/>
                <w:szCs w:val="20"/>
              </w:rPr>
            </w:pPr>
            <w:commentRangeEnd w:id="377"/>
            <w:r w:rsidDel="00000000" w:rsidR="00000000" w:rsidRPr="00000000">
              <w:commentReference w:id="377"/>
            </w:r>
            <w:r w:rsidDel="00000000" w:rsidR="00000000" w:rsidRPr="00000000">
              <w:rPr>
                <w:color w:val="7b7b7b"/>
                <w:sz w:val="20"/>
                <w:szCs w:val="20"/>
                <w:rtl w:val="0"/>
              </w:rPr>
              <w:t xml:space="preserve">16</w:t>
            </w:r>
          </w:p>
        </w:tc>
        <w:tc>
          <w:tcPr>
            <w:tcMar>
              <w:top w:w="-267.84" w:type="dxa"/>
              <w:left w:w="-267.84" w:type="dxa"/>
              <w:bottom w:w="-267.84" w:type="dxa"/>
              <w:right w:w="-267.84" w:type="dxa"/>
            </w:tcMar>
            <w:vAlign w:val="center"/>
          </w:tcPr>
          <w:p w:rsidR="00000000" w:rsidDel="00000000" w:rsidP="00000000" w:rsidRDefault="00000000" w:rsidRPr="00000000" w14:paraId="0000028A">
            <w:pPr>
              <w:widowControl w:val="0"/>
              <w:spacing w:line="276" w:lineRule="auto"/>
              <w:ind w:left="180" w:right="-75" w:firstLine="0"/>
              <w:rPr>
                <w:color w:val="7b7b7b"/>
                <w:sz w:val="20"/>
                <w:szCs w:val="20"/>
              </w:rPr>
            </w:pPr>
            <w:commentRangeStart w:id="378"/>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B">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C">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Mar>
              <w:top w:w="-267.84" w:type="dxa"/>
              <w:left w:w="-267.84" w:type="dxa"/>
              <w:bottom w:w="-267.84" w:type="dxa"/>
              <w:right w:w="-267.84" w:type="dxa"/>
            </w:tcMar>
            <w:vAlign w:val="center"/>
          </w:tcPr>
          <w:p w:rsidR="00000000" w:rsidDel="00000000" w:rsidP="00000000" w:rsidRDefault="00000000" w:rsidRPr="00000000" w14:paraId="0000028D">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shd w:fill="d9d9d9" w:val="clear"/>
            <w:tcMar>
              <w:top w:w="-267.84" w:type="dxa"/>
              <w:left w:w="-267.84" w:type="dxa"/>
              <w:bottom w:w="-267.84" w:type="dxa"/>
              <w:right w:w="-267.84" w:type="dxa"/>
            </w:tcMar>
            <w:vAlign w:val="center"/>
          </w:tcPr>
          <w:p w:rsidR="00000000" w:rsidDel="00000000" w:rsidP="00000000" w:rsidRDefault="00000000" w:rsidRPr="00000000" w14:paraId="0000028E">
            <w:pPr>
              <w:widowControl w:val="0"/>
              <w:spacing w:line="276" w:lineRule="auto"/>
              <w:ind w:right="-75"/>
              <w:jc w:val="center"/>
              <w:rPr>
                <w:color w:val="7b7b7b"/>
                <w:sz w:val="20"/>
                <w:szCs w:val="20"/>
              </w:rPr>
            </w:pPr>
            <w:commentRangeEnd w:id="378"/>
            <w:r w:rsidDel="00000000" w:rsidR="00000000" w:rsidRPr="00000000">
              <w:commentReference w:id="378"/>
            </w:r>
            <w:r w:rsidDel="00000000" w:rsidR="00000000" w:rsidRPr="00000000">
              <w:rPr>
                <w:color w:val="7b7b7b"/>
                <w:sz w:val="20"/>
                <w:szCs w:val="20"/>
                <w:rtl w:val="0"/>
              </w:rPr>
              <w:t xml:space="preserve">17</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8F">
            <w:pPr>
              <w:widowControl w:val="0"/>
              <w:spacing w:line="276" w:lineRule="auto"/>
              <w:ind w:left="180" w:right="-75" w:firstLine="0"/>
              <w:rPr>
                <w:color w:val="7b7b7b"/>
                <w:sz w:val="20"/>
                <w:szCs w:val="20"/>
              </w:rPr>
            </w:pPr>
            <w:commentRangeStart w:id="379"/>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0">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1">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shd w:fill="d9d9d9" w:val="clear"/>
            <w:tcMar>
              <w:top w:w="-267.84" w:type="dxa"/>
              <w:left w:w="-267.84" w:type="dxa"/>
              <w:bottom w:w="-267.84" w:type="dxa"/>
              <w:right w:w="-267.84" w:type="dxa"/>
            </w:tcMar>
            <w:vAlign w:val="center"/>
          </w:tcPr>
          <w:p w:rsidR="00000000" w:rsidDel="00000000" w:rsidP="00000000" w:rsidRDefault="00000000" w:rsidRPr="00000000" w14:paraId="00000292">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blHeader w:val="0"/>
        </w:trPr>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3">
            <w:pPr>
              <w:widowControl w:val="0"/>
              <w:spacing w:line="276" w:lineRule="auto"/>
              <w:ind w:right="-75"/>
              <w:jc w:val="center"/>
              <w:rPr>
                <w:color w:val="7b7b7b"/>
                <w:sz w:val="20"/>
                <w:szCs w:val="20"/>
              </w:rPr>
            </w:pPr>
            <w:commentRangeEnd w:id="379"/>
            <w:r w:rsidDel="00000000" w:rsidR="00000000" w:rsidRPr="00000000">
              <w:commentReference w:id="379"/>
            </w:r>
            <w:r w:rsidDel="00000000" w:rsidR="00000000" w:rsidRPr="00000000">
              <w:rPr>
                <w:color w:val="7b7b7b"/>
                <w:sz w:val="20"/>
                <w:szCs w:val="20"/>
                <w:rtl w:val="0"/>
              </w:rPr>
              <w:t xml:space="preserve">18</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4">
            <w:pPr>
              <w:widowControl w:val="0"/>
              <w:spacing w:line="276" w:lineRule="auto"/>
              <w:ind w:left="180" w:right="-75" w:firstLine="0"/>
              <w:rPr>
                <w:color w:val="7b7b7b"/>
                <w:sz w:val="20"/>
                <w:szCs w:val="20"/>
              </w:rPr>
            </w:pPr>
            <w:commentRangeStart w:id="380"/>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5">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6">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c>
          <w:tcPr>
            <w:tcBorders>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297">
            <w:pPr>
              <w:widowControl w:val="0"/>
              <w:spacing w:line="276" w:lineRule="auto"/>
              <w:ind w:left="180" w:right="-75" w:firstLine="0"/>
              <w:rPr>
                <w:color w:val="7b7b7b"/>
                <w:sz w:val="20"/>
                <w:szCs w:val="20"/>
              </w:rPr>
            </w:pPr>
            <w:r w:rsidDel="00000000" w:rsidR="00000000" w:rsidRPr="00000000">
              <w:rPr>
                <w:color w:val="7b7b7b"/>
                <w:sz w:val="20"/>
                <w:szCs w:val="20"/>
                <w:rtl w:val="0"/>
              </w:rPr>
              <w:t xml:space="preserve">[Product Group *]</w:t>
            </w:r>
          </w:p>
        </w:tc>
      </w:tr>
      <w:tr>
        <w:trPr>
          <w:cantSplit w:val="0"/>
          <w:trHeight w:val="285" w:hRule="atLeast"/>
          <w:tblHeader w:val="0"/>
        </w:trPr>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8">
            <w:pPr>
              <w:widowControl w:val="0"/>
              <w:spacing w:line="276" w:lineRule="auto"/>
              <w:ind w:right="-75"/>
              <w:jc w:val="center"/>
              <w:rPr>
                <w:b w:val="1"/>
                <w:bCs w:val="1"/>
                <w:color w:val="7b7b7b"/>
                <w:sz w:val="20"/>
                <w:szCs w:val="20"/>
              </w:rPr>
            </w:pPr>
            <w:commentRangeEnd w:id="380"/>
            <w:r w:rsidDel="00000000" w:rsidR="00000000" w:rsidRPr="00000000">
              <w:commentReference w:id="380"/>
            </w:r>
            <w:r w:rsidDel="00000000" w:rsidR="00000000" w:rsidRPr="00000000">
              <w:rPr>
                <w:b w:val="1"/>
                <w:bCs w:val="1"/>
                <w:color w:val="7b7b7b"/>
                <w:sz w:val="20"/>
                <w:szCs w:val="20"/>
                <w:rtl w:val="0"/>
              </w:rPr>
              <w:t xml:space="preserve">ECI</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9">
            <w:pPr>
              <w:widowControl w:val="0"/>
              <w:spacing w:line="276" w:lineRule="auto"/>
              <w:ind w:left="180" w:right="-75" w:firstLine="0"/>
              <w:rPr>
                <w:b w:val="1"/>
                <w:bCs w:val="1"/>
                <w:color w:val="7b7b7b"/>
                <w:sz w:val="20"/>
                <w:szCs w:val="20"/>
              </w:rPr>
            </w:pPr>
            <w:commentRangeStart w:id="381"/>
            <w:r w:rsidDel="00000000" w:rsidR="00000000" w:rsidRPr="00000000">
              <w:rPr>
                <w:b w:val="1"/>
                <w:bCs w:val="1"/>
                <w:color w:val="7b7b7b"/>
                <w:sz w:val="20"/>
                <w:szCs w:val="20"/>
                <w:rtl w:val="0"/>
              </w:rPr>
              <w:t xml:space="preserve">[W]</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A">
            <w:pPr>
              <w:widowControl w:val="0"/>
              <w:spacing w:line="276" w:lineRule="auto"/>
              <w:ind w:left="180" w:right="-75" w:firstLine="0"/>
              <w:rPr>
                <w:b w:val="1"/>
                <w:bCs w:val="1"/>
                <w:color w:val="7b7b7b"/>
                <w:sz w:val="20"/>
                <w:szCs w:val="20"/>
              </w:rPr>
            </w:pPr>
            <w:r w:rsidDel="00000000" w:rsidR="00000000" w:rsidRPr="00000000">
              <w:rPr>
                <w:b w:val="1"/>
                <w:bCs w:val="1"/>
                <w:color w:val="7b7b7b"/>
                <w:sz w:val="20"/>
                <w:szCs w:val="20"/>
                <w:rtl w:val="0"/>
              </w:rPr>
              <w:t xml:space="preserve">[X]</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B">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[Y]</w:t>
            </w:r>
          </w:p>
        </w:tc>
        <w:tc>
          <w:tcPr>
            <w:tcBorders>
              <w:bottom w:color="000000" w:space="0" w:sz="0" w:val="nil"/>
            </w:tcBorders>
            <w:shd w:fill="c9c9c9" w:val="clear"/>
            <w:tcMar>
              <w:top w:w="-267.84" w:type="dxa"/>
              <w:left w:w="-267.84" w:type="dxa"/>
              <w:bottom w:w="-267.84" w:type="dxa"/>
              <w:right w:w="-267.84" w:type="dxa"/>
            </w:tcMar>
            <w:vAlign w:val="center"/>
          </w:tcPr>
          <w:p w:rsidR="00000000" w:rsidDel="00000000" w:rsidP="00000000" w:rsidRDefault="00000000" w:rsidRPr="00000000" w14:paraId="0000029C">
            <w:pPr>
              <w:widowControl w:val="0"/>
              <w:spacing w:line="276" w:lineRule="auto"/>
              <w:ind w:right="-75"/>
              <w:rPr>
                <w:b w:val="1"/>
                <w:bCs w:val="1"/>
                <w:color w:val="7b7b7b"/>
                <w:sz w:val="20"/>
                <w:szCs w:val="20"/>
              </w:rPr>
            </w:pPr>
            <w:r w:rsidDel="00000000" w:rsidR="00000000" w:rsidRPr="00000000">
              <w:rPr>
                <w:b w:val="1"/>
                <w:bCs w:val="1"/>
                <w:color w:val="7b7b7b"/>
                <w:sz w:val="20"/>
                <w:szCs w:val="20"/>
                <w:rtl w:val="0"/>
              </w:rPr>
              <w:t xml:space="preserve">   [Z]</w:t>
            </w:r>
          </w:p>
        </w:tc>
      </w:tr>
    </w:tbl>
    <w:p w:rsidR="00000000" w:rsidDel="00000000" w:rsidP="00000000" w:rsidRDefault="00000000" w:rsidRPr="00000000" w14:paraId="0000029D">
      <w:pPr>
        <w:jc w:val="center"/>
        <w:rPr/>
      </w:pPr>
      <w:commentRangeEnd w:id="381"/>
      <w:r w:rsidDel="00000000" w:rsidR="00000000" w:rsidRPr="00000000">
        <w:commentReference w:id="381"/>
      </w:r>
      <w:r w:rsidDel="00000000" w:rsidR="00000000" w:rsidRPr="00000000">
        <w:rPr>
          <w:sz w:val="22"/>
          <w:szCs w:val="22"/>
          <w:rtl w:val="0"/>
        </w:rPr>
        <w:t xml:space="preserve">Table 6. SDV of Other Sample Countries (2019)</w:t>
      </w:r>
      <w:r w:rsidDel="00000000" w:rsidR="00000000" w:rsidRPr="00000000">
        <w:rPr>
          <w:rtl w:val="0"/>
        </w:rPr>
      </w:r>
    </w:p>
    <w:p w:rsidR="00000000" w:rsidDel="00000000" w:rsidP="00000000" w:rsidRDefault="00000000" w:rsidRPr="00000000" w14:paraId="0000029E">
      <w:pPr>
        <w:pageBreakBefore w:val="0"/>
        <w:jc w:val="center"/>
        <w:rPr>
          <w:sz w:val="22"/>
          <w:szCs w:val="22"/>
        </w:rPr>
      </w:pPr>
      <w:r w:rsidDel="00000000" w:rsidR="00000000" w:rsidRPr="00000000">
        <w:rPr>
          <w:rtl w:val="0"/>
        </w:rPr>
      </w:r>
    </w:p>
    <w:p w:rsidR="00000000" w:rsidDel="00000000" w:rsidP="00000000" w:rsidRDefault="00000000" w:rsidRPr="00000000" w14:paraId="0000029F">
      <w:pPr>
        <w:pageBreakBefore w:val="0"/>
        <w:jc w:val="center"/>
        <w:rPr/>
      </w:pPr>
      <w:r w:rsidDel="00000000" w:rsidR="00000000" w:rsidRPr="00000000">
        <w:rPr>
          <w:rtl w:val="0"/>
        </w:rPr>
      </w:r>
    </w:p>
    <w:p w:rsidR="00000000" w:rsidDel="00000000" w:rsidP="00000000" w:rsidRDefault="00000000" w:rsidRPr="00000000" w14:paraId="000002A0">
      <w:pPr>
        <w:pageBreakBefore w:val="0"/>
        <w:jc w:val="both"/>
        <w:rPr/>
      </w:pPr>
      <w:r w:rsidDel="00000000" w:rsidR="00000000" w:rsidRPr="00000000">
        <w:rPr>
          <w:b w:val="1"/>
          <w:bCs w:val="1"/>
          <w:rtl w:val="0"/>
        </w:rPr>
        <w:t xml:space="preserve">4.2 Budgeted Industry Development Strategy and Interpretation</w:t>
      </w:r>
      <w:r w:rsidDel="00000000" w:rsidR="00000000" w:rsidRPr="00000000">
        <w:rPr>
          <w:rtl w:val="0"/>
        </w:rPr>
      </w:r>
    </w:p>
    <w:p w:rsidR="00000000" w:rsidDel="00000000" w:rsidP="00000000" w:rsidRDefault="00000000" w:rsidRPr="00000000" w14:paraId="000002A1">
      <w:pPr>
        <w:pageBreakBefore w:val="0"/>
        <w:jc w:val="both"/>
        <w:rPr/>
      </w:pPr>
      <w:commentRangeStart w:id="382"/>
      <w:r w:rsidDel="00000000" w:rsidR="00000000" w:rsidRPr="00000000">
        <w:rPr>
          <w:rtl w:val="0"/>
        </w:rPr>
        <w:t xml:space="preserve">Th</w:t>
      </w:r>
      <w:commentRangeEnd w:id="382"/>
      <w:r w:rsidDel="00000000" w:rsidR="00000000" w:rsidRPr="00000000">
        <w:commentReference w:id="382"/>
      </w:r>
      <w:r w:rsidDel="00000000" w:rsidR="00000000" w:rsidRPr="00000000">
        <w:rPr>
          <w:rtl w:val="0"/>
        </w:rPr>
        <w:t xml:space="preserve">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2A2">
      <w:pPr>
        <w:pageBreakBefore w:val="0"/>
        <w:jc w:val="both"/>
        <w:rPr/>
      </w:pPr>
      <w:r w:rsidDel="00000000" w:rsidR="00000000" w:rsidRPr="00000000">
        <w:rPr>
          <w:rtl w:val="0"/>
        </w:rPr>
      </w:r>
    </w:p>
    <w:p w:rsidR="00000000" w:rsidDel="00000000" w:rsidP="00000000" w:rsidRDefault="00000000" w:rsidRPr="00000000" w14:paraId="000002A3">
      <w:pPr>
        <w:pageBreakBefore w:val="0"/>
        <w:jc w:val="center"/>
        <w:rPr>
          <w:b w:val="0"/>
          <w:bCs w:val="0"/>
          <w:i w:val="1"/>
          <w:iCs w:val="1"/>
          <w:color w:val="444499"/>
          <w:sz w:val="20"/>
          <w:szCs w:val="20"/>
        </w:rPr>
      </w:pPr>
      <w:r w:rsidDel="00000000" w:rsidR="00000000" w:rsidRPr="00000000">
        <w:rPr/>
        <w:drawing>
          <wp:inline distB="114300" distT="114300" distL="114300" distR="114300">
            <wp:extent cx="2528888" cy="1141284"/>
            <wp:effectExtent b="0" l="0" r="0" t="0"/>
            <wp:docPr id="16"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pageBreakBefore w:val="0"/>
        <w:jc w:val="center"/>
        <w:rPr/>
      </w:pPr>
      <w:r w:rsidDel="00000000" w:rsidR="00000000" w:rsidRPr="00000000">
        <w:rPr>
          <w:rtl w:val="0"/>
        </w:rPr>
      </w:r>
    </w:p>
    <w:p w:rsidR="00000000" w:rsidDel="00000000" w:rsidP="00000000" w:rsidRDefault="00000000" w:rsidRPr="00000000" w14:paraId="000002A5">
      <w:pPr>
        <w:pageBreakBefore w:val="0"/>
        <w:spacing w:before="0" w:lineRule="auto"/>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2A6">
      <w:pPr>
        <w:pageBreakBefore w:val="0"/>
        <w:jc w:val="both"/>
        <w:rPr/>
      </w:pPr>
      <w:r w:rsidDel="00000000" w:rsidR="00000000" w:rsidRPr="00000000">
        <w:rPr>
          <w:rtl w:val="0"/>
        </w:rPr>
        <w:t xml:space="preserve"> </w:t>
      </w:r>
    </w:p>
    <w:p w:rsidR="00000000" w:rsidDel="00000000" w:rsidP="00000000" w:rsidRDefault="00000000" w:rsidRPr="00000000" w14:paraId="000002A7">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2A8">
      <w:pPr>
        <w:pageBreakBefore w:val="0"/>
        <w:jc w:val="both"/>
        <w:rPr/>
      </w:pPr>
      <w:r w:rsidDel="00000000" w:rsidR="00000000" w:rsidRPr="00000000">
        <w:rPr>
          <w:rtl w:val="0"/>
        </w:rPr>
        <w:t xml:space="preserve"> </w:t>
      </w:r>
    </w:p>
    <w:p w:rsidR="00000000" w:rsidDel="00000000" w:rsidP="00000000" w:rsidRDefault="00000000" w:rsidRPr="00000000" w14:paraId="000002A9">
      <w:pPr>
        <w:pageBreakBefore w:val="0"/>
        <w:jc w:val="both"/>
        <w:rPr/>
      </w:pPr>
      <w:r w:rsidDel="00000000" w:rsidR="00000000" w:rsidRPr="00000000">
        <w:rPr>
          <w:rtl w:val="0"/>
        </w:rPr>
        <w:t xml:space="preserve">By definition, a greedy algorithm is a kind of local search algorithm that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2AA">
      <w:pPr>
        <w:pageBreakBefore w:val="0"/>
        <w:jc w:val="center"/>
        <w:rPr>
          <w:b w:val="0"/>
          <w:bCs w:val="0"/>
          <w:i w:val="1"/>
          <w:iCs w:val="1"/>
          <w:color w:val="444499"/>
          <w:sz w:val="20"/>
          <w:szCs w:val="20"/>
        </w:rPr>
      </w:pPr>
      <w:r w:rsidDel="00000000" w:rsidR="00000000" w:rsidRPr="00000000">
        <w:rPr/>
        <w:drawing>
          <wp:inline distB="114300" distT="114300" distL="114300" distR="114300">
            <wp:extent cx="2138363" cy="718630"/>
            <wp:effectExtent b="0" l="0" r="0" t="0"/>
            <wp:docPr id="19"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2AC">
      <w:pPr>
        <w:pageBreakBefore w:val="0"/>
        <w:rPr/>
      </w:pPr>
      <w:r w:rsidDel="00000000" w:rsidR="00000000" w:rsidRPr="00000000">
        <w:rPr>
          <w:rtl w:val="0"/>
        </w:rPr>
      </w:r>
    </w:p>
    <w:p w:rsidR="00000000" w:rsidDel="00000000" w:rsidP="00000000" w:rsidRDefault="00000000" w:rsidRPr="00000000" w14:paraId="000002AD">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2AE">
      <w:pPr>
        <w:pageBreakBefore w:val="0"/>
        <w:rPr/>
      </w:pPr>
      <w:r w:rsidDel="00000000" w:rsidR="00000000" w:rsidRPr="00000000">
        <w:rPr>
          <w:rtl w:val="0"/>
        </w:rPr>
        <w:t xml:space="preserve"> </w:t>
      </w:r>
    </w:p>
    <w:p w:rsidR="00000000" w:rsidDel="00000000" w:rsidP="00000000" w:rsidRDefault="00000000" w:rsidRPr="00000000" w14:paraId="000002AF">
      <w:pPr>
        <w:pageBreakBefore w:val="0"/>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p>
    <w:p w:rsidR="00000000" w:rsidDel="00000000" w:rsidP="00000000" w:rsidRDefault="00000000" w:rsidRPr="00000000" w14:paraId="000002B0">
      <w:pPr>
        <w:pageBreakBefore w:val="0"/>
        <w:rPr/>
      </w:pPr>
      <w:r w:rsidDel="00000000" w:rsidR="00000000" w:rsidRPr="00000000">
        <w:rPr>
          <w:rtl w:val="0"/>
        </w:rPr>
      </w:r>
    </w:p>
    <w:p w:rsidR="00000000" w:rsidDel="00000000" w:rsidP="00000000" w:rsidRDefault="00000000" w:rsidRPr="00000000" w14:paraId="000002B1">
      <w:pPr>
        <w:jc w:val="both"/>
        <w:rPr>
          <w:b w:val="1"/>
          <w:bCs w:val="1"/>
        </w:rPr>
      </w:pPr>
      <w:r w:rsidDel="00000000" w:rsidR="00000000" w:rsidRPr="00000000">
        <w:rPr>
          <w:b w:val="1"/>
          <w:bCs w:val="1"/>
          <w:rtl w:val="0"/>
        </w:rPr>
        <w:t xml:space="preserve">Economic Panel</w:t>
      </w:r>
    </w:p>
    <w:p w:rsidR="00000000" w:rsidDel="00000000" w:rsidP="00000000" w:rsidRDefault="00000000" w:rsidRPr="00000000" w14:paraId="000002B2">
      <w:pPr>
        <w:jc w:val="both"/>
        <w:rPr/>
      </w:pPr>
      <w:r w:rsidDel="00000000" w:rsidR="00000000" w:rsidRPr="00000000">
        <w:rPr>
          <w:rtl w:val="0"/>
        </w:rPr>
        <w:t xml:space="preserve">As stated above, the enhanced greedy algorithm is developed mainly for solving the optimal allocation strategy. In order to visualize this allocation, an economic panel is created, consisting of a pie chart, a line chart and a table. First, a pie chart is used to show the percentage of each product in the optimal portfolio. The number located in the center of the circle denotes the heuristic growth of total export, which is also our budget. Each category in the chart has a determined percentage of the allocated budget. The lines below the pie charts show how the ECI changes during the searching process of the greedy algorithm. Even though sometimes an increase of the export by 15% or 20% does not seem reasonable to developed countries, yet it can also give a sense of how a country should develop in the long term. Eventually, the graph in the end is just for numerical explanation for the pie charts.</w:t>
      </w:r>
    </w:p>
    <w:p w:rsidR="00000000" w:rsidDel="00000000" w:rsidP="00000000" w:rsidRDefault="00000000" w:rsidRPr="00000000" w14:paraId="000002B3">
      <w:pPr>
        <w:jc w:val="both"/>
        <w:rPr/>
      </w:pPr>
      <w:r w:rsidDel="00000000" w:rsidR="00000000" w:rsidRPr="00000000">
        <w:rPr>
          <w:rtl w:val="0"/>
        </w:rPr>
      </w:r>
    </w:p>
    <w:p w:rsidR="00000000" w:rsidDel="00000000" w:rsidP="00000000" w:rsidRDefault="00000000" w:rsidRPr="00000000" w14:paraId="000002B4">
      <w:pPr>
        <w:pageBreakBefore w:val="0"/>
        <w:jc w:val="both"/>
        <w:rPr>
          <w:b w:val="1"/>
          <w:bCs w:val="1"/>
        </w:rPr>
      </w:pPr>
      <w:r w:rsidDel="00000000" w:rsidR="00000000" w:rsidRPr="00000000">
        <w:rPr>
          <w:rtl w:val="0"/>
        </w:rPr>
      </w:r>
    </w:p>
    <w:p w:rsidR="00000000" w:rsidDel="00000000" w:rsidP="00000000" w:rsidRDefault="00000000" w:rsidRPr="00000000" w14:paraId="000002B5">
      <w:pPr>
        <w:pageBreakBefore w:val="0"/>
        <w:jc w:val="both"/>
        <w:rPr>
          <w:b w:val="1"/>
          <w:bCs w:val="1"/>
        </w:rPr>
      </w:pPr>
      <w:r w:rsidDel="00000000" w:rsidR="00000000" w:rsidRPr="00000000">
        <w:rPr>
          <w:rtl w:val="0"/>
        </w:rPr>
      </w:r>
    </w:p>
    <w:p w:rsidR="00000000" w:rsidDel="00000000" w:rsidP="00000000" w:rsidRDefault="00000000" w:rsidRPr="00000000" w14:paraId="000002B6">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2B7">
      <w:pPr>
        <w:pageBreakBefore w:val="0"/>
        <w:jc w:val="both"/>
        <w:rPr/>
      </w:pPr>
      <w:r w:rsidDel="00000000" w:rsidR="00000000" w:rsidRPr="00000000">
        <w:rPr>
          <w:rtl w:val="0"/>
        </w:rPr>
        <w:t xml:space="preserve">For the purpose of a clear explanation of the line charts, we label all the products in Table 7. Please refer to this table when trying to understand the investment trajectories in the line charts.</w:t>
      </w:r>
    </w:p>
    <w:p w:rsidR="00000000" w:rsidDel="00000000" w:rsidP="00000000" w:rsidRDefault="00000000" w:rsidRPr="00000000" w14:paraId="000002B8">
      <w:pPr>
        <w:pageBreakBefore w:val="0"/>
        <w:jc w:val="both"/>
        <w:rPr/>
      </w:pPr>
      <w:r w:rsidDel="00000000" w:rsidR="00000000" w:rsidRPr="00000000">
        <w:rPr>
          <w:rtl w:val="0"/>
        </w:rPr>
      </w:r>
    </w:p>
    <w:tbl>
      <w:tblPr>
        <w:tblStyle w:val="Table13"/>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9">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A">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2DF">
      <w:pPr>
        <w:pageBreakBefore w:val="0"/>
        <w:jc w:val="center"/>
        <w:rPr>
          <w:sz w:val="22"/>
          <w:szCs w:val="22"/>
        </w:rPr>
      </w:pPr>
      <w:r w:rsidDel="00000000" w:rsidR="00000000" w:rsidRPr="00000000">
        <w:rPr>
          <w:sz w:val="22"/>
          <w:szCs w:val="22"/>
          <w:rtl w:val="0"/>
        </w:rPr>
        <w:t xml:space="preserve">Table 7. Products Labeling</w:t>
      </w:r>
    </w:p>
    <w:p w:rsidR="00000000" w:rsidDel="00000000" w:rsidP="00000000" w:rsidRDefault="00000000" w:rsidRPr="00000000" w14:paraId="000002E0">
      <w:pPr>
        <w:pageBreakBefore w:val="0"/>
        <w:jc w:val="center"/>
        <w:rPr/>
      </w:pPr>
      <w:r w:rsidDel="00000000" w:rsidR="00000000" w:rsidRPr="00000000">
        <w:rPr>
          <w:rtl w:val="0"/>
        </w:rPr>
      </w:r>
    </w:p>
    <w:p w:rsidR="00000000" w:rsidDel="00000000" w:rsidP="00000000" w:rsidRDefault="00000000" w:rsidRPr="00000000" w14:paraId="000002E1">
      <w:pPr>
        <w:pageBreakBefore w:val="0"/>
        <w:jc w:val="both"/>
        <w:rPr/>
      </w:pPr>
      <w:r w:rsidDel="00000000" w:rsidR="00000000" w:rsidRPr="00000000">
        <w:rPr>
          <w:rtl w:val="0"/>
        </w:rPr>
        <w:t xml:space="preserve">Figures 4a-4c show an</w:t>
      </w:r>
      <w:r w:rsidDel="00000000" w:rsidR="00000000" w:rsidRPr="00000000">
        <w:rPr>
          <w:rtl w:val="0"/>
        </w:rPr>
        <w:t xml:space="preserve"> economic panel fo</w:t>
      </w:r>
      <w:r w:rsidDel="00000000" w:rsidR="00000000" w:rsidRPr="00000000">
        <w:rPr>
          <w:rtl w:val="0"/>
        </w:rPr>
        <w:t xml:space="preserve">r </w:t>
      </w:r>
      <w:commentRangeStart w:id="383"/>
      <w:r w:rsidDel="00000000" w:rsidR="00000000" w:rsidRPr="00000000">
        <w:rPr>
          <w:rtl w:val="0"/>
        </w:rPr>
        <w:t xml:space="preserve">[Country]</w:t>
      </w:r>
      <w:commentRangeEnd w:id="383"/>
      <w:r w:rsidDel="00000000" w:rsidR="00000000" w:rsidRPr="00000000">
        <w:commentReference w:id="383"/>
      </w:r>
      <w:r w:rsidDel="00000000" w:rsidR="00000000" w:rsidRPr="00000000">
        <w:rPr>
          <w:rtl w:val="0"/>
        </w:rPr>
        <w:t xml:space="preserve"> in 2013, 2018, and 2021. We can see that for different percentages of heuristic total export growth, the ECIs of </w:t>
      </w:r>
      <w:commentRangeStart w:id="384"/>
      <w:r w:rsidDel="00000000" w:rsidR="00000000" w:rsidRPr="00000000">
        <w:rPr>
          <w:rtl w:val="0"/>
        </w:rPr>
        <w:t xml:space="preserve">[Country]</w:t>
      </w:r>
      <w:commentRangeEnd w:id="384"/>
      <w:r w:rsidDel="00000000" w:rsidR="00000000" w:rsidRPr="00000000">
        <w:commentReference w:id="384"/>
      </w:r>
      <w:r w:rsidDel="00000000" w:rsidR="00000000" w:rsidRPr="00000000">
        <w:rPr>
          <w:rtl w:val="0"/>
        </w:rPr>
        <w:t xml:space="preserve"> actually have different increments. </w:t>
      </w:r>
      <w:commentRangeStart w:id="385"/>
      <w:r w:rsidDel="00000000" w:rsidR="00000000" w:rsidRPr="00000000">
        <w:rPr>
          <w:rtl w:val="0"/>
        </w:rPr>
        <w:t xml:space="preserve">[Discuss the patterns observed in the Indicator increments and provide specific values for each case]</w:t>
      </w:r>
      <w:commentRangeEnd w:id="385"/>
      <w:r w:rsidDel="00000000" w:rsidR="00000000" w:rsidRPr="00000000">
        <w:commentReference w:id="385"/>
      </w:r>
      <w:r w:rsidDel="00000000" w:rsidR="00000000" w:rsidRPr="00000000">
        <w:rPr>
          <w:rtl w:val="0"/>
        </w:rPr>
        <w:t xml:space="preserve">.</w:t>
      </w:r>
    </w:p>
    <w:p w:rsidR="00000000" w:rsidDel="00000000" w:rsidP="00000000" w:rsidRDefault="00000000" w:rsidRPr="00000000" w14:paraId="000002E2">
      <w:pPr>
        <w:pageBreakBefore w:val="0"/>
        <w:jc w:val="both"/>
        <w:rPr/>
      </w:pPr>
      <w:r w:rsidDel="00000000" w:rsidR="00000000" w:rsidRPr="00000000">
        <w:rPr>
          <w:rtl w:val="0"/>
        </w:rPr>
        <w:t xml:space="preserve"> </w:t>
      </w:r>
    </w:p>
    <w:p w:rsidR="00000000" w:rsidDel="00000000" w:rsidP="00000000" w:rsidRDefault="00000000" w:rsidRPr="00000000" w14:paraId="000002E3">
      <w:pPr>
        <w:pageBreakBefore w:val="0"/>
        <w:jc w:val="both"/>
        <w:rPr/>
      </w:pPr>
      <w:r w:rsidDel="00000000" w:rsidR="00000000" w:rsidRPr="00000000">
        <w:rPr>
          <w:rtl w:val="0"/>
        </w:rPr>
        <w:t xml:space="preserve">For 2013, in the case of 5 percent export growth, </w:t>
      </w:r>
      <w:commentRangeStart w:id="386"/>
      <w:r w:rsidDel="00000000" w:rsidR="00000000" w:rsidRPr="00000000">
        <w:rPr>
          <w:rtl w:val="0"/>
        </w:rPr>
        <w:t xml:space="preserve">[Industry 1]</w:t>
      </w:r>
      <w:commentRangeEnd w:id="386"/>
      <w:r w:rsidDel="00000000" w:rsidR="00000000" w:rsidRPr="00000000">
        <w:commentReference w:id="386"/>
      </w:r>
      <w:r w:rsidDel="00000000" w:rsidR="00000000" w:rsidRPr="00000000">
        <w:rPr>
          <w:rtl w:val="0"/>
        </w:rPr>
        <w:t xml:space="preserve"> is one of the main components. With a budget of 10 percent export growth, </w:t>
      </w:r>
      <w:commentRangeStart w:id="387"/>
      <w:r w:rsidDel="00000000" w:rsidR="00000000" w:rsidRPr="00000000">
        <w:rPr>
          <w:rtl w:val="0"/>
        </w:rPr>
        <w:t xml:space="preserve">[Industry 2]</w:t>
      </w:r>
      <w:commentRangeEnd w:id="387"/>
      <w:r w:rsidDel="00000000" w:rsidR="00000000" w:rsidRPr="00000000">
        <w:commentReference w:id="387"/>
      </w:r>
      <w:r w:rsidDel="00000000" w:rsidR="00000000" w:rsidRPr="00000000">
        <w:rPr>
          <w:rtl w:val="0"/>
        </w:rPr>
        <w:t xml:space="preserve"> and </w:t>
      </w:r>
      <w:commentRangeStart w:id="388"/>
      <w:r w:rsidDel="00000000" w:rsidR="00000000" w:rsidRPr="00000000">
        <w:rPr>
          <w:rtl w:val="0"/>
        </w:rPr>
        <w:t xml:space="preserve">[Industry 3]</w:t>
      </w:r>
      <w:commentRangeEnd w:id="388"/>
      <w:r w:rsidDel="00000000" w:rsidR="00000000" w:rsidRPr="00000000">
        <w:commentReference w:id="388"/>
      </w:r>
      <w:r w:rsidDel="00000000" w:rsidR="00000000" w:rsidRPr="00000000">
        <w:rPr>
          <w:rtl w:val="0"/>
        </w:rPr>
        <w:t xml:space="preserve"> account for most of the portfolio. </w:t>
      </w:r>
      <w:commentRangeStart w:id="389"/>
      <w:r w:rsidDel="00000000" w:rsidR="00000000" w:rsidRPr="00000000">
        <w:rPr>
          <w:rtl w:val="0"/>
        </w:rPr>
        <w:t xml:space="preserve">[Discuss patterns observed in the Indicator improvement trajectories and the investment portfolio for each case]</w:t>
      </w:r>
      <w:commentRangeEnd w:id="389"/>
      <w:r w:rsidDel="00000000" w:rsidR="00000000" w:rsidRPr="00000000">
        <w:commentReference w:id="389"/>
      </w:r>
      <w:r w:rsidDel="00000000" w:rsidR="00000000" w:rsidRPr="00000000">
        <w:rPr>
          <w:rtl w:val="0"/>
        </w:rPr>
        <w:t xml:space="preserve">. A more detailed numerical representation of the portfolio is shown in Table 8a. </w:t>
      </w:r>
    </w:p>
    <w:p w:rsidR="00000000" w:rsidDel="00000000" w:rsidP="00000000" w:rsidRDefault="00000000" w:rsidRPr="00000000" w14:paraId="000002E4">
      <w:pPr>
        <w:pageBreakBefore w:val="0"/>
        <w:jc w:val="both"/>
        <w:rPr>
          <w:b w:val="0"/>
          <w:bCs w:val="0"/>
          <w:i w:val="1"/>
          <w:iCs w:val="1"/>
          <w:color w:val="444499"/>
          <w:sz w:val="20"/>
          <w:szCs w:val="20"/>
        </w:rPr>
      </w:pPr>
      <w:r w:rsidDel="00000000" w:rsidR="00000000" w:rsidRPr="00000000">
        <w:rPr/>
        <w:drawing>
          <wp:inline distB="114300" distT="114300" distL="114300" distR="114300">
            <wp:extent cx="5887890" cy="2005013"/>
            <wp:effectExtent b="0" l="0" r="0" t="0"/>
            <wp:docPr id="18" name="image25.png"/>
            <a:graphic>
              <a:graphicData uri="http://schemas.openxmlformats.org/drawingml/2006/picture">
                <pic:pic>
                  <pic:nvPicPr>
                    <pic:cNvPr id="0" name="image25.png"/>
                    <pic:cNvPicPr preferRelativeResize="0"/>
                  </pic:nvPicPr>
                  <pic:blipFill>
                    <a:blip r:embed="rId17"/>
                    <a:srcRect b="0" l="0" r="0" t="0"/>
                    <a:stretch>
                      <a:fillRect/>
                    </a:stretch>
                  </pic:blipFill>
                  <pic:spPr>
                    <a:xfrm>
                      <a:off x="0" y="0"/>
                      <a:ext cx="5887890" cy="2005013"/>
                    </a:xfrm>
                    <a:prstGeom prst="rect"/>
                    <a:ln/>
                  </pic:spPr>
                </pic:pic>
              </a:graphicData>
            </a:graphic>
          </wp:inline>
        </w:drawing>
      </w:r>
      <w:r w:rsidDel="00000000" w:rsidR="00000000" w:rsidRPr="00000000">
        <w:rPr/>
        <w:drawing>
          <wp:inline distB="114300" distT="114300" distL="114300" distR="114300">
            <wp:extent cx="5705475" cy="1562100"/>
            <wp:effectExtent b="0" l="0" r="0" t="0"/>
            <wp:docPr id="26" name="image22.png"/>
            <a:graphic>
              <a:graphicData uri="http://schemas.openxmlformats.org/drawingml/2006/picture">
                <pic:pic>
                  <pic:nvPicPr>
                    <pic:cNvPr id="0" name="image22.png"/>
                    <pic:cNvPicPr preferRelativeResize="0"/>
                  </pic:nvPicPr>
                  <pic:blipFill>
                    <a:blip r:embed="rId18"/>
                    <a:srcRect b="8293" l="2824" r="0" t="13780"/>
                    <a:stretch>
                      <a:fillRect/>
                    </a:stretch>
                  </pic:blipFill>
                  <pic:spPr>
                    <a:xfrm>
                      <a:off x="0" y="0"/>
                      <a:ext cx="5705475"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pageBreakBefore w:val="0"/>
        <w:jc w:val="both"/>
        <w:rPr/>
      </w:pPr>
      <w:r w:rsidDel="00000000" w:rsidR="00000000" w:rsidRPr="00000000">
        <w:rPr>
          <w:rtl w:val="0"/>
        </w:rPr>
      </w:r>
    </w:p>
    <w:p w:rsidR="00000000" w:rsidDel="00000000" w:rsidP="00000000" w:rsidRDefault="00000000" w:rsidRPr="00000000" w14:paraId="000002E6">
      <w:pPr>
        <w:pageBreakBefore w:val="0"/>
        <w:jc w:val="center"/>
        <w:rPr>
          <w:sz w:val="22"/>
          <w:szCs w:val="22"/>
        </w:rPr>
      </w:pPr>
      <w:r w:rsidDel="00000000" w:rsidR="00000000" w:rsidRPr="00000000">
        <w:rPr>
          <w:sz w:val="22"/>
          <w:szCs w:val="22"/>
          <w:rtl w:val="0"/>
        </w:rPr>
        <w:t xml:space="preserve">Figure 4a. Greedy-Based ECI Improvement Results of </w:t>
      </w:r>
      <w:commentRangeStart w:id="390"/>
      <w:r w:rsidDel="00000000" w:rsidR="00000000" w:rsidRPr="00000000">
        <w:rPr>
          <w:sz w:val="22"/>
          <w:szCs w:val="22"/>
          <w:rtl w:val="0"/>
        </w:rPr>
        <w:t xml:space="preserve">[Country]</w:t>
      </w:r>
      <w:commentRangeEnd w:id="390"/>
      <w:r w:rsidDel="00000000" w:rsidR="00000000" w:rsidRPr="00000000">
        <w:commentReference w:id="390"/>
      </w:r>
      <w:r w:rsidDel="00000000" w:rsidR="00000000" w:rsidRPr="00000000">
        <w:rPr>
          <w:sz w:val="22"/>
          <w:szCs w:val="22"/>
          <w:rtl w:val="0"/>
        </w:rPr>
        <w:t xml:space="preserve"> with Different Budgets (2013)</w:t>
      </w:r>
    </w:p>
    <w:p w:rsidR="00000000" w:rsidDel="00000000" w:rsidP="00000000" w:rsidRDefault="00000000" w:rsidRPr="00000000" w14:paraId="000002E7">
      <w:pPr>
        <w:jc w:val="center"/>
        <w:rPr/>
      </w:pPr>
      <w:r w:rsidDel="00000000" w:rsidR="00000000" w:rsidRPr="00000000">
        <w:rPr>
          <w:rtl w:val="0"/>
        </w:rPr>
      </w:r>
    </w:p>
    <w:tbl>
      <w:tblPr>
        <w:tblStyle w:val="Table14"/>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2E8">
            <w:pPr>
              <w:jc w:val="center"/>
              <w:rPr>
                <w:sz w:val="20"/>
                <w:szCs w:val="20"/>
              </w:rPr>
            </w:pPr>
            <w:commentRangeStart w:id="391"/>
            <w:r w:rsidDel="00000000" w:rsidR="00000000" w:rsidRPr="00000000">
              <w:rPr>
                <w:b w:val="1"/>
                <w:bCs w:val="1"/>
                <w:sz w:val="20"/>
                <w:szCs w:val="20"/>
                <w:rtl w:val="0"/>
              </w:rPr>
              <w:t xml:space="preserve">[Country]</w:t>
            </w:r>
            <w:commentRangeEnd w:id="391"/>
            <w:r w:rsidDel="00000000" w:rsidR="00000000" w:rsidRPr="00000000">
              <w:commentReference w:id="391"/>
            </w:r>
            <w:r w:rsidDel="00000000" w:rsidR="00000000" w:rsidRPr="00000000">
              <w:rPr>
                <w:b w:val="1"/>
                <w:bCs w:val="1"/>
                <w:sz w:val="20"/>
                <w:szCs w:val="20"/>
                <w:rtl w:val="0"/>
              </w:rPr>
              <w:t xml:space="preserve"> (2013)</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D">
            <w:pPr>
              <w:widowControl w:val="0"/>
              <w:spacing w:line="276" w:lineRule="auto"/>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EE">
            <w:pPr>
              <w:jc w:val="center"/>
              <w:rPr>
                <w:sz w:val="20"/>
                <w:szCs w:val="20"/>
              </w:rPr>
            </w:pPr>
            <w:commentRangeStart w:id="392"/>
            <w:r w:rsidDel="00000000" w:rsidR="00000000" w:rsidRPr="00000000">
              <w:rPr>
                <w:b w:val="1"/>
                <w:bCs w:val="1"/>
                <w:sz w:val="20"/>
                <w:szCs w:val="20"/>
                <w:rtl w:val="0"/>
              </w:rPr>
              <w:t xml:space="preserve">[V]</w:t>
            </w:r>
            <w:commentRangeEnd w:id="392"/>
            <w:r w:rsidDel="00000000" w:rsidR="00000000" w:rsidRPr="00000000">
              <w:commentReference w:id="392"/>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2">
            <w:pPr>
              <w:widowControl w:val="0"/>
              <w:spacing w:line="276" w:lineRule="auto"/>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3">
            <w:pPr>
              <w:widowControl w:val="0"/>
              <w:spacing w:line="276" w:lineRule="auto"/>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4">
            <w:pPr>
              <w:widowControl w:val="0"/>
              <w:spacing w:line="276" w:lineRule="auto"/>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5">
            <w:pPr>
              <w:widowControl w:val="0"/>
              <w:spacing w:line="276" w:lineRule="auto"/>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6">
            <w:pPr>
              <w:widowControl w:val="0"/>
              <w:spacing w:line="276" w:lineRule="auto"/>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7">
            <w:pPr>
              <w:widowControl w:val="0"/>
              <w:spacing w:line="276" w:lineRule="auto"/>
              <w:rPr>
                <w:sz w:val="20"/>
                <w:szCs w:val="20"/>
              </w:rPr>
            </w:pPr>
            <w:commentRangeStart w:id="393"/>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8">
            <w:pPr>
              <w:widowControl w:val="0"/>
              <w:spacing w:line="276" w:lineRule="auto"/>
              <w:rPr>
                <w:sz w:val="20"/>
                <w:szCs w:val="20"/>
              </w:rPr>
            </w:pPr>
            <w:commentRangeEnd w:id="393"/>
            <w:r w:rsidDel="00000000" w:rsidR="00000000" w:rsidRPr="00000000">
              <w:commentReference w:id="393"/>
            </w:r>
            <w:commentRangeStart w:id="394"/>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A">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2FB">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2FC">
            <w:pPr>
              <w:widowControl w:val="0"/>
              <w:spacing w:line="276" w:lineRule="auto"/>
              <w:rPr>
                <w:sz w:val="20"/>
                <w:szCs w:val="20"/>
              </w:rPr>
            </w:pPr>
            <w:commentRangeEnd w:id="394"/>
            <w:r w:rsidDel="00000000" w:rsidR="00000000" w:rsidRPr="00000000">
              <w:commentReference w:id="394"/>
            </w:r>
            <w:commentRangeStart w:id="395"/>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D">
            <w:pPr>
              <w:widowControl w:val="0"/>
              <w:spacing w:line="276" w:lineRule="auto"/>
              <w:rPr>
                <w:sz w:val="20"/>
                <w:szCs w:val="20"/>
              </w:rPr>
            </w:pPr>
            <w:commentRangeEnd w:id="395"/>
            <w:r w:rsidDel="00000000" w:rsidR="00000000" w:rsidRPr="00000000">
              <w:commentReference w:id="395"/>
            </w:r>
            <w:commentRangeStart w:id="396"/>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E">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2FF">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0">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1">
            <w:pPr>
              <w:widowControl w:val="0"/>
              <w:spacing w:line="276" w:lineRule="auto"/>
              <w:rPr>
                <w:sz w:val="20"/>
                <w:szCs w:val="20"/>
              </w:rPr>
            </w:pPr>
            <w:commentRangeEnd w:id="396"/>
            <w:r w:rsidDel="00000000" w:rsidR="00000000" w:rsidRPr="00000000">
              <w:commentReference w:id="396"/>
            </w:r>
            <w:commentRangeStart w:id="397"/>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2">
            <w:pPr>
              <w:widowControl w:val="0"/>
              <w:spacing w:line="276" w:lineRule="auto"/>
              <w:rPr>
                <w:sz w:val="20"/>
                <w:szCs w:val="20"/>
              </w:rPr>
            </w:pPr>
            <w:commentRangeEnd w:id="397"/>
            <w:r w:rsidDel="00000000" w:rsidR="00000000" w:rsidRPr="00000000">
              <w:commentReference w:id="397"/>
            </w:r>
            <w:commentRangeStart w:id="398"/>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3">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4">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5">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6">
            <w:pPr>
              <w:widowControl w:val="0"/>
              <w:spacing w:line="276" w:lineRule="auto"/>
              <w:rPr>
                <w:sz w:val="20"/>
                <w:szCs w:val="20"/>
              </w:rPr>
            </w:pPr>
            <w:commentRangeEnd w:id="398"/>
            <w:r w:rsidDel="00000000" w:rsidR="00000000" w:rsidRPr="00000000">
              <w:commentReference w:id="398"/>
            </w:r>
            <w:commentRangeStart w:id="399"/>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7">
            <w:pPr>
              <w:widowControl w:val="0"/>
              <w:spacing w:line="276" w:lineRule="auto"/>
              <w:rPr>
                <w:sz w:val="20"/>
                <w:szCs w:val="20"/>
              </w:rPr>
            </w:pPr>
            <w:commentRangeEnd w:id="399"/>
            <w:r w:rsidDel="00000000" w:rsidR="00000000" w:rsidRPr="00000000">
              <w:commentReference w:id="399"/>
            </w:r>
            <w:commentRangeStart w:id="400"/>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8">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9">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0A">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B">
            <w:pPr>
              <w:widowControl w:val="0"/>
              <w:spacing w:line="276" w:lineRule="auto"/>
              <w:rPr>
                <w:sz w:val="20"/>
                <w:szCs w:val="20"/>
              </w:rPr>
            </w:pPr>
            <w:commentRangeEnd w:id="400"/>
            <w:r w:rsidDel="00000000" w:rsidR="00000000" w:rsidRPr="00000000">
              <w:commentReference w:id="400"/>
            </w:r>
            <w:commentRangeStart w:id="401"/>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C">
            <w:pPr>
              <w:widowControl w:val="0"/>
              <w:spacing w:line="276" w:lineRule="auto"/>
              <w:rPr>
                <w:sz w:val="20"/>
                <w:szCs w:val="20"/>
              </w:rPr>
            </w:pPr>
            <w:commentRangeEnd w:id="401"/>
            <w:r w:rsidDel="00000000" w:rsidR="00000000" w:rsidRPr="00000000">
              <w:commentReference w:id="401"/>
            </w:r>
            <w:commentRangeStart w:id="402"/>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D">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E">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0F">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0">
            <w:pPr>
              <w:widowControl w:val="0"/>
              <w:spacing w:line="276" w:lineRule="auto"/>
              <w:rPr>
                <w:sz w:val="20"/>
                <w:szCs w:val="20"/>
              </w:rPr>
            </w:pPr>
            <w:commentRangeEnd w:id="402"/>
            <w:r w:rsidDel="00000000" w:rsidR="00000000" w:rsidRPr="00000000">
              <w:commentReference w:id="402"/>
            </w:r>
            <w:commentRangeStart w:id="403"/>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1">
            <w:pPr>
              <w:widowControl w:val="0"/>
              <w:spacing w:line="276" w:lineRule="auto"/>
              <w:rPr>
                <w:sz w:val="20"/>
                <w:szCs w:val="20"/>
              </w:rPr>
            </w:pPr>
            <w:commentRangeEnd w:id="403"/>
            <w:r w:rsidDel="00000000" w:rsidR="00000000" w:rsidRPr="00000000">
              <w:commentReference w:id="403"/>
            </w:r>
            <w:commentRangeStart w:id="404"/>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1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5">
            <w:pPr>
              <w:widowControl w:val="0"/>
              <w:spacing w:line="276" w:lineRule="auto"/>
              <w:rPr>
                <w:b w:val="1"/>
                <w:bCs w:val="1"/>
                <w:sz w:val="20"/>
                <w:szCs w:val="20"/>
              </w:rPr>
            </w:pPr>
            <w:commentRangeEnd w:id="404"/>
            <w:r w:rsidDel="00000000" w:rsidR="00000000" w:rsidRPr="00000000">
              <w:commentReference w:id="404"/>
            </w: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6">
            <w:pPr>
              <w:widowControl w:val="0"/>
              <w:spacing w:line="276" w:lineRule="auto"/>
              <w:rPr>
                <w:b w:val="1"/>
                <w:bCs w:val="1"/>
                <w:sz w:val="20"/>
                <w:szCs w:val="20"/>
              </w:rPr>
            </w:pPr>
            <w:commentRangeStart w:id="405"/>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7">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8">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19">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1A">
      <w:pPr>
        <w:jc w:val="center"/>
        <w:rPr>
          <w:sz w:val="22"/>
          <w:szCs w:val="22"/>
        </w:rPr>
      </w:pPr>
      <w:commentRangeEnd w:id="405"/>
      <w:r w:rsidDel="00000000" w:rsidR="00000000" w:rsidRPr="00000000">
        <w:commentReference w:id="405"/>
      </w:r>
      <w:r w:rsidDel="00000000" w:rsidR="00000000" w:rsidRPr="00000000">
        <w:rPr>
          <w:sz w:val="22"/>
          <w:szCs w:val="22"/>
          <w:rtl w:val="0"/>
        </w:rPr>
        <w:t xml:space="preserve">Table 8a. Portfolio of </w:t>
      </w:r>
      <w:commentRangeStart w:id="406"/>
      <w:r w:rsidDel="00000000" w:rsidR="00000000" w:rsidRPr="00000000">
        <w:rPr>
          <w:sz w:val="22"/>
          <w:szCs w:val="22"/>
          <w:rtl w:val="0"/>
        </w:rPr>
        <w:t xml:space="preserve">[Country]</w:t>
      </w:r>
      <w:commentRangeEnd w:id="406"/>
      <w:r w:rsidDel="00000000" w:rsidR="00000000" w:rsidRPr="00000000">
        <w:commentReference w:id="406"/>
      </w:r>
      <w:r w:rsidDel="00000000" w:rsidR="00000000" w:rsidRPr="00000000">
        <w:rPr>
          <w:sz w:val="22"/>
          <w:szCs w:val="22"/>
          <w:rtl w:val="0"/>
        </w:rPr>
        <w:t xml:space="preserve"> (2013)</w:t>
      </w:r>
    </w:p>
    <w:p w:rsidR="00000000" w:rsidDel="00000000" w:rsidP="00000000" w:rsidRDefault="00000000" w:rsidRPr="00000000" w14:paraId="0000031B">
      <w:pPr>
        <w:pageBreakBefore w:val="0"/>
        <w:jc w:val="both"/>
        <w:rPr/>
      </w:pPr>
      <w:r w:rsidDel="00000000" w:rsidR="00000000" w:rsidRPr="00000000">
        <w:rPr>
          <w:rtl w:val="0"/>
        </w:rPr>
      </w:r>
    </w:p>
    <w:p w:rsidR="00000000" w:rsidDel="00000000" w:rsidP="00000000" w:rsidRDefault="00000000" w:rsidRPr="00000000" w14:paraId="0000031C">
      <w:pPr>
        <w:pageBreakBefore w:val="0"/>
        <w:jc w:val="both"/>
        <w:rPr/>
      </w:pPr>
      <w:r w:rsidDel="00000000" w:rsidR="00000000" w:rsidRPr="00000000">
        <w:rPr>
          <w:rtl w:val="0"/>
        </w:rPr>
        <w:t xml:space="preserve">For further suggestions on </w:t>
      </w:r>
      <w:commentRangeStart w:id="407"/>
      <w:r w:rsidDel="00000000" w:rsidR="00000000" w:rsidRPr="00000000">
        <w:rPr>
          <w:rtl w:val="0"/>
        </w:rPr>
        <w:t xml:space="preserve">[Country]</w:t>
      </w:r>
      <w:commentRangeEnd w:id="407"/>
      <w:r w:rsidDel="00000000" w:rsidR="00000000" w:rsidRPr="00000000">
        <w:commentReference w:id="407"/>
      </w:r>
      <w:r w:rsidDel="00000000" w:rsidR="00000000" w:rsidRPr="00000000">
        <w:rPr>
          <w:rtl w:val="0"/>
        </w:rPr>
        <w:t xml:space="preserve">’s development in the future, we also offer the optimization result based on its export data in 2018. Below is the economic panel for </w:t>
      </w:r>
      <w:commentRangeStart w:id="408"/>
      <w:r w:rsidDel="00000000" w:rsidR="00000000" w:rsidRPr="00000000">
        <w:rPr>
          <w:rtl w:val="0"/>
        </w:rPr>
        <w:t xml:space="preserve">[Country]</w:t>
      </w:r>
      <w:commentRangeEnd w:id="408"/>
      <w:r w:rsidDel="00000000" w:rsidR="00000000" w:rsidRPr="00000000">
        <w:commentReference w:id="408"/>
      </w:r>
      <w:r w:rsidDel="00000000" w:rsidR="00000000" w:rsidRPr="00000000">
        <w:rPr>
          <w:rtl w:val="0"/>
        </w:rPr>
        <w:t xml:space="preserve"> in 2018. </w:t>
      </w:r>
      <w:commentRangeStart w:id="409"/>
      <w:r w:rsidDel="00000000" w:rsidR="00000000" w:rsidRPr="00000000">
        <w:rPr>
          <w:rtl w:val="0"/>
        </w:rPr>
        <w:t xml:space="preserve">[Discuss patterns observed in the Indicator improvement trajectories and the investment portfolio for each case]</w:t>
      </w:r>
      <w:commentRangeEnd w:id="409"/>
      <w:r w:rsidDel="00000000" w:rsidR="00000000" w:rsidRPr="00000000">
        <w:commentReference w:id="409"/>
      </w:r>
      <w:r w:rsidDel="00000000" w:rsidR="00000000" w:rsidRPr="00000000">
        <w:rPr>
          <w:rtl w:val="0"/>
        </w:rPr>
        <w:t xml:space="preserve">. A more detailed numerical representation of the portfolio is shown in Table 8b. </w:t>
      </w:r>
    </w:p>
    <w:p w:rsidR="00000000" w:rsidDel="00000000" w:rsidP="00000000" w:rsidRDefault="00000000" w:rsidRPr="00000000" w14:paraId="0000031D">
      <w:pPr>
        <w:pageBreakBefore w:val="0"/>
        <w:jc w:val="both"/>
        <w:rPr/>
      </w:pPr>
      <w:r w:rsidDel="00000000" w:rsidR="00000000" w:rsidRPr="00000000">
        <w:rPr>
          <w:rtl w:val="0"/>
        </w:rPr>
      </w:r>
    </w:p>
    <w:p w:rsidR="00000000" w:rsidDel="00000000" w:rsidP="00000000" w:rsidRDefault="00000000" w:rsidRPr="00000000" w14:paraId="0000031E">
      <w:pPr>
        <w:pageBreakBefore w:val="0"/>
        <w:jc w:val="both"/>
        <w:rPr/>
      </w:pPr>
      <w:r w:rsidDel="00000000" w:rsidR="00000000" w:rsidRPr="00000000">
        <w:rPr/>
        <w:drawing>
          <wp:inline distB="114300" distT="114300" distL="114300" distR="114300">
            <wp:extent cx="6040580" cy="2062163"/>
            <wp:effectExtent b="0" l="0" r="0" t="0"/>
            <wp:docPr id="23"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6040580" cy="2062163"/>
                    </a:xfrm>
                    <a:prstGeom prst="rect"/>
                    <a:ln/>
                  </pic:spPr>
                </pic:pic>
              </a:graphicData>
            </a:graphic>
          </wp:inline>
        </w:drawing>
      </w:r>
      <w:r w:rsidDel="00000000" w:rsidR="00000000" w:rsidRPr="00000000">
        <w:rPr/>
        <w:drawing>
          <wp:inline distB="114300" distT="114300" distL="114300" distR="114300">
            <wp:extent cx="5838825" cy="1581150"/>
            <wp:effectExtent b="0" l="0" r="0" t="0"/>
            <wp:docPr id="6" name="image23.png"/>
            <a:graphic>
              <a:graphicData uri="http://schemas.openxmlformats.org/drawingml/2006/picture">
                <pic:pic>
                  <pic:nvPicPr>
                    <pic:cNvPr id="0" name="image23.png"/>
                    <pic:cNvPicPr preferRelativeResize="0"/>
                  </pic:nvPicPr>
                  <pic:blipFill>
                    <a:blip r:embed="rId20"/>
                    <a:srcRect b="10732" l="3156" r="0" t="12488"/>
                    <a:stretch>
                      <a:fillRect/>
                    </a:stretch>
                  </pic:blipFill>
                  <pic:spPr>
                    <a:xfrm>
                      <a:off x="0" y="0"/>
                      <a:ext cx="5838825" cy="1581150"/>
                    </a:xfrm>
                    <a:prstGeom prst="rect"/>
                    <a:ln/>
                  </pic:spPr>
                </pic:pic>
              </a:graphicData>
            </a:graphic>
          </wp:inline>
        </w:drawing>
      </w:r>
      <w:r w:rsidDel="00000000" w:rsidR="00000000" w:rsidRPr="00000000">
        <w:rPr>
          <w:rtl w:val="0"/>
        </w:rPr>
      </w:r>
    </w:p>
    <w:p w:rsidR="00000000" w:rsidDel="00000000" w:rsidP="00000000" w:rsidRDefault="00000000" w:rsidRPr="00000000" w14:paraId="0000031F">
      <w:pPr>
        <w:jc w:val="center"/>
        <w:rPr/>
      </w:pPr>
      <w:r w:rsidDel="00000000" w:rsidR="00000000" w:rsidRPr="00000000">
        <w:rPr>
          <w:sz w:val="22"/>
          <w:szCs w:val="22"/>
          <w:rtl w:val="0"/>
        </w:rPr>
        <w:t xml:space="preserve">Figure 4b. Greedy-Based ECI Improvement Results of </w:t>
      </w:r>
      <w:commentRangeStart w:id="410"/>
      <w:r w:rsidDel="00000000" w:rsidR="00000000" w:rsidRPr="00000000">
        <w:rPr>
          <w:sz w:val="22"/>
          <w:szCs w:val="22"/>
          <w:rtl w:val="0"/>
        </w:rPr>
        <w:t xml:space="preserve">[Country]</w:t>
      </w:r>
      <w:commentRangeEnd w:id="410"/>
      <w:r w:rsidDel="00000000" w:rsidR="00000000" w:rsidRPr="00000000">
        <w:commentReference w:id="410"/>
      </w:r>
      <w:r w:rsidDel="00000000" w:rsidR="00000000" w:rsidRPr="00000000">
        <w:rPr>
          <w:sz w:val="22"/>
          <w:szCs w:val="22"/>
          <w:rtl w:val="0"/>
        </w:rPr>
        <w:t xml:space="preserve"> with Different Budgets (2018)</w:t>
      </w:r>
      <w:r w:rsidDel="00000000" w:rsidR="00000000" w:rsidRPr="00000000">
        <w:rPr>
          <w:rtl w:val="0"/>
        </w:rPr>
      </w:r>
    </w:p>
    <w:p w:rsidR="00000000" w:rsidDel="00000000" w:rsidP="00000000" w:rsidRDefault="00000000" w:rsidRPr="00000000" w14:paraId="00000320">
      <w:pPr>
        <w:jc w:val="center"/>
        <w:rPr/>
      </w:pPr>
      <w:r w:rsidDel="00000000" w:rsidR="00000000" w:rsidRPr="00000000">
        <w:rPr>
          <w:rtl w:val="0"/>
        </w:rPr>
      </w:r>
    </w:p>
    <w:tbl>
      <w:tblPr>
        <w:tblStyle w:val="Table15"/>
        <w:tblW w:w="9480.0" w:type="dxa"/>
        <w:jc w:val="center"/>
        <w:tblLayout w:type="fixed"/>
        <w:tblLook w:val="0600"/>
      </w:tblPr>
      <w:tblGrid>
        <w:gridCol w:w="2925"/>
        <w:gridCol w:w="1638.75"/>
        <w:gridCol w:w="1638.75"/>
        <w:gridCol w:w="1638.75"/>
        <w:gridCol w:w="1638.75"/>
        <w:tblGridChange w:id="0">
          <w:tblGrid>
            <w:gridCol w:w="2925"/>
            <w:gridCol w:w="1638.75"/>
            <w:gridCol w:w="1638.75"/>
            <w:gridCol w:w="1638.75"/>
            <w:gridCol w:w="1638.75"/>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555.84" w:type="dxa"/>
              <w:left w:w="-555.84" w:type="dxa"/>
              <w:bottom w:w="-555.84" w:type="dxa"/>
              <w:right w:w="-555.84" w:type="dxa"/>
            </w:tcMar>
            <w:vAlign w:val="center"/>
          </w:tcPr>
          <w:p w:rsidR="00000000" w:rsidDel="00000000" w:rsidP="00000000" w:rsidRDefault="00000000" w:rsidRPr="00000000" w14:paraId="00000321">
            <w:pPr>
              <w:jc w:val="center"/>
              <w:rPr>
                <w:sz w:val="20"/>
                <w:szCs w:val="20"/>
              </w:rPr>
            </w:pPr>
            <w:r w:rsidDel="00000000" w:rsidR="00000000" w:rsidRPr="00000000">
              <w:rPr>
                <w:b w:val="1"/>
                <w:bCs w:val="1"/>
                <w:sz w:val="20"/>
                <w:szCs w:val="20"/>
                <w:rtl w:val="0"/>
              </w:rPr>
              <w:t xml:space="preserve">[Country] (2018)</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27">
            <w:pPr>
              <w:jc w:val="center"/>
              <w:rPr>
                <w:sz w:val="20"/>
                <w:szCs w:val="20"/>
              </w:rPr>
            </w:pPr>
            <w:commentRangeStart w:id="411"/>
            <w:r w:rsidDel="00000000" w:rsidR="00000000" w:rsidRPr="00000000">
              <w:rPr>
                <w:b w:val="1"/>
                <w:bCs w:val="1"/>
                <w:sz w:val="20"/>
                <w:szCs w:val="20"/>
                <w:rtl w:val="0"/>
              </w:rPr>
              <w:t xml:space="preserve">[V]</w:t>
            </w:r>
            <w:commentRangeEnd w:id="411"/>
            <w:r w:rsidDel="00000000" w:rsidR="00000000" w:rsidRPr="00000000">
              <w:commentReference w:id="411"/>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commentRangeStart w:id="412"/>
            <w:r w:rsidDel="00000000" w:rsidR="00000000" w:rsidRPr="00000000">
              <w:rPr>
                <w:sz w:val="20"/>
                <w:szCs w:val="20"/>
                <w:rtl w:val="0"/>
              </w:rPr>
              <w:t xml:space="preserve">[Product Group *]</w:t>
            </w:r>
            <w:commentRangeEnd w:id="412"/>
            <w:r w:rsidDel="00000000" w:rsidR="00000000" w:rsidRPr="00000000">
              <w:commentReference w:id="412"/>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1">
            <w:pPr>
              <w:widowControl w:val="0"/>
              <w:spacing w:line="276" w:lineRule="auto"/>
              <w:rPr>
                <w:sz w:val="20"/>
                <w:szCs w:val="20"/>
              </w:rPr>
            </w:pPr>
            <w:commentRangeStart w:id="413"/>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2">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3">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4">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35">
            <w:pPr>
              <w:widowControl w:val="0"/>
              <w:spacing w:line="276" w:lineRule="auto"/>
              <w:rPr>
                <w:sz w:val="20"/>
                <w:szCs w:val="20"/>
              </w:rPr>
            </w:pPr>
            <w:commentRangeEnd w:id="413"/>
            <w:r w:rsidDel="00000000" w:rsidR="00000000" w:rsidRPr="00000000">
              <w:commentReference w:id="413"/>
            </w:r>
            <w:commentRangeStart w:id="414"/>
            <w:r w:rsidDel="00000000" w:rsidR="00000000" w:rsidRPr="00000000">
              <w:rPr>
                <w:sz w:val="20"/>
                <w:szCs w:val="20"/>
                <w:rtl w:val="0"/>
              </w:rPr>
              <w:t xml:space="preserve">[Product Group *]</w:t>
            </w:r>
            <w:commentRangeEnd w:id="414"/>
            <w:r w:rsidDel="00000000" w:rsidR="00000000" w:rsidRPr="00000000">
              <w:commentReference w:id="414"/>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6">
            <w:pPr>
              <w:widowControl w:val="0"/>
              <w:spacing w:line="276" w:lineRule="auto"/>
              <w:rPr>
                <w:sz w:val="20"/>
                <w:szCs w:val="20"/>
              </w:rPr>
            </w:pPr>
            <w:commentRangeStart w:id="415"/>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7">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8">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9">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A">
            <w:pPr>
              <w:widowControl w:val="0"/>
              <w:spacing w:line="276" w:lineRule="auto"/>
              <w:rPr>
                <w:sz w:val="20"/>
                <w:szCs w:val="20"/>
              </w:rPr>
            </w:pPr>
            <w:commentRangeEnd w:id="415"/>
            <w:r w:rsidDel="00000000" w:rsidR="00000000" w:rsidRPr="00000000">
              <w:commentReference w:id="415"/>
            </w:r>
            <w:commentRangeStart w:id="416"/>
            <w:r w:rsidDel="00000000" w:rsidR="00000000" w:rsidRPr="00000000">
              <w:rPr>
                <w:sz w:val="20"/>
                <w:szCs w:val="20"/>
                <w:rtl w:val="0"/>
              </w:rPr>
              <w:t xml:space="preserve">[Product Group *]</w:t>
            </w:r>
            <w:commentRangeEnd w:id="416"/>
            <w:r w:rsidDel="00000000" w:rsidR="00000000" w:rsidRPr="00000000">
              <w:commentReference w:id="416"/>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B">
            <w:pPr>
              <w:widowControl w:val="0"/>
              <w:spacing w:line="276" w:lineRule="auto"/>
              <w:rPr>
                <w:sz w:val="20"/>
                <w:szCs w:val="20"/>
              </w:rPr>
            </w:pPr>
            <w:commentRangeStart w:id="417"/>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D">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3E">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3F">
            <w:pPr>
              <w:widowControl w:val="0"/>
              <w:spacing w:line="276" w:lineRule="auto"/>
              <w:rPr>
                <w:sz w:val="20"/>
                <w:szCs w:val="20"/>
              </w:rPr>
            </w:pPr>
            <w:commentRangeEnd w:id="417"/>
            <w:r w:rsidDel="00000000" w:rsidR="00000000" w:rsidRPr="00000000">
              <w:commentReference w:id="417"/>
            </w:r>
            <w:commentRangeStart w:id="418"/>
            <w:r w:rsidDel="00000000" w:rsidR="00000000" w:rsidRPr="00000000">
              <w:rPr>
                <w:sz w:val="20"/>
                <w:szCs w:val="20"/>
                <w:rtl w:val="0"/>
              </w:rPr>
              <w:t xml:space="preserve">[Product Group *]</w:t>
            </w:r>
            <w:commentRangeEnd w:id="418"/>
            <w:r w:rsidDel="00000000" w:rsidR="00000000" w:rsidRPr="00000000">
              <w:commentReference w:id="418"/>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0">
            <w:pPr>
              <w:widowControl w:val="0"/>
              <w:spacing w:line="276" w:lineRule="auto"/>
              <w:rPr>
                <w:sz w:val="20"/>
                <w:szCs w:val="20"/>
              </w:rPr>
            </w:pPr>
            <w:commentRangeStart w:id="419"/>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2">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3">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4">
            <w:pPr>
              <w:widowControl w:val="0"/>
              <w:spacing w:line="276" w:lineRule="auto"/>
              <w:rPr>
                <w:sz w:val="20"/>
                <w:szCs w:val="20"/>
              </w:rPr>
            </w:pPr>
            <w:commentRangeEnd w:id="419"/>
            <w:r w:rsidDel="00000000" w:rsidR="00000000" w:rsidRPr="00000000">
              <w:commentReference w:id="419"/>
            </w:r>
            <w:commentRangeStart w:id="420"/>
            <w:r w:rsidDel="00000000" w:rsidR="00000000" w:rsidRPr="00000000">
              <w:rPr>
                <w:sz w:val="20"/>
                <w:szCs w:val="20"/>
                <w:rtl w:val="0"/>
              </w:rPr>
              <w:t xml:space="preserve">[Product Group *]</w:t>
            </w:r>
            <w:commentRangeEnd w:id="420"/>
            <w:r w:rsidDel="00000000" w:rsidR="00000000" w:rsidRPr="00000000">
              <w:commentReference w:id="420"/>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5">
            <w:pPr>
              <w:widowControl w:val="0"/>
              <w:spacing w:line="276" w:lineRule="auto"/>
              <w:rPr>
                <w:sz w:val="20"/>
                <w:szCs w:val="20"/>
              </w:rPr>
            </w:pPr>
            <w:commentRangeStart w:id="421"/>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7">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8">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9">
            <w:pPr>
              <w:widowControl w:val="0"/>
              <w:spacing w:line="276" w:lineRule="auto"/>
              <w:rPr>
                <w:sz w:val="20"/>
                <w:szCs w:val="20"/>
              </w:rPr>
            </w:pPr>
            <w:commentRangeEnd w:id="421"/>
            <w:r w:rsidDel="00000000" w:rsidR="00000000" w:rsidRPr="00000000">
              <w:commentReference w:id="421"/>
            </w:r>
            <w:commentRangeStart w:id="422"/>
            <w:r w:rsidDel="00000000" w:rsidR="00000000" w:rsidRPr="00000000">
              <w:rPr>
                <w:sz w:val="20"/>
                <w:szCs w:val="20"/>
                <w:rtl w:val="0"/>
              </w:rPr>
              <w:t xml:space="preserve">[Product Group *]</w:t>
            </w:r>
            <w:commentRangeEnd w:id="422"/>
            <w:r w:rsidDel="00000000" w:rsidR="00000000" w:rsidRPr="00000000">
              <w:commentReference w:id="422"/>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A">
            <w:pPr>
              <w:widowControl w:val="0"/>
              <w:spacing w:line="276" w:lineRule="auto"/>
              <w:rPr>
                <w:sz w:val="20"/>
                <w:szCs w:val="20"/>
              </w:rPr>
            </w:pPr>
            <w:commentRangeStart w:id="423"/>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C">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4D">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E">
            <w:pPr>
              <w:widowControl w:val="0"/>
              <w:spacing w:line="276" w:lineRule="auto"/>
              <w:rPr>
                <w:sz w:val="20"/>
                <w:szCs w:val="20"/>
              </w:rPr>
            </w:pPr>
            <w:commentRangeEnd w:id="423"/>
            <w:r w:rsidDel="00000000" w:rsidR="00000000" w:rsidRPr="00000000">
              <w:commentReference w:id="423"/>
            </w:r>
            <w:commentRangeStart w:id="424"/>
            <w:r w:rsidDel="00000000" w:rsidR="00000000" w:rsidRPr="00000000">
              <w:rPr>
                <w:sz w:val="20"/>
                <w:szCs w:val="20"/>
                <w:rtl w:val="0"/>
              </w:rPr>
              <w:t xml:space="preserve">[Product Group *]</w:t>
            </w:r>
            <w:commentRangeEnd w:id="424"/>
            <w:r w:rsidDel="00000000" w:rsidR="00000000" w:rsidRPr="00000000">
              <w:commentReference w:id="424"/>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4F">
            <w:pPr>
              <w:widowControl w:val="0"/>
              <w:spacing w:line="276" w:lineRule="auto"/>
              <w:rPr>
                <w:sz w:val="20"/>
                <w:szCs w:val="20"/>
              </w:rPr>
            </w:pPr>
            <w:commentRangeStart w:id="425"/>
            <w:r w:rsidDel="00000000" w:rsidR="00000000" w:rsidRPr="00000000">
              <w:rPr>
                <w:sz w:val="20"/>
                <w:szCs w:val="20"/>
                <w:rtl w:val="0"/>
              </w:rPr>
              <w:t xml:space="preserve">[A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1">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2">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555.84" w:type="dxa"/>
              <w:left w:w="-555.84" w:type="dxa"/>
              <w:bottom w:w="-555.84" w:type="dxa"/>
              <w:right w:w="-555.84" w:type="dxa"/>
            </w:tcMar>
            <w:vAlign w:val="center"/>
          </w:tcPr>
          <w:p w:rsidR="00000000" w:rsidDel="00000000" w:rsidP="00000000" w:rsidRDefault="00000000" w:rsidRPr="00000000" w14:paraId="00000353">
            <w:pPr>
              <w:widowControl w:val="0"/>
              <w:spacing w:line="276" w:lineRule="auto"/>
              <w:rPr>
                <w:sz w:val="20"/>
                <w:szCs w:val="20"/>
              </w:rPr>
            </w:pPr>
            <w:commentRangeEnd w:id="425"/>
            <w:r w:rsidDel="00000000" w:rsidR="00000000" w:rsidRPr="00000000">
              <w:commentReference w:id="425"/>
            </w:r>
            <w:commentRangeStart w:id="426"/>
            <w:r w:rsidDel="00000000" w:rsidR="00000000" w:rsidRPr="00000000">
              <w:rPr>
                <w:sz w:val="20"/>
                <w:szCs w:val="20"/>
                <w:rtl w:val="0"/>
              </w:rPr>
              <w:t xml:space="preserve">[Product Group *]</w:t>
            </w:r>
            <w:commentRangeEnd w:id="426"/>
            <w:r w:rsidDel="00000000" w:rsidR="00000000" w:rsidRPr="00000000">
              <w:commentReference w:id="426"/>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4">
            <w:pPr>
              <w:widowControl w:val="0"/>
              <w:spacing w:line="276" w:lineRule="auto"/>
              <w:rPr>
                <w:sz w:val="20"/>
                <w:szCs w:val="20"/>
              </w:rPr>
            </w:pPr>
            <w:commentRangeStart w:id="427"/>
            <w:r w:rsidDel="00000000" w:rsidR="00000000" w:rsidRPr="00000000">
              <w:rPr>
                <w:sz w:val="20"/>
                <w:szCs w:val="20"/>
                <w:rtl w:val="0"/>
              </w:rPr>
              <w:t xml:space="preserve">[A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6">
            <w:pPr>
              <w:widowControl w:val="0"/>
              <w:spacing w:line="276" w:lineRule="auto"/>
              <w:rPr>
                <w:sz w:val="18"/>
                <w:szCs w:val="18"/>
              </w:rPr>
            </w:pPr>
            <w:r w:rsidDel="00000000" w:rsidR="00000000" w:rsidRPr="00000000">
              <w:rPr>
                <w:sz w:val="20"/>
                <w:szCs w:val="20"/>
                <w:rtl w:val="0"/>
              </w:rPr>
              <w:t xml:space="preserve">[C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57">
            <w:pPr>
              <w:widowControl w:val="0"/>
              <w:spacing w:line="276" w:lineRule="auto"/>
              <w:rPr>
                <w:sz w:val="18"/>
                <w:szCs w:val="18"/>
              </w:rPr>
            </w:pPr>
            <w:r w:rsidDel="00000000" w:rsidR="00000000" w:rsidRPr="00000000">
              <w:rPr>
                <w:sz w:val="20"/>
                <w:szCs w:val="20"/>
                <w:rtl w:val="0"/>
              </w:rPr>
              <w:t xml:space="preserve">[D *]</w:t>
            </w:r>
            <w:r w:rsidDel="00000000" w:rsidR="00000000" w:rsidRPr="00000000">
              <w:rPr>
                <w:rtl w:val="0"/>
              </w:rPr>
            </w:r>
          </w:p>
        </w:tc>
      </w:tr>
      <w:tr>
        <w:trPr>
          <w:cantSplit w:val="0"/>
          <w:trHeight w:val="225" w:hRule="atLeast"/>
          <w:tblHeader w:val="0"/>
        </w:trPr>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commentRangeEnd w:id="427"/>
            <w:r w:rsidDel="00000000" w:rsidR="00000000" w:rsidRPr="00000000">
              <w:commentReference w:id="427"/>
            </w: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9">
            <w:pPr>
              <w:widowControl w:val="0"/>
              <w:spacing w:line="276" w:lineRule="auto"/>
              <w:rPr>
                <w:b w:val="1"/>
                <w:bCs w:val="1"/>
                <w:sz w:val="20"/>
                <w:szCs w:val="20"/>
              </w:rPr>
            </w:pPr>
            <w:commentRangeStart w:id="428"/>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A">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B">
            <w:pPr>
              <w:widowControl w:val="0"/>
              <w:spacing w:line="276" w:lineRule="auto"/>
              <w:rPr>
                <w:b w:val="1"/>
                <w:bCs w:val="1"/>
                <w:sz w:val="20"/>
                <w:szCs w:val="20"/>
              </w:rPr>
            </w:pPr>
            <w:r w:rsidDel="00000000" w:rsidR="00000000" w:rsidRPr="00000000">
              <w:rPr>
                <w:b w:val="1"/>
                <w:bCs w:val="1"/>
                <w:sz w:val="20"/>
                <w:szCs w:val="20"/>
                <w:rtl w:val="0"/>
              </w:rPr>
              <w:t xml:space="preserve">[Y]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5C">
            <w:pPr>
              <w:widowControl w:val="0"/>
              <w:spacing w:line="276" w:lineRule="auto"/>
              <w:rPr>
                <w:b w:val="1"/>
                <w:bCs w:val="1"/>
                <w:sz w:val="20"/>
                <w:szCs w:val="20"/>
              </w:rPr>
            </w:pPr>
            <w:r w:rsidDel="00000000" w:rsidR="00000000" w:rsidRPr="00000000">
              <w:rPr>
                <w:b w:val="1"/>
                <w:bCs w:val="1"/>
                <w:sz w:val="20"/>
                <w:szCs w:val="20"/>
                <w:rtl w:val="0"/>
              </w:rPr>
              <w:t xml:space="preserve">[Z]</w:t>
            </w:r>
          </w:p>
        </w:tc>
      </w:tr>
    </w:tbl>
    <w:p w:rsidR="00000000" w:rsidDel="00000000" w:rsidP="00000000" w:rsidRDefault="00000000" w:rsidRPr="00000000" w14:paraId="0000035D">
      <w:pPr>
        <w:pageBreakBefore w:val="0"/>
        <w:jc w:val="center"/>
        <w:rPr>
          <w:sz w:val="22"/>
          <w:szCs w:val="22"/>
        </w:rPr>
      </w:pPr>
      <w:commentRangeEnd w:id="428"/>
      <w:r w:rsidDel="00000000" w:rsidR="00000000" w:rsidRPr="00000000">
        <w:commentReference w:id="428"/>
      </w:r>
      <w:r w:rsidDel="00000000" w:rsidR="00000000" w:rsidRPr="00000000">
        <w:rPr>
          <w:sz w:val="22"/>
          <w:szCs w:val="22"/>
          <w:rtl w:val="0"/>
        </w:rPr>
        <w:t xml:space="preserve">Table 8b. Portfolio of </w:t>
      </w:r>
      <w:commentRangeStart w:id="429"/>
      <w:r w:rsidDel="00000000" w:rsidR="00000000" w:rsidRPr="00000000">
        <w:rPr>
          <w:sz w:val="22"/>
          <w:szCs w:val="22"/>
          <w:rtl w:val="0"/>
        </w:rPr>
        <w:t xml:space="preserve">[Country]</w:t>
      </w:r>
      <w:commentRangeEnd w:id="429"/>
      <w:r w:rsidDel="00000000" w:rsidR="00000000" w:rsidRPr="00000000">
        <w:commentReference w:id="429"/>
      </w:r>
      <w:r w:rsidDel="00000000" w:rsidR="00000000" w:rsidRPr="00000000">
        <w:rPr>
          <w:sz w:val="22"/>
          <w:szCs w:val="22"/>
          <w:rtl w:val="0"/>
        </w:rPr>
        <w:t xml:space="preserve"> (2018)</w:t>
      </w:r>
    </w:p>
    <w:p w:rsidR="00000000" w:rsidDel="00000000" w:rsidP="00000000" w:rsidRDefault="00000000" w:rsidRPr="00000000" w14:paraId="0000035E">
      <w:pPr>
        <w:pageBreakBefore w:val="0"/>
        <w:rPr/>
      </w:pPr>
      <w:r w:rsidDel="00000000" w:rsidR="00000000" w:rsidRPr="00000000">
        <w:rPr>
          <w:rtl w:val="0"/>
        </w:rPr>
      </w:r>
    </w:p>
    <w:p w:rsidR="00000000" w:rsidDel="00000000" w:rsidP="00000000" w:rsidRDefault="00000000" w:rsidRPr="00000000" w14:paraId="0000035F">
      <w:pPr>
        <w:pageBreakBefore w:val="0"/>
        <w:rPr/>
      </w:pPr>
      <w:r w:rsidDel="00000000" w:rsidR="00000000" w:rsidRPr="00000000">
        <w:rPr>
          <w:rtl w:val="0"/>
        </w:rPr>
        <w:t xml:space="preserve">To compare with the performance in 2013 and 2018, we also re-examine suggested strategies f</w:t>
      </w:r>
      <w:r w:rsidDel="00000000" w:rsidR="00000000" w:rsidRPr="00000000">
        <w:rPr>
          <w:rtl w:val="0"/>
        </w:rPr>
        <w:t xml:space="preserve">or 2021</w:t>
      </w:r>
      <w:r w:rsidDel="00000000" w:rsidR="00000000" w:rsidRPr="00000000">
        <w:rPr>
          <w:rtl w:val="0"/>
        </w:rPr>
        <w:t xml:space="preserve">. </w:t>
      </w:r>
      <w:r w:rsidDel="00000000" w:rsidR="00000000" w:rsidRPr="00000000">
        <w:rPr>
          <w:rtl w:val="0"/>
        </w:rPr>
        <w:t xml:space="preserve">For 2021, </w:t>
      </w:r>
      <w:r w:rsidDel="00000000" w:rsidR="00000000" w:rsidRPr="00000000">
        <w:rPr>
          <w:rtl w:val="0"/>
        </w:rPr>
        <w:t xml:space="preserve">a 5 percent increase in export would emphasize </w:t>
      </w:r>
      <w:commentRangeStart w:id="430"/>
      <w:r w:rsidDel="00000000" w:rsidR="00000000" w:rsidRPr="00000000">
        <w:rPr>
          <w:rtl w:val="0"/>
        </w:rPr>
        <w:t xml:space="preserve">[Industry 4]</w:t>
      </w:r>
      <w:commentRangeEnd w:id="430"/>
      <w:r w:rsidDel="00000000" w:rsidR="00000000" w:rsidRPr="00000000">
        <w:commentReference w:id="430"/>
      </w:r>
      <w:r w:rsidDel="00000000" w:rsidR="00000000" w:rsidRPr="00000000">
        <w:rPr>
          <w:rtl w:val="0"/>
        </w:rPr>
        <w:t xml:space="preserve">, followed by </w:t>
      </w:r>
      <w:commentRangeStart w:id="431"/>
      <w:r w:rsidDel="00000000" w:rsidR="00000000" w:rsidRPr="00000000">
        <w:rPr>
          <w:rtl w:val="0"/>
        </w:rPr>
        <w:t xml:space="preserve">[Industry 5]</w:t>
      </w:r>
      <w:commentRangeEnd w:id="431"/>
      <w:r w:rsidDel="00000000" w:rsidR="00000000" w:rsidRPr="00000000">
        <w:commentReference w:id="431"/>
      </w:r>
      <w:r w:rsidDel="00000000" w:rsidR="00000000" w:rsidRPr="00000000">
        <w:rPr>
          <w:rtl w:val="0"/>
        </w:rPr>
        <w:t xml:space="preserve">, </w:t>
      </w:r>
      <w:commentRangeStart w:id="432"/>
      <w:r w:rsidDel="00000000" w:rsidR="00000000" w:rsidRPr="00000000">
        <w:rPr>
          <w:rtl w:val="0"/>
        </w:rPr>
        <w:t xml:space="preserve">[Industry 6]</w:t>
      </w:r>
      <w:commentRangeEnd w:id="432"/>
      <w:r w:rsidDel="00000000" w:rsidR="00000000" w:rsidRPr="00000000">
        <w:commentReference w:id="432"/>
      </w:r>
      <w:r w:rsidDel="00000000" w:rsidR="00000000" w:rsidRPr="00000000">
        <w:rPr>
          <w:rtl w:val="0"/>
        </w:rPr>
        <w:t xml:space="preserve">, </w:t>
      </w:r>
      <w:commentRangeStart w:id="433"/>
      <w:r w:rsidDel="00000000" w:rsidR="00000000" w:rsidRPr="00000000">
        <w:rPr>
          <w:rtl w:val="0"/>
        </w:rPr>
        <w:t xml:space="preserve">[Industry 7]</w:t>
      </w:r>
      <w:commentRangeEnd w:id="433"/>
      <w:r w:rsidDel="00000000" w:rsidR="00000000" w:rsidRPr="00000000">
        <w:commentReference w:id="433"/>
      </w:r>
      <w:r w:rsidDel="00000000" w:rsidR="00000000" w:rsidRPr="00000000">
        <w:rPr>
          <w:rtl w:val="0"/>
        </w:rPr>
        <w:t xml:space="preserve">, and </w:t>
      </w:r>
      <w:commentRangeStart w:id="434"/>
      <w:r w:rsidDel="00000000" w:rsidR="00000000" w:rsidRPr="00000000">
        <w:rPr>
          <w:rtl w:val="0"/>
        </w:rPr>
        <w:t xml:space="preserve">[Industry 8]</w:t>
      </w:r>
      <w:commentRangeEnd w:id="434"/>
      <w:r w:rsidDel="00000000" w:rsidR="00000000" w:rsidRPr="00000000">
        <w:commentReference w:id="434"/>
      </w:r>
      <w:r w:rsidDel="00000000" w:rsidR="00000000" w:rsidRPr="00000000">
        <w:rPr>
          <w:rtl w:val="0"/>
        </w:rPr>
        <w:t xml:space="preserve"> for 10, 15, and 20 percent export growth respectively. These strategies go in line with the suggested trajectories based on ECI. </w:t>
      </w:r>
      <w:commentRangeStart w:id="435"/>
      <w:r w:rsidDel="00000000" w:rsidR="00000000" w:rsidRPr="00000000">
        <w:rPr>
          <w:rtl w:val="0"/>
        </w:rPr>
        <w:t xml:space="preserve">[Discuss patterns observed in the Indicator improvements and the investment portfolio for each case]</w:t>
      </w:r>
      <w:commentRangeEnd w:id="435"/>
      <w:r w:rsidDel="00000000" w:rsidR="00000000" w:rsidRPr="00000000">
        <w:commentReference w:id="435"/>
      </w:r>
      <w:r w:rsidDel="00000000" w:rsidR="00000000" w:rsidRPr="00000000">
        <w:rPr>
          <w:rtl w:val="0"/>
        </w:rPr>
        <w:t xml:space="preserve">. A more detailed numerical representation of the portfolio for </w:t>
      </w:r>
      <w:commentRangeStart w:id="436"/>
      <w:r w:rsidDel="00000000" w:rsidR="00000000" w:rsidRPr="00000000">
        <w:rPr>
          <w:rtl w:val="0"/>
        </w:rPr>
        <w:t xml:space="preserve">[Country]</w:t>
      </w:r>
      <w:commentRangeEnd w:id="436"/>
      <w:r w:rsidDel="00000000" w:rsidR="00000000" w:rsidRPr="00000000">
        <w:commentReference w:id="436"/>
      </w:r>
      <w:r w:rsidDel="00000000" w:rsidR="00000000" w:rsidRPr="00000000">
        <w:rPr>
          <w:rtl w:val="0"/>
        </w:rPr>
        <w:t xml:space="preserve"> is shown in Table 8c.</w:t>
      </w:r>
    </w:p>
    <w:p w:rsidR="00000000" w:rsidDel="00000000" w:rsidP="00000000" w:rsidRDefault="00000000" w:rsidRPr="00000000" w14:paraId="00000360">
      <w:pPr>
        <w:pageBreakBefore w:val="0"/>
        <w:rPr>
          <w:sz w:val="22"/>
          <w:szCs w:val="22"/>
        </w:rPr>
      </w:pPr>
      <w:r w:rsidDel="00000000" w:rsidR="00000000" w:rsidRPr="00000000">
        <w:rPr/>
        <w:drawing>
          <wp:inline distB="114300" distT="114300" distL="114300" distR="114300">
            <wp:extent cx="5734050" cy="1952625"/>
            <wp:effectExtent b="0" l="0" r="0" t="0"/>
            <wp:docPr id="3" name="image2.png"/>
            <a:graphic>
              <a:graphicData uri="http://schemas.openxmlformats.org/drawingml/2006/picture">
                <pic:pic>
                  <pic:nvPicPr>
                    <pic:cNvPr id="0" name="image2.png"/>
                    <pic:cNvPicPr preferRelativeResize="0"/>
                  </pic:nvPicPr>
                  <pic:blipFill>
                    <a:blip r:embed="rId21"/>
                    <a:srcRect b="28571" l="0" r="0" t="3322"/>
                    <a:stretch>
                      <a:fillRect/>
                    </a:stretch>
                  </pic:blipFill>
                  <pic:spPr>
                    <a:xfrm>
                      <a:off x="0" y="0"/>
                      <a:ext cx="5734050" cy="1952625"/>
                    </a:xfrm>
                    <a:prstGeom prst="rect"/>
                    <a:ln/>
                  </pic:spPr>
                </pic:pic>
              </a:graphicData>
            </a:graphic>
          </wp:inline>
        </w:drawing>
      </w:r>
      <w:r w:rsidDel="00000000" w:rsidR="00000000" w:rsidRPr="00000000">
        <w:rPr>
          <w:rtl w:val="0"/>
        </w:rPr>
      </w:r>
    </w:p>
    <w:p w:rsidR="00000000" w:rsidDel="00000000" w:rsidP="00000000" w:rsidRDefault="00000000" w:rsidRPr="00000000" w14:paraId="00000361">
      <w:pPr>
        <w:jc w:val="center"/>
        <w:rPr>
          <w:sz w:val="22"/>
          <w:szCs w:val="22"/>
        </w:rPr>
      </w:pPr>
      <w:r w:rsidDel="00000000" w:rsidR="00000000" w:rsidRPr="00000000">
        <w:rPr>
          <w:sz w:val="22"/>
          <w:szCs w:val="22"/>
        </w:rPr>
        <w:drawing>
          <wp:inline distB="114300" distT="114300" distL="114300" distR="114300">
            <wp:extent cx="5734050" cy="1704975"/>
            <wp:effectExtent b="0" l="0" r="0" t="0"/>
            <wp:docPr id="9" name="image1.png"/>
            <a:graphic>
              <a:graphicData uri="http://schemas.openxmlformats.org/drawingml/2006/picture">
                <pic:pic>
                  <pic:nvPicPr>
                    <pic:cNvPr id="0" name="image1.png"/>
                    <pic:cNvPicPr preferRelativeResize="0"/>
                  </pic:nvPicPr>
                  <pic:blipFill>
                    <a:blip r:embed="rId22"/>
                    <a:srcRect b="15419" l="0" r="0" t="5727"/>
                    <a:stretch>
                      <a:fillRect/>
                    </a:stretch>
                  </pic:blipFill>
                  <pic:spPr>
                    <a:xfrm>
                      <a:off x="0" y="0"/>
                      <a:ext cx="5734050"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362">
      <w:pPr>
        <w:jc w:val="center"/>
        <w:rPr>
          <w:sz w:val="22"/>
          <w:szCs w:val="22"/>
        </w:rPr>
      </w:pPr>
      <w:r w:rsidDel="00000000" w:rsidR="00000000" w:rsidRPr="00000000">
        <w:rPr>
          <w:sz w:val="22"/>
          <w:szCs w:val="22"/>
          <w:rtl w:val="0"/>
        </w:rPr>
        <w:t xml:space="preserve">Figure 4c. Greedy-Based ECI Improvement Results of </w:t>
      </w:r>
      <w:commentRangeStart w:id="437"/>
      <w:r w:rsidDel="00000000" w:rsidR="00000000" w:rsidRPr="00000000">
        <w:rPr>
          <w:sz w:val="22"/>
          <w:szCs w:val="22"/>
          <w:rtl w:val="0"/>
        </w:rPr>
        <w:t xml:space="preserve">[Country]</w:t>
      </w:r>
      <w:commentRangeEnd w:id="437"/>
      <w:r w:rsidDel="00000000" w:rsidR="00000000" w:rsidRPr="00000000">
        <w:commentReference w:id="437"/>
      </w:r>
      <w:r w:rsidDel="00000000" w:rsidR="00000000" w:rsidRPr="00000000">
        <w:rPr>
          <w:sz w:val="22"/>
          <w:szCs w:val="22"/>
          <w:rtl w:val="0"/>
        </w:rPr>
        <w:t xml:space="preserve"> with Different Budgets (2021)</w:t>
      </w:r>
    </w:p>
    <w:p w:rsidR="00000000" w:rsidDel="00000000" w:rsidP="00000000" w:rsidRDefault="00000000" w:rsidRPr="00000000" w14:paraId="00000363">
      <w:pPr>
        <w:jc w:val="left"/>
        <w:rPr>
          <w:sz w:val="22"/>
          <w:szCs w:val="22"/>
        </w:rPr>
      </w:pPr>
      <w:r w:rsidDel="00000000" w:rsidR="00000000" w:rsidRPr="00000000">
        <w:rPr>
          <w:rtl w:val="0"/>
        </w:rPr>
      </w:r>
    </w:p>
    <w:tbl>
      <w:tblPr>
        <w:tblStyle w:val="Table16"/>
        <w:tblW w:w="9510.0" w:type="dxa"/>
        <w:jc w:val="center"/>
        <w:tblLayout w:type="fixed"/>
        <w:tblLook w:val="0600"/>
      </w:tblPr>
      <w:tblGrid>
        <w:gridCol w:w="2430"/>
        <w:gridCol w:w="1770"/>
        <w:gridCol w:w="1770"/>
        <w:gridCol w:w="1770"/>
        <w:gridCol w:w="1770"/>
        <w:tblGridChange w:id="0">
          <w:tblGrid>
            <w:gridCol w:w="2430"/>
            <w:gridCol w:w="1770"/>
            <w:gridCol w:w="1770"/>
            <w:gridCol w:w="1770"/>
            <w:gridCol w:w="1770"/>
          </w:tblGrid>
        </w:tblGridChange>
      </w:tblGrid>
      <w:tr>
        <w:trPr>
          <w:cantSplit w:val="0"/>
          <w:tblHeader w:val="0"/>
        </w:trPr>
        <w:tc>
          <w:tcPr>
            <w:gridSpan w:val="5"/>
            <w:tcBorders>
              <w:top w:color="000000" w:space="0" w:sz="0" w:val="nil"/>
              <w:left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64">
            <w:pPr>
              <w:jc w:val="center"/>
              <w:rPr>
                <w:sz w:val="20"/>
                <w:szCs w:val="20"/>
              </w:rPr>
            </w:pPr>
            <w:commentRangeStart w:id="438"/>
            <w:r w:rsidDel="00000000" w:rsidR="00000000" w:rsidRPr="00000000">
              <w:rPr>
                <w:b w:val="1"/>
                <w:bCs w:val="1"/>
                <w:sz w:val="20"/>
                <w:szCs w:val="20"/>
                <w:rtl w:val="0"/>
              </w:rPr>
              <w:t xml:space="preserve">[Country]</w:t>
            </w:r>
            <w:commentRangeEnd w:id="438"/>
            <w:r w:rsidDel="00000000" w:rsidR="00000000" w:rsidRPr="00000000">
              <w:commentReference w:id="438"/>
            </w:r>
            <w:r w:rsidDel="00000000" w:rsidR="00000000" w:rsidRPr="00000000">
              <w:rPr>
                <w:b w:val="1"/>
                <w:bCs w:val="1"/>
                <w:sz w:val="20"/>
                <w:szCs w:val="20"/>
                <w:rtl w:val="0"/>
              </w:rPr>
              <w:t xml:space="preserve"> (2021)</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Original ECI</w:t>
            </w:r>
            <w:r w:rsidDel="00000000" w:rsidR="00000000" w:rsidRPr="00000000">
              <w:rPr>
                <w:rtl w:val="0"/>
              </w:rPr>
            </w:r>
          </w:p>
        </w:tc>
        <w:tc>
          <w:tcPr>
            <w:gridSpan w:val="4"/>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6A">
            <w:pPr>
              <w:jc w:val="center"/>
              <w:rPr>
                <w:sz w:val="20"/>
                <w:szCs w:val="20"/>
              </w:rPr>
            </w:pPr>
            <w:commentRangeStart w:id="439"/>
            <w:r w:rsidDel="00000000" w:rsidR="00000000" w:rsidRPr="00000000">
              <w:rPr>
                <w:b w:val="1"/>
                <w:bCs w:val="1"/>
                <w:sz w:val="20"/>
                <w:szCs w:val="20"/>
                <w:rtl w:val="0"/>
              </w:rPr>
              <w:t xml:space="preserve">[V]</w:t>
            </w:r>
            <w:commentRangeEnd w:id="439"/>
            <w:r w:rsidDel="00000000" w:rsidR="00000000" w:rsidRPr="00000000">
              <w:commentReference w:id="439"/>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b w:val="1"/>
                <w:bCs w:val="1"/>
                <w:sz w:val="20"/>
                <w:szCs w:val="20"/>
                <w:rtl w:val="0"/>
              </w:rPr>
              <w:t xml:space="preserve">Heuristic Export Growth</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15%</w:t>
            </w:r>
            <w:r w:rsidDel="00000000" w:rsidR="00000000" w:rsidRPr="00000000">
              <w:rPr>
                <w:rtl w:val="0"/>
              </w:rPr>
            </w:r>
          </w:p>
        </w:tc>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540" w:right="0" w:firstLine="0"/>
              <w:jc w:val="left"/>
              <w:rPr>
                <w:sz w:val="20"/>
                <w:szCs w:val="20"/>
              </w:rPr>
            </w:pPr>
            <w:r w:rsidDel="00000000" w:rsidR="00000000" w:rsidRPr="00000000">
              <w:rPr>
                <w:b w:val="1"/>
                <w:bCs w:val="1"/>
                <w:sz w:val="20"/>
                <w:szCs w:val="20"/>
                <w:rtl w:val="0"/>
              </w:rPr>
              <w:t xml:space="preserve">20%</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3">
            <w:pPr>
              <w:widowControl w:val="0"/>
              <w:spacing w:line="276" w:lineRule="auto"/>
              <w:rPr>
                <w:sz w:val="20"/>
                <w:szCs w:val="20"/>
              </w:rPr>
            </w:pPr>
            <w:commentRangeStart w:id="440"/>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4">
            <w:pPr>
              <w:widowControl w:val="0"/>
              <w:spacing w:line="276" w:lineRule="auto"/>
              <w:rPr>
                <w:sz w:val="20"/>
                <w:szCs w:val="20"/>
              </w:rPr>
            </w:pPr>
            <w:commentRangeEnd w:id="440"/>
            <w:r w:rsidDel="00000000" w:rsidR="00000000" w:rsidRPr="00000000">
              <w:commentReference w:id="440"/>
            </w:r>
            <w:commentRangeStart w:id="441"/>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6">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7">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ffffff" w:val="clear"/>
            <w:tcMar>
              <w:top w:w="-267.84" w:type="dxa"/>
              <w:left w:w="-267.84" w:type="dxa"/>
              <w:bottom w:w="-267.84" w:type="dxa"/>
              <w:right w:w="-267.84" w:type="dxa"/>
            </w:tcMar>
            <w:vAlign w:val="center"/>
          </w:tcPr>
          <w:p w:rsidR="00000000" w:rsidDel="00000000" w:rsidP="00000000" w:rsidRDefault="00000000" w:rsidRPr="00000000" w14:paraId="00000378">
            <w:pPr>
              <w:widowControl w:val="0"/>
              <w:spacing w:line="276" w:lineRule="auto"/>
              <w:rPr>
                <w:sz w:val="20"/>
                <w:szCs w:val="20"/>
              </w:rPr>
            </w:pPr>
            <w:commentRangeEnd w:id="441"/>
            <w:r w:rsidDel="00000000" w:rsidR="00000000" w:rsidRPr="00000000">
              <w:commentReference w:id="441"/>
            </w:r>
            <w:commentRangeStart w:id="442"/>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9">
            <w:pPr>
              <w:widowControl w:val="0"/>
              <w:spacing w:line="276" w:lineRule="auto"/>
              <w:rPr>
                <w:sz w:val="20"/>
                <w:szCs w:val="20"/>
              </w:rPr>
            </w:pPr>
            <w:commentRangeEnd w:id="442"/>
            <w:r w:rsidDel="00000000" w:rsidR="00000000" w:rsidRPr="00000000">
              <w:commentReference w:id="442"/>
            </w:r>
            <w:commentRangeStart w:id="443"/>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B">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7C">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7D">
            <w:pPr>
              <w:widowControl w:val="0"/>
              <w:spacing w:line="276" w:lineRule="auto"/>
              <w:rPr>
                <w:sz w:val="20"/>
                <w:szCs w:val="20"/>
              </w:rPr>
            </w:pPr>
            <w:commentRangeEnd w:id="443"/>
            <w:r w:rsidDel="00000000" w:rsidR="00000000" w:rsidRPr="00000000">
              <w:commentReference w:id="443"/>
            </w:r>
            <w:commentRangeStart w:id="444"/>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E">
            <w:pPr>
              <w:widowControl w:val="0"/>
              <w:spacing w:line="276" w:lineRule="auto"/>
              <w:rPr>
                <w:sz w:val="20"/>
                <w:szCs w:val="20"/>
              </w:rPr>
            </w:pPr>
            <w:commentRangeEnd w:id="444"/>
            <w:r w:rsidDel="00000000" w:rsidR="00000000" w:rsidRPr="00000000">
              <w:commentReference w:id="444"/>
            </w:r>
            <w:commentRangeStart w:id="445"/>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0">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1">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auto" w:val="clear"/>
            <w:tcMar>
              <w:top w:w="-267.84" w:type="dxa"/>
              <w:left w:w="-267.84" w:type="dxa"/>
              <w:bottom w:w="-267.84" w:type="dxa"/>
              <w:right w:w="-267.84" w:type="dxa"/>
            </w:tcMar>
            <w:vAlign w:val="center"/>
          </w:tcPr>
          <w:p w:rsidR="00000000" w:rsidDel="00000000" w:rsidP="00000000" w:rsidRDefault="00000000" w:rsidRPr="00000000" w14:paraId="00000382">
            <w:pPr>
              <w:widowControl w:val="0"/>
              <w:spacing w:line="276" w:lineRule="auto"/>
              <w:rPr>
                <w:sz w:val="20"/>
                <w:szCs w:val="20"/>
              </w:rPr>
            </w:pPr>
            <w:commentRangeEnd w:id="445"/>
            <w:r w:rsidDel="00000000" w:rsidR="00000000" w:rsidRPr="00000000">
              <w:commentReference w:id="445"/>
            </w:r>
            <w:commentRangeStart w:id="446"/>
            <w:r w:rsidDel="00000000" w:rsidR="00000000" w:rsidRPr="00000000">
              <w:rPr>
                <w:sz w:val="20"/>
                <w:szCs w:val="20"/>
                <w:rtl w:val="0"/>
              </w:rPr>
              <w:t xml:space="preserve">[Product Group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3">
            <w:pPr>
              <w:widowControl w:val="0"/>
              <w:spacing w:line="276" w:lineRule="auto"/>
              <w:rPr>
                <w:sz w:val="20"/>
                <w:szCs w:val="20"/>
              </w:rPr>
            </w:pPr>
            <w:commentRangeEnd w:id="446"/>
            <w:r w:rsidDel="00000000" w:rsidR="00000000" w:rsidRPr="00000000">
              <w:commentReference w:id="446"/>
            </w:r>
            <w:commentRangeStart w:id="447"/>
            <w:r w:rsidDel="00000000" w:rsidR="00000000" w:rsidRPr="00000000">
              <w:rPr>
                <w:sz w:val="20"/>
                <w:szCs w:val="20"/>
                <w:rtl w:val="0"/>
              </w:rPr>
              <w:t xml:space="preserve">           [A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5">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auto" w:val="clear"/>
            <w:tcMar>
              <w:top w:w="-555.84" w:type="dxa"/>
              <w:left w:w="-555.84" w:type="dxa"/>
              <w:bottom w:w="-555.84" w:type="dxa"/>
              <w:right w:w="-555.84" w:type="dxa"/>
            </w:tcMar>
            <w:vAlign w:val="center"/>
          </w:tcPr>
          <w:p w:rsidR="00000000" w:rsidDel="00000000" w:rsidP="00000000" w:rsidRDefault="00000000" w:rsidRPr="00000000" w14:paraId="00000386">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7">
            <w:pPr>
              <w:widowControl w:val="0"/>
              <w:spacing w:line="276" w:lineRule="auto"/>
              <w:rPr>
                <w:sz w:val="20"/>
                <w:szCs w:val="20"/>
              </w:rPr>
            </w:pPr>
            <w:commentRangeEnd w:id="447"/>
            <w:r w:rsidDel="00000000" w:rsidR="00000000" w:rsidRPr="00000000">
              <w:commentReference w:id="447"/>
            </w:r>
            <w:commentRangeStart w:id="448"/>
            <w:r w:rsidDel="00000000" w:rsidR="00000000" w:rsidRPr="00000000">
              <w:rPr>
                <w:sz w:val="20"/>
                <w:szCs w:val="20"/>
                <w:rtl w:val="0"/>
              </w:rPr>
              <w:t xml:space="preserve">[Product Group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8">
            <w:pPr>
              <w:widowControl w:val="0"/>
              <w:spacing w:line="276" w:lineRule="auto"/>
              <w:rPr>
                <w:sz w:val="20"/>
                <w:szCs w:val="20"/>
              </w:rPr>
            </w:pPr>
            <w:commentRangeEnd w:id="448"/>
            <w:r w:rsidDel="00000000" w:rsidR="00000000" w:rsidRPr="00000000">
              <w:commentReference w:id="448"/>
            </w:r>
            <w:commentRangeStart w:id="449"/>
            <w:r w:rsidDel="00000000" w:rsidR="00000000" w:rsidRPr="00000000">
              <w:rPr>
                <w:sz w:val="20"/>
                <w:szCs w:val="20"/>
                <w:rtl w:val="0"/>
              </w:rPr>
              <w:t xml:space="preserve">           [A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           [B *]</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A">
            <w:pPr>
              <w:widowControl w:val="0"/>
              <w:spacing w:line="276" w:lineRule="auto"/>
              <w:rPr>
                <w:sz w:val="18"/>
                <w:szCs w:val="18"/>
              </w:rPr>
            </w:pPr>
            <w:r w:rsidDel="00000000" w:rsidR="00000000" w:rsidRPr="00000000">
              <w:rPr>
                <w:sz w:val="20"/>
                <w:szCs w:val="20"/>
                <w:rtl w:val="0"/>
              </w:rPr>
              <w:t xml:space="preserve">           [C *]</w:t>
            </w:r>
            <w:r w:rsidDel="00000000" w:rsidR="00000000" w:rsidRPr="00000000">
              <w:rPr>
                <w:rtl w:val="0"/>
              </w:rPr>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B">
            <w:pPr>
              <w:widowControl w:val="0"/>
              <w:spacing w:line="276" w:lineRule="auto"/>
              <w:rPr>
                <w:sz w:val="18"/>
                <w:szCs w:val="18"/>
              </w:rPr>
            </w:pPr>
            <w:r w:rsidDel="00000000" w:rsidR="00000000" w:rsidRPr="00000000">
              <w:rPr>
                <w:sz w:val="20"/>
                <w:szCs w:val="20"/>
                <w:rtl w:val="0"/>
              </w:rPr>
              <w:t xml:space="preserve">           [D *]</w:t>
            </w:r>
            <w:r w:rsidDel="00000000" w:rsidR="00000000" w:rsidRPr="00000000">
              <w:rPr>
                <w:rtl w:val="0"/>
              </w:rPr>
            </w:r>
          </w:p>
        </w:tc>
      </w:tr>
      <w:tr>
        <w:trPr>
          <w:cantSplit w:val="0"/>
          <w:tblHeader w:val="0"/>
        </w:trPr>
        <w:tc>
          <w:tcPr>
            <w:tcBorders>
              <w:left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commentRangeEnd w:id="449"/>
            <w:r w:rsidDel="00000000" w:rsidR="00000000" w:rsidRPr="00000000">
              <w:commentReference w:id="449"/>
            </w:r>
            <w:r w:rsidDel="00000000" w:rsidR="00000000" w:rsidRPr="00000000">
              <w:rPr>
                <w:b w:val="1"/>
                <w:bCs w:val="1"/>
                <w:sz w:val="20"/>
                <w:szCs w:val="20"/>
                <w:rtl w:val="0"/>
              </w:rPr>
              <w:t xml:space="preserve">Increased ECI</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D">
            <w:pPr>
              <w:widowControl w:val="0"/>
              <w:spacing w:line="276" w:lineRule="auto"/>
              <w:rPr>
                <w:b w:val="1"/>
                <w:bCs w:val="1"/>
                <w:sz w:val="20"/>
                <w:szCs w:val="20"/>
              </w:rPr>
            </w:pPr>
            <w:commentRangeStart w:id="450"/>
            <w:r w:rsidDel="00000000" w:rsidR="00000000" w:rsidRPr="00000000">
              <w:rPr>
                <w:b w:val="1"/>
                <w:bCs w:val="1"/>
                <w:sz w:val="20"/>
                <w:szCs w:val="20"/>
                <w:rtl w:val="0"/>
              </w:rPr>
              <w:t xml:space="preserve">           [W]</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E">
            <w:pPr>
              <w:widowControl w:val="0"/>
              <w:spacing w:line="276" w:lineRule="auto"/>
              <w:rPr>
                <w:b w:val="1"/>
                <w:bCs w:val="1"/>
                <w:sz w:val="20"/>
                <w:szCs w:val="20"/>
              </w:rPr>
            </w:pPr>
            <w:r w:rsidDel="00000000" w:rsidR="00000000" w:rsidRPr="00000000">
              <w:rPr>
                <w:b w:val="1"/>
                <w:bCs w:val="1"/>
                <w:sz w:val="20"/>
                <w:szCs w:val="20"/>
                <w:rtl w:val="0"/>
              </w:rPr>
              <w:t xml:space="preserve">           [X]</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8F">
            <w:pPr>
              <w:widowControl w:val="0"/>
              <w:spacing w:line="276" w:lineRule="auto"/>
              <w:rPr>
                <w:b w:val="1"/>
                <w:bCs w:val="1"/>
                <w:sz w:val="20"/>
                <w:szCs w:val="20"/>
              </w:rPr>
            </w:pPr>
            <w:r w:rsidDel="00000000" w:rsidR="00000000" w:rsidRPr="00000000">
              <w:rPr>
                <w:b w:val="1"/>
                <w:bCs w:val="1"/>
                <w:sz w:val="20"/>
                <w:szCs w:val="20"/>
                <w:rtl w:val="0"/>
              </w:rPr>
              <w:t xml:space="preserve">           [Y]</w:t>
            </w:r>
          </w:p>
        </w:tc>
        <w:tc>
          <w:tcPr>
            <w:tcBorders>
              <w:left w:color="000000" w:space="0" w:sz="0" w:val="nil"/>
              <w:bottom w:color="000000" w:space="0" w:sz="0" w:val="nil"/>
            </w:tcBorders>
            <w:shd w:fill="ededed" w:val="clear"/>
            <w:tcMar>
              <w:top w:w="-555.84" w:type="dxa"/>
              <w:left w:w="-555.84" w:type="dxa"/>
              <w:bottom w:w="-555.84" w:type="dxa"/>
              <w:right w:w="-555.84" w:type="dxa"/>
            </w:tcMar>
            <w:vAlign w:val="center"/>
          </w:tcPr>
          <w:p w:rsidR="00000000" w:rsidDel="00000000" w:rsidP="00000000" w:rsidRDefault="00000000" w:rsidRPr="00000000" w14:paraId="00000390">
            <w:pPr>
              <w:widowControl w:val="0"/>
              <w:spacing w:line="276" w:lineRule="auto"/>
              <w:rPr>
                <w:b w:val="1"/>
                <w:bCs w:val="1"/>
                <w:sz w:val="20"/>
                <w:szCs w:val="20"/>
              </w:rPr>
            </w:pPr>
            <w:r w:rsidDel="00000000" w:rsidR="00000000" w:rsidRPr="00000000">
              <w:rPr>
                <w:b w:val="1"/>
                <w:bCs w:val="1"/>
                <w:sz w:val="20"/>
                <w:szCs w:val="20"/>
                <w:rtl w:val="0"/>
              </w:rPr>
              <w:t xml:space="preserve">           [Z]</w:t>
            </w:r>
          </w:p>
        </w:tc>
      </w:tr>
    </w:tbl>
    <w:p w:rsidR="00000000" w:rsidDel="00000000" w:rsidP="00000000" w:rsidRDefault="00000000" w:rsidRPr="00000000" w14:paraId="00000391">
      <w:pPr>
        <w:jc w:val="center"/>
        <w:rPr>
          <w:sz w:val="22"/>
          <w:szCs w:val="22"/>
        </w:rPr>
      </w:pPr>
      <w:commentRangeEnd w:id="450"/>
      <w:r w:rsidDel="00000000" w:rsidR="00000000" w:rsidRPr="00000000">
        <w:commentReference w:id="450"/>
      </w:r>
      <w:r w:rsidDel="00000000" w:rsidR="00000000" w:rsidRPr="00000000">
        <w:rPr>
          <w:sz w:val="22"/>
          <w:szCs w:val="22"/>
          <w:rtl w:val="0"/>
        </w:rPr>
        <w:t xml:space="preserve">Table 8c. Portfolio of </w:t>
      </w:r>
      <w:commentRangeStart w:id="451"/>
      <w:r w:rsidDel="00000000" w:rsidR="00000000" w:rsidRPr="00000000">
        <w:rPr>
          <w:sz w:val="22"/>
          <w:szCs w:val="22"/>
          <w:rtl w:val="0"/>
        </w:rPr>
        <w:t xml:space="preserve">[Country]</w:t>
      </w:r>
      <w:commentRangeEnd w:id="451"/>
      <w:r w:rsidDel="00000000" w:rsidR="00000000" w:rsidRPr="00000000">
        <w:commentReference w:id="451"/>
      </w:r>
      <w:r w:rsidDel="00000000" w:rsidR="00000000" w:rsidRPr="00000000">
        <w:rPr>
          <w:sz w:val="22"/>
          <w:szCs w:val="22"/>
          <w:rtl w:val="0"/>
        </w:rPr>
        <w:t xml:space="preserve"> </w:t>
      </w:r>
      <w:r w:rsidDel="00000000" w:rsidR="00000000" w:rsidRPr="00000000">
        <w:rPr>
          <w:sz w:val="22"/>
          <w:szCs w:val="22"/>
          <w:rtl w:val="0"/>
        </w:rPr>
        <w:t xml:space="preserve">(2021)</w:t>
      </w:r>
      <w:r w:rsidDel="00000000" w:rsidR="00000000" w:rsidRPr="00000000">
        <w:rPr>
          <w:rtl w:val="0"/>
        </w:rPr>
      </w:r>
    </w:p>
    <w:p w:rsidR="00000000" w:rsidDel="00000000" w:rsidP="00000000" w:rsidRDefault="00000000" w:rsidRPr="00000000" w14:paraId="00000392">
      <w:pPr>
        <w:jc w:val="center"/>
        <w:rPr>
          <w:sz w:val="22"/>
          <w:szCs w:val="22"/>
        </w:rPr>
      </w:pPr>
      <w:r w:rsidDel="00000000" w:rsidR="00000000" w:rsidRPr="00000000">
        <w:rPr>
          <w:rtl w:val="0"/>
        </w:rPr>
      </w:r>
    </w:p>
    <w:p w:rsidR="00000000" w:rsidDel="00000000" w:rsidP="00000000" w:rsidRDefault="00000000" w:rsidRPr="00000000" w14:paraId="00000393">
      <w:pPr>
        <w:pageBreakBefore w:val="0"/>
        <w:spacing w:after="0" w:before="0" w:line="276" w:lineRule="auto"/>
        <w:rPr>
          <w:b w:val="1"/>
          <w:bCs w:val="1"/>
        </w:rPr>
      </w:pPr>
      <w:r w:rsidDel="00000000" w:rsidR="00000000" w:rsidRPr="00000000">
        <w:rPr>
          <w:b w:val="1"/>
          <w:bCs w:val="1"/>
          <w:rtl w:val="0"/>
        </w:rPr>
        <w:t xml:space="preserve">4.3  Sensitivity Analysis and Contingency Strategy</w:t>
      </w:r>
    </w:p>
    <w:p w:rsidR="00000000" w:rsidDel="00000000" w:rsidP="00000000" w:rsidRDefault="00000000" w:rsidRPr="00000000" w14:paraId="00000394">
      <w:pPr>
        <w:pageBreakBefore w:val="0"/>
        <w:spacing w:after="0" w:before="0" w:line="276" w:lineRule="auto"/>
        <w:rPr/>
      </w:pPr>
      <w:r w:rsidDel="00000000" w:rsidR="00000000" w:rsidRPr="00000000">
        <w:rPr>
          <w:rtl w:val="0"/>
        </w:rPr>
        <w:t xml:space="preserve">In the following section, our broad aim is to understand how sensitive </w:t>
      </w:r>
      <w:commentRangeStart w:id="452"/>
      <w:r w:rsidDel="00000000" w:rsidR="00000000" w:rsidRPr="00000000">
        <w:rPr>
          <w:rtl w:val="0"/>
        </w:rPr>
        <w:t xml:space="preserve">[Country]</w:t>
      </w:r>
      <w:commentRangeEnd w:id="452"/>
      <w:r w:rsidDel="00000000" w:rsidR="00000000" w:rsidRPr="00000000">
        <w:commentReference w:id="452"/>
      </w:r>
      <w:r w:rsidDel="00000000" w:rsidR="00000000" w:rsidRPr="00000000">
        <w:rPr>
          <w:rtl w:val="0"/>
        </w:rPr>
        <w:t xml:space="preserve">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industry-specific sensitivity. To this end, we have developed two categories of sensitivity analysis.</w:t>
      </w:r>
      <w:r w:rsidDel="00000000" w:rsidR="00000000" w:rsidRPr="00000000">
        <w:rPr>
          <w:rtl w:val="0"/>
        </w:rPr>
      </w:r>
    </w:p>
    <w:p w:rsidR="00000000" w:rsidDel="00000000" w:rsidP="00000000" w:rsidRDefault="00000000" w:rsidRPr="00000000" w14:paraId="00000395">
      <w:pPr>
        <w:pageBreakBefore w:val="0"/>
        <w:spacing w:after="240" w:before="240" w:line="276" w:lineRule="auto"/>
        <w:rPr>
          <w:b w:val="1"/>
          <w:bCs w:val="1"/>
        </w:rPr>
      </w:pPr>
      <w:r w:rsidDel="00000000" w:rsidR="00000000" w:rsidRPr="00000000">
        <w:rPr>
          <w:b w:val="1"/>
          <w:bCs w:val="1"/>
          <w:rtl w:val="0"/>
        </w:rPr>
        <w:t xml:space="preserve">ECI Sensitivity Grap</w:t>
      </w:r>
      <w:r w:rsidDel="00000000" w:rsidR="00000000" w:rsidRPr="00000000">
        <w:rPr>
          <w:b w:val="1"/>
          <w:bCs w:val="1"/>
          <w:rtl w:val="0"/>
        </w:rPr>
        <w:t xml:space="preserve">h</w:t>
      </w:r>
      <w:r w:rsidDel="00000000" w:rsidR="00000000" w:rsidRPr="00000000">
        <w:rPr>
          <w:rtl w:val="0"/>
        </w:rPr>
      </w:r>
    </w:p>
    <w:p w:rsidR="00000000" w:rsidDel="00000000" w:rsidP="00000000" w:rsidRDefault="00000000" w:rsidRPr="00000000" w14:paraId="00000396">
      <w:pPr>
        <w:pageBreakBefore w:val="0"/>
        <w:spacing w:after="240" w:before="240" w:line="276" w:lineRule="auto"/>
        <w:rPr/>
      </w:pPr>
      <w:r w:rsidDel="00000000" w:rsidR="00000000" w:rsidRPr="00000000">
        <w:rPr>
          <w:rtl w:val="0"/>
        </w:rPr>
        <w:t xml:space="preserve">First, in order to assess the effect particular industries have on each respective country, we developed ECI Sensitivity graphs (Figure 5). We use the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the context of real life, comparing the various inflection points across industries can give us valuable insight.</w:t>
      </w:r>
    </w:p>
    <w:p w:rsidR="00000000" w:rsidDel="00000000" w:rsidP="00000000" w:rsidRDefault="00000000" w:rsidRPr="00000000" w14:paraId="00000397">
      <w:pPr>
        <w:jc w:val="both"/>
        <w:rPr>
          <w:b w:val="1"/>
          <w:bCs w:val="1"/>
        </w:rPr>
      </w:pPr>
      <w:r w:rsidDel="00000000" w:rsidR="00000000" w:rsidRPr="00000000">
        <w:rPr>
          <w:b w:val="1"/>
          <w:bCs w:val="1"/>
        </w:rPr>
        <w:drawing>
          <wp:inline distB="114300" distT="114300" distL="114300" distR="114300">
            <wp:extent cx="5310188" cy="2519630"/>
            <wp:effectExtent b="0" l="0" r="0" t="0"/>
            <wp:docPr id="12" name="image10.jpg"/>
            <a:graphic>
              <a:graphicData uri="http://schemas.openxmlformats.org/drawingml/2006/picture">
                <pic:pic>
                  <pic:nvPicPr>
                    <pic:cNvPr id="0" name="image10.jpg"/>
                    <pic:cNvPicPr preferRelativeResize="0"/>
                  </pic:nvPicPr>
                  <pic:blipFill>
                    <a:blip r:embed="rId2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398">
      <w:pPr>
        <w:jc w:val="center"/>
        <w:rPr/>
      </w:pPr>
      <w:r w:rsidDel="00000000" w:rsidR="00000000" w:rsidRPr="00000000">
        <w:rPr>
          <w:sz w:val="22"/>
          <w:szCs w:val="22"/>
          <w:rtl w:val="0"/>
        </w:rPr>
        <w:t xml:space="preserve">Figure 5. Sample ECI Sensitivity Graph (2018)</w:t>
      </w:r>
      <w:r w:rsidDel="00000000" w:rsidR="00000000" w:rsidRPr="00000000">
        <w:rPr>
          <w:rtl w:val="0"/>
        </w:rPr>
      </w:r>
    </w:p>
    <w:p w:rsidR="00000000" w:rsidDel="00000000" w:rsidP="00000000" w:rsidRDefault="00000000" w:rsidRPr="00000000" w14:paraId="00000399">
      <w:pPr>
        <w:pageBreakBefore w:val="0"/>
        <w:spacing w:after="240" w:before="240" w:line="276" w:lineRule="auto"/>
        <w:rPr>
          <w:b w:val="1"/>
          <w:bCs w:val="1"/>
        </w:rPr>
      </w:pPr>
      <w:r w:rsidDel="00000000" w:rsidR="00000000" w:rsidRPr="00000000">
        <w:rPr>
          <w:rtl w:val="0"/>
        </w:rPr>
        <w:t xml:space="preserve">The graphs are formulated as follows. There are six ECI Sensitivity graphs, two for each of the following years: 2021, 2018, and 2013. The first chart, Incremental ECI Sensitivity, shows positive shocking in which export numbers are shocked upwards per industry. The X-axis is in terms of percentage shock per current dollar value of export. The Y-axis is the recalculated ECI level post-shocking. The second chart, Decremental ECI Sensitivity, follows the same format except the X-axis represents negative shock. In other words, exports for each industry are decremented, and the ECI is accordingly recomputed.</w:t>
      </w:r>
      <w:r w:rsidDel="00000000" w:rsidR="00000000" w:rsidRPr="00000000">
        <w:rPr>
          <w:rtl w:val="0"/>
        </w:rPr>
      </w:r>
    </w:p>
    <w:p w:rsidR="00000000" w:rsidDel="00000000" w:rsidP="00000000" w:rsidRDefault="00000000" w:rsidRPr="00000000" w14:paraId="0000039A">
      <w:pPr>
        <w:pageBreakBefore w:val="0"/>
        <w:spacing w:after="0" w:before="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39B">
      <w:pPr>
        <w:pageBreakBefore w:val="0"/>
        <w:spacing w:after="0" w:before="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w:t>
      </w:r>
      <w:commentRangeStart w:id="453"/>
      <w:r w:rsidDel="00000000" w:rsidR="00000000" w:rsidRPr="00000000">
        <w:rPr>
          <w:rtl w:val="0"/>
        </w:rPr>
        <w:t xml:space="preserve">[Industry 1]</w:t>
      </w:r>
      <w:commentRangeEnd w:id="453"/>
      <w:r w:rsidDel="00000000" w:rsidR="00000000" w:rsidRPr="00000000">
        <w:commentReference w:id="453"/>
      </w:r>
      <w:r w:rsidDel="00000000" w:rsidR="00000000" w:rsidRPr="00000000">
        <w:rPr>
          <w:rtl w:val="0"/>
        </w:rPr>
        <w:t xml:space="preserve"> and </w:t>
      </w:r>
      <w:commentRangeStart w:id="454"/>
      <w:r w:rsidDel="00000000" w:rsidR="00000000" w:rsidRPr="00000000">
        <w:rPr>
          <w:rtl w:val="0"/>
        </w:rPr>
        <w:t xml:space="preserve">[Industry 2]</w:t>
      </w:r>
      <w:commentRangeEnd w:id="454"/>
      <w:r w:rsidDel="00000000" w:rsidR="00000000" w:rsidRPr="00000000">
        <w:commentReference w:id="454"/>
      </w:r>
      <w:r w:rsidDel="00000000" w:rsidR="00000000" w:rsidRPr="00000000">
        <w:rPr>
          <w:rtl w:val="0"/>
        </w:rPr>
        <w:t xml:space="preserve"> as our base industries. We will be increasing or decreasing the absolute export level in both of these industries and observing the effects on the SDV. </w:t>
      </w:r>
    </w:p>
    <w:p w:rsidR="00000000" w:rsidDel="00000000" w:rsidP="00000000" w:rsidRDefault="00000000" w:rsidRPr="00000000" w14:paraId="0000039C">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 - 50% of its original value, a few other industries originally with negative opportunity gain could likely become profitable.</w:t>
      </w:r>
    </w:p>
    <w:p w:rsidR="00000000" w:rsidDel="00000000" w:rsidP="00000000" w:rsidRDefault="00000000" w:rsidRPr="00000000" w14:paraId="0000039D">
      <w:pPr>
        <w:pageBreakBefore w:val="0"/>
        <w:spacing w:line="276" w:lineRule="auto"/>
        <w:rPr/>
      </w:pPr>
      <w:r w:rsidDel="00000000" w:rsidR="00000000" w:rsidRPr="00000000">
        <w:rPr>
          <w:rtl w:val="0"/>
        </w:rPr>
        <w:t xml:space="preserve">Similar to the ECI sensitivity graphs above, we will be shocking the export of </w:t>
      </w:r>
      <w:commentRangeStart w:id="455"/>
      <w:r w:rsidDel="00000000" w:rsidR="00000000" w:rsidRPr="00000000">
        <w:rPr>
          <w:rtl w:val="0"/>
        </w:rPr>
        <w:t xml:space="preserve">[Industry 1]</w:t>
      </w:r>
      <w:commentRangeEnd w:id="455"/>
      <w:r w:rsidDel="00000000" w:rsidR="00000000" w:rsidRPr="00000000">
        <w:commentReference w:id="455"/>
      </w:r>
      <w:r w:rsidDel="00000000" w:rsidR="00000000" w:rsidRPr="00000000">
        <w:rPr>
          <w:rtl w:val="0"/>
        </w:rPr>
        <w:t xml:space="preserve"> and </w:t>
      </w:r>
      <w:commentRangeStart w:id="456"/>
      <w:r w:rsidDel="00000000" w:rsidR="00000000" w:rsidRPr="00000000">
        <w:rPr>
          <w:rtl w:val="0"/>
        </w:rPr>
        <w:t xml:space="preserve">[Industry 2]</w:t>
      </w:r>
      <w:commentRangeEnd w:id="456"/>
      <w:r w:rsidDel="00000000" w:rsidR="00000000" w:rsidRPr="00000000">
        <w:commentReference w:id="456"/>
      </w:r>
      <w:r w:rsidDel="00000000" w:rsidR="00000000" w:rsidRPr="00000000">
        <w:rPr>
          <w:rtl w:val="0"/>
        </w:rPr>
        <w:t xml:space="preserve">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an SDV Sensitivity chart with Positive Shocking. Industries with positive marginal opportunity gain are colored blue, neutral is colored white, and negative is colored red. </w:t>
      </w:r>
    </w:p>
    <w:p w:rsidR="00000000" w:rsidDel="00000000" w:rsidP="00000000" w:rsidRDefault="00000000" w:rsidRPr="00000000" w14:paraId="0000039E">
      <w:pPr>
        <w:pageBreakBefore w:val="0"/>
        <w:spacing w:line="276" w:lineRule="auto"/>
        <w:rPr/>
      </w:pPr>
      <w:r w:rsidDel="00000000" w:rsidR="00000000" w:rsidRPr="00000000">
        <w:rPr>
          <w:rtl w:val="0"/>
        </w:rPr>
      </w:r>
    </w:p>
    <w:p w:rsidR="00000000" w:rsidDel="00000000" w:rsidP="00000000" w:rsidRDefault="00000000" w:rsidRPr="00000000" w14:paraId="0000039F">
      <w:pPr>
        <w:pageBreakBefore w:val="0"/>
        <w:jc w:val="both"/>
        <w:rPr/>
      </w:pPr>
      <w:commentRangeStart w:id="457"/>
      <w:r w:rsidDel="00000000" w:rsidR="00000000" w:rsidRPr="00000000">
        <w:rPr/>
        <w:drawing>
          <wp:inline distB="114300" distT="114300" distL="114300" distR="114300">
            <wp:extent cx="5734050" cy="1739900"/>
            <wp:effectExtent b="0" l="0" r="0" t="0"/>
            <wp:docPr id="5" name="image20.jpg"/>
            <a:graphic>
              <a:graphicData uri="http://schemas.openxmlformats.org/drawingml/2006/picture">
                <pic:pic>
                  <pic:nvPicPr>
                    <pic:cNvPr id="0" name="image20.jpg"/>
                    <pic:cNvPicPr preferRelativeResize="0"/>
                  </pic:nvPicPr>
                  <pic:blipFill>
                    <a:blip r:embed="rId24"/>
                    <a:srcRect b="0" l="0" r="0" t="0"/>
                    <a:stretch>
                      <a:fillRect/>
                    </a:stretch>
                  </pic:blipFill>
                  <pic:spPr>
                    <a:xfrm>
                      <a:off x="0" y="0"/>
                      <a:ext cx="5734050" cy="1739900"/>
                    </a:xfrm>
                    <a:prstGeom prst="rect"/>
                    <a:ln/>
                  </pic:spPr>
                </pic:pic>
              </a:graphicData>
            </a:graphic>
          </wp:inline>
        </w:drawing>
      </w:r>
      <w:commentRangeEnd w:id="457"/>
      <w:r w:rsidDel="00000000" w:rsidR="00000000" w:rsidRPr="00000000">
        <w:commentReference w:id="457"/>
      </w:r>
      <w:r w:rsidDel="00000000" w:rsidR="00000000" w:rsidRPr="00000000">
        <w:rPr>
          <w:rtl w:val="0"/>
        </w:rPr>
      </w:r>
    </w:p>
    <w:p w:rsidR="00000000" w:rsidDel="00000000" w:rsidP="00000000" w:rsidRDefault="00000000" w:rsidRPr="00000000" w14:paraId="000003A0">
      <w:pPr>
        <w:jc w:val="center"/>
        <w:rPr>
          <w:b w:val="1"/>
          <w:bCs w:val="1"/>
        </w:rPr>
      </w:pPr>
      <w:r w:rsidDel="00000000" w:rsidR="00000000" w:rsidRPr="00000000">
        <w:rPr>
          <w:sz w:val="22"/>
          <w:szCs w:val="22"/>
          <w:rtl w:val="0"/>
        </w:rPr>
        <w:t xml:space="preserve">Table 9.</w:t>
      </w:r>
      <w:r w:rsidDel="00000000" w:rsidR="00000000" w:rsidRPr="00000000">
        <w:rPr>
          <w:sz w:val="22"/>
          <w:szCs w:val="22"/>
          <w:rtl w:val="0"/>
        </w:rPr>
        <w:t xml:space="preserve"> Sample Incremental SDV Sensitivity for High-Complexity Products (2018)</w:t>
      </w:r>
      <w:r w:rsidDel="00000000" w:rsidR="00000000" w:rsidRPr="00000000">
        <w:rPr>
          <w:rtl w:val="0"/>
        </w:rPr>
      </w:r>
    </w:p>
    <w:p w:rsidR="00000000" w:rsidDel="00000000" w:rsidP="00000000" w:rsidRDefault="00000000" w:rsidRPr="00000000" w14:paraId="000003A1">
      <w:pPr>
        <w:pageBreakBefore w:val="0"/>
        <w:spacing w:after="0" w:before="0" w:line="276" w:lineRule="auto"/>
        <w:rPr>
          <w:b w:val="1"/>
          <w:bCs w:val="1"/>
        </w:rPr>
      </w:pPr>
      <w:r w:rsidDel="00000000" w:rsidR="00000000" w:rsidRPr="00000000">
        <w:rPr>
          <w:rtl w:val="0"/>
        </w:rPr>
      </w:r>
    </w:p>
    <w:p w:rsidR="00000000" w:rsidDel="00000000" w:rsidP="00000000" w:rsidRDefault="00000000" w:rsidRPr="00000000" w14:paraId="000003A2">
      <w:pPr>
        <w:pageBreakBefore w:val="0"/>
        <w:spacing w:after="0" w:before="0" w:line="276" w:lineRule="auto"/>
        <w:rPr>
          <w:b w:val="1"/>
          <w:bCs w:val="1"/>
        </w:rPr>
      </w:pPr>
      <w:r w:rsidDel="00000000" w:rsidR="00000000" w:rsidRPr="00000000">
        <w:rPr>
          <w:b w:val="1"/>
          <w:bCs w:val="1"/>
          <w:rtl w:val="0"/>
        </w:rPr>
        <w:t xml:space="preserve">Contingency Plan</w:t>
      </w:r>
    </w:p>
    <w:p w:rsidR="00000000" w:rsidDel="00000000" w:rsidP="00000000" w:rsidRDefault="00000000" w:rsidRPr="00000000" w14:paraId="000003A3">
      <w:pPr>
        <w:pageBreakBefore w:val="0"/>
        <w:spacing w:after="0" w:before="0"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a contingency strategy for countries to deal with possible abrupt declines of crucial industries. In some cases, the SDV remains unchanged even when a zero-opportunity-gain industry declines to 20% in terms of export. We can then conclude the industry is not indispensable to the country. As a clarification, the three consecutive N/As mean that the country doesn’t even need to respond to a collapse in the industry. Countries tend to have distinct solutions to the ups and downs of the same industry. To create the contingency strategy table, we decrease the export level for each industry in the country’s current production space by 60% respectively. The three highest-ranking industries in the new SDV are then returned. </w:t>
      </w:r>
    </w:p>
    <w:p w:rsidR="00000000" w:rsidDel="00000000" w:rsidP="00000000" w:rsidRDefault="00000000" w:rsidRPr="00000000" w14:paraId="000003A4">
      <w:pPr>
        <w:pageBreakBefore w:val="0"/>
        <w:spacing w:line="276" w:lineRule="auto"/>
        <w:rPr/>
      </w:pPr>
      <w:r w:rsidDel="00000000" w:rsidR="00000000" w:rsidRPr="00000000">
        <w:rPr>
          <w:rtl w:val="0"/>
        </w:rPr>
      </w:r>
    </w:p>
    <w:tbl>
      <w:tblPr>
        <w:tblStyle w:val="Table17"/>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5">
            <w:pPr>
              <w:widowControl w:val="0"/>
              <w:spacing w:line="276" w:lineRule="auto"/>
              <w:ind w:left="90" w:firstLine="0"/>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6">
            <w:pPr>
              <w:widowControl w:val="0"/>
              <w:spacing w:line="276" w:lineRule="auto"/>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7">
            <w:pPr>
              <w:widowControl w:val="0"/>
              <w:spacing w:line="276" w:lineRule="auto"/>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3A8">
            <w:pPr>
              <w:widowControl w:val="0"/>
              <w:spacing w:line="276" w:lineRule="auto"/>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9">
            <w:pPr>
              <w:widowControl w:val="0"/>
              <w:spacing w:line="276" w:lineRule="auto"/>
              <w:ind w:left="90" w:firstLine="0"/>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A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D">
            <w:pPr>
              <w:widowControl w:val="0"/>
              <w:spacing w:line="276" w:lineRule="auto"/>
              <w:ind w:left="90" w:firstLine="0"/>
              <w:rPr>
                <w:sz w:val="20"/>
                <w:szCs w:val="20"/>
              </w:rPr>
            </w:pP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A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1">
            <w:pPr>
              <w:widowControl w:val="0"/>
              <w:spacing w:line="276" w:lineRule="auto"/>
              <w:ind w:left="90" w:firstLine="0"/>
              <w:rPr>
                <w:sz w:val="20"/>
                <w:szCs w:val="20"/>
              </w:rPr>
            </w:pP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5">
            <w:pPr>
              <w:widowControl w:val="0"/>
              <w:spacing w:line="276" w:lineRule="auto"/>
              <w:ind w:left="90" w:firstLine="0"/>
              <w:rPr>
                <w:sz w:val="20"/>
                <w:szCs w:val="20"/>
              </w:rPr>
            </w:pP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9">
            <w:pPr>
              <w:widowControl w:val="0"/>
              <w:spacing w:line="276" w:lineRule="auto"/>
              <w:ind w:left="90" w:firstLine="0"/>
              <w:rPr>
                <w:sz w:val="20"/>
                <w:szCs w:val="20"/>
              </w:rPr>
            </w:pP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B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D">
            <w:pPr>
              <w:widowControl w:val="0"/>
              <w:spacing w:line="276" w:lineRule="auto"/>
              <w:ind w:left="90" w:firstLine="0"/>
              <w:rPr>
                <w:sz w:val="20"/>
                <w:szCs w:val="20"/>
              </w:rPr>
            </w:pP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B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1">
            <w:pPr>
              <w:widowControl w:val="0"/>
              <w:spacing w:line="276" w:lineRule="auto"/>
              <w:ind w:left="9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5">
            <w:pPr>
              <w:widowControl w:val="0"/>
              <w:spacing w:line="276" w:lineRule="auto"/>
              <w:ind w:left="90" w:firstLine="0"/>
              <w:rPr>
                <w:sz w:val="20"/>
                <w:szCs w:val="20"/>
              </w:rPr>
            </w:pP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9">
            <w:pPr>
              <w:widowControl w:val="0"/>
              <w:spacing w:line="276" w:lineRule="auto"/>
              <w:ind w:left="90" w:firstLine="0"/>
              <w:rPr>
                <w:sz w:val="20"/>
                <w:szCs w:val="20"/>
              </w:rPr>
            </w:pP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C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D">
            <w:pPr>
              <w:widowControl w:val="0"/>
              <w:spacing w:line="276" w:lineRule="auto"/>
              <w:ind w:left="90" w:firstLine="0"/>
              <w:rPr>
                <w:sz w:val="20"/>
                <w:szCs w:val="20"/>
              </w:rPr>
            </w:pP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C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0">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1">
            <w:pPr>
              <w:widowControl w:val="0"/>
              <w:spacing w:line="276" w:lineRule="auto"/>
              <w:ind w:left="90" w:firstLine="0"/>
              <w:rPr>
                <w:sz w:val="20"/>
                <w:szCs w:val="20"/>
              </w:rPr>
            </w:pP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3">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4">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5">
            <w:pPr>
              <w:widowControl w:val="0"/>
              <w:spacing w:line="276" w:lineRule="auto"/>
              <w:ind w:left="90" w:firstLine="0"/>
              <w:rPr>
                <w:sz w:val="20"/>
                <w:szCs w:val="20"/>
              </w:rPr>
            </w:pPr>
            <w:r w:rsidDel="00000000" w:rsidR="00000000" w:rsidRPr="00000000">
              <w:rPr>
                <w:color w:val="212121"/>
                <w:sz w:val="20"/>
                <w:szCs w:val="20"/>
                <w:rtl w:val="0"/>
              </w:rPr>
              <w:t xml:space="preserve">Machinery and Constructions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9">
            <w:pPr>
              <w:widowControl w:val="0"/>
              <w:spacing w:line="276" w:lineRule="auto"/>
              <w:ind w:left="9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B">
            <w:pPr>
              <w:widowControl w:val="0"/>
              <w:spacing w:line="276" w:lineRule="auto"/>
              <w:ind w:left="0" w:firstLine="0"/>
              <w:rPr>
                <w:sz w:val="20"/>
                <w:szCs w:val="20"/>
              </w:rPr>
            </w:pP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DC">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D">
            <w:pPr>
              <w:widowControl w:val="0"/>
              <w:spacing w:line="276" w:lineRule="auto"/>
              <w:ind w:left="90" w:firstLine="0"/>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DF">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1">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3">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4">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5">
            <w:pPr>
              <w:widowControl w:val="0"/>
              <w:spacing w:line="276" w:lineRule="auto"/>
              <w:ind w:left="90" w:firstLine="0"/>
              <w:rPr>
                <w:sz w:val="20"/>
                <w:szCs w:val="20"/>
              </w:rPr>
            </w:pP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7">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8">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9">
            <w:pPr>
              <w:widowControl w:val="0"/>
              <w:spacing w:line="276" w:lineRule="auto"/>
              <w:ind w:left="9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Services and Utilities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B">
            <w:pPr>
              <w:widowControl w:val="0"/>
              <w:spacing w:line="276" w:lineRule="auto"/>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3EC">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D">
            <w:pPr>
              <w:widowControl w:val="0"/>
              <w:spacing w:line="276" w:lineRule="auto"/>
              <w:ind w:left="90" w:firstLine="0"/>
              <w:rPr>
                <w:sz w:val="20"/>
                <w:szCs w:val="20"/>
              </w:rPr>
            </w:pP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E">
            <w:pPr>
              <w:widowControl w:val="0"/>
              <w:spacing w:line="276" w:lineRule="auto"/>
              <w:ind w:left="0" w:firstLine="0"/>
              <w:rPr>
                <w:sz w:val="20"/>
                <w:szCs w:val="20"/>
              </w:rPr>
            </w:pP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EF">
            <w:pPr>
              <w:widowControl w:val="0"/>
              <w:spacing w:line="276" w:lineRule="auto"/>
              <w:rPr>
                <w:sz w:val="20"/>
                <w:szCs w:val="20"/>
              </w:rPr>
            </w:pP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3F0">
            <w:pPr>
              <w:widowControl w:val="0"/>
              <w:spacing w:line="276" w:lineRule="auto"/>
              <w:ind w:left="0" w:firstLine="0"/>
              <w:rPr>
                <w:sz w:val="20"/>
                <w:szCs w:val="20"/>
              </w:rPr>
            </w:pPr>
            <w:r w:rsidDel="00000000" w:rsidR="00000000" w:rsidRPr="00000000">
              <w:rPr>
                <w:color w:val="212121"/>
                <w:sz w:val="20"/>
                <w:szCs w:val="20"/>
                <w:rtl w:val="0"/>
              </w:rPr>
              <w:t xml:space="preserve">Transportation</w:t>
            </w:r>
            <w:r w:rsidDel="00000000" w:rsidR="00000000" w:rsidRPr="00000000">
              <w:rPr>
                <w:rtl w:val="0"/>
              </w:rPr>
            </w:r>
          </w:p>
        </w:tc>
      </w:tr>
    </w:tbl>
    <w:p w:rsidR="00000000" w:rsidDel="00000000" w:rsidP="00000000" w:rsidRDefault="00000000" w:rsidRPr="00000000" w14:paraId="000003F1">
      <w:pPr>
        <w:jc w:val="center"/>
        <w:rPr>
          <w:b w:val="1"/>
          <w:bCs w:val="1"/>
          <w:sz w:val="28"/>
          <w:szCs w:val="28"/>
        </w:rPr>
      </w:pPr>
      <w:r w:rsidDel="00000000" w:rsidR="00000000" w:rsidRPr="00000000">
        <w:rPr>
          <w:sz w:val="22"/>
          <w:szCs w:val="22"/>
          <w:rtl w:val="0"/>
        </w:rPr>
        <w:t xml:space="preserve">Table 10. Sample Contingency Strategy (2018)</w:t>
      </w:r>
      <w:r w:rsidDel="00000000" w:rsidR="00000000" w:rsidRPr="00000000">
        <w:rPr>
          <w:rtl w:val="0"/>
        </w:rPr>
      </w:r>
    </w:p>
    <w:p w:rsidR="00000000" w:rsidDel="00000000" w:rsidP="00000000" w:rsidRDefault="00000000" w:rsidRPr="00000000" w14:paraId="000003F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3F4">
      <w:pPr>
        <w:pageBreakBefore w:val="0"/>
        <w:jc w:val="both"/>
        <w:rPr>
          <w:b w:val="1"/>
          <w:bCs w:val="1"/>
        </w:rPr>
      </w:pPr>
      <w:r w:rsidDel="00000000" w:rsidR="00000000" w:rsidRPr="00000000">
        <w:rPr>
          <w:b w:val="1"/>
          <w:bCs w:val="1"/>
          <w:rtl w:val="0"/>
        </w:rPr>
        <w:t xml:space="preserve">4.3 Sensitivity Analysis Results and Interpretation</w:t>
      </w:r>
    </w:p>
    <w:p w:rsidR="00000000" w:rsidDel="00000000" w:rsidP="00000000" w:rsidRDefault="00000000" w:rsidRPr="00000000" w14:paraId="000003F5">
      <w:pPr>
        <w:pageBreakBefore w:val="0"/>
        <w:jc w:val="both"/>
        <w:rPr/>
      </w:pPr>
      <w:r w:rsidDel="00000000" w:rsidR="00000000" w:rsidRPr="00000000">
        <w:rPr>
          <w:rtl w:val="0"/>
        </w:rPr>
        <w:t xml:space="preserve">We examine </w:t>
      </w:r>
      <w:commentRangeStart w:id="458"/>
      <w:r w:rsidDel="00000000" w:rsidR="00000000" w:rsidRPr="00000000">
        <w:rPr>
          <w:rtl w:val="0"/>
        </w:rPr>
        <w:t xml:space="preserve">[Country]</w:t>
      </w:r>
      <w:commentRangeEnd w:id="458"/>
      <w:r w:rsidDel="00000000" w:rsidR="00000000" w:rsidRPr="00000000">
        <w:commentReference w:id="458"/>
      </w:r>
      <w:r w:rsidDel="00000000" w:rsidR="00000000" w:rsidRPr="00000000">
        <w:rPr>
          <w:rtl w:val="0"/>
        </w:rPr>
        <w:t xml:space="preserve">'s ECI Decremental and Incremental Sensitivity Charts for 2021. An increase in </w:t>
      </w:r>
      <w:commentRangeStart w:id="459"/>
      <w:r w:rsidDel="00000000" w:rsidR="00000000" w:rsidRPr="00000000">
        <w:rPr>
          <w:rtl w:val="0"/>
        </w:rPr>
        <w:t xml:space="preserve">[Industry 1]</w:t>
      </w:r>
      <w:commentRangeEnd w:id="459"/>
      <w:r w:rsidDel="00000000" w:rsidR="00000000" w:rsidRPr="00000000">
        <w:commentReference w:id="459"/>
      </w:r>
      <w:r w:rsidDel="00000000" w:rsidR="00000000" w:rsidRPr="00000000">
        <w:rPr>
          <w:rtl w:val="0"/>
        </w:rPr>
        <w:t xml:space="preserve"> will lead to the highest change in ECI, followed by </w:t>
      </w:r>
      <w:commentRangeStart w:id="460"/>
      <w:r w:rsidDel="00000000" w:rsidR="00000000" w:rsidRPr="00000000">
        <w:rPr>
          <w:rtl w:val="0"/>
        </w:rPr>
        <w:t xml:space="preserve">[Industry 2]</w:t>
      </w:r>
      <w:commentRangeEnd w:id="460"/>
      <w:r w:rsidDel="00000000" w:rsidR="00000000" w:rsidRPr="00000000">
        <w:commentReference w:id="460"/>
      </w:r>
      <w:r w:rsidDel="00000000" w:rsidR="00000000" w:rsidRPr="00000000">
        <w:rPr>
          <w:rtl w:val="0"/>
        </w:rPr>
        <w:t xml:space="preserve"> and </w:t>
      </w:r>
      <w:commentRangeStart w:id="461"/>
      <w:r w:rsidDel="00000000" w:rsidR="00000000" w:rsidRPr="00000000">
        <w:rPr>
          <w:rtl w:val="0"/>
        </w:rPr>
        <w:t xml:space="preserve">[Industry 3]</w:t>
      </w:r>
      <w:commentRangeEnd w:id="461"/>
      <w:r w:rsidDel="00000000" w:rsidR="00000000" w:rsidRPr="00000000">
        <w:commentReference w:id="461"/>
      </w:r>
      <w:r w:rsidDel="00000000" w:rsidR="00000000" w:rsidRPr="00000000">
        <w:rPr>
          <w:rtl w:val="0"/>
        </w:rPr>
        <w:t xml:space="preserve">. The strong sensitivity effect of manipulating the </w:t>
      </w:r>
      <w:commentRangeStart w:id="462"/>
      <w:r w:rsidDel="00000000" w:rsidR="00000000" w:rsidRPr="00000000">
        <w:rPr>
          <w:rtl w:val="0"/>
        </w:rPr>
        <w:t xml:space="preserve">[Industry 2]</w:t>
      </w:r>
      <w:commentRangeEnd w:id="462"/>
      <w:r w:rsidDel="00000000" w:rsidR="00000000" w:rsidRPr="00000000">
        <w:commentReference w:id="462"/>
      </w:r>
      <w:r w:rsidDel="00000000" w:rsidR="00000000" w:rsidRPr="00000000">
        <w:rPr>
          <w:rtl w:val="0"/>
        </w:rPr>
        <w:t xml:space="preserve"> category </w:t>
      </w:r>
      <w:commentRangeStart w:id="463"/>
      <w:r w:rsidDel="00000000" w:rsidR="00000000" w:rsidRPr="00000000">
        <w:rPr>
          <w:rtl w:val="0"/>
        </w:rPr>
        <w:t xml:space="preserve">[remains consistent/changes]</w:t>
      </w:r>
      <w:commentRangeEnd w:id="463"/>
      <w:r w:rsidDel="00000000" w:rsidR="00000000" w:rsidRPr="00000000">
        <w:commentReference w:id="463"/>
      </w:r>
      <w:r w:rsidDel="00000000" w:rsidR="00000000" w:rsidRPr="00000000">
        <w:rPr>
          <w:rtl w:val="0"/>
        </w:rPr>
        <w:t xml:space="preserve"> </w:t>
      </w:r>
      <w:commentRangeStart w:id="464"/>
      <w:r w:rsidDel="00000000" w:rsidR="00000000" w:rsidRPr="00000000">
        <w:rPr>
          <w:rtl w:val="0"/>
        </w:rPr>
        <w:t xml:space="preserve">[with/from]</w:t>
      </w:r>
      <w:commentRangeEnd w:id="464"/>
      <w:r w:rsidDel="00000000" w:rsidR="00000000" w:rsidRPr="00000000">
        <w:commentReference w:id="464"/>
      </w:r>
      <w:r w:rsidDel="00000000" w:rsidR="00000000" w:rsidRPr="00000000">
        <w:rPr>
          <w:rtl w:val="0"/>
        </w:rPr>
        <w:t xml:space="preserve"> previous years. For the negative shock cases, </w:t>
      </w:r>
      <w:commentRangeStart w:id="465"/>
      <w:r w:rsidDel="00000000" w:rsidR="00000000" w:rsidRPr="00000000">
        <w:rPr>
          <w:rtl w:val="0"/>
        </w:rPr>
        <w:t xml:space="preserve">[Industry 4]</w:t>
      </w:r>
      <w:commentRangeEnd w:id="465"/>
      <w:r w:rsidDel="00000000" w:rsidR="00000000" w:rsidRPr="00000000">
        <w:commentReference w:id="465"/>
      </w:r>
      <w:r w:rsidDel="00000000" w:rsidR="00000000" w:rsidRPr="00000000">
        <w:rPr>
          <w:rtl w:val="0"/>
        </w:rPr>
        <w:t xml:space="preserve"> becomes most impactful, [a </w:t>
      </w:r>
      <w:commentRangeStart w:id="466"/>
      <w:r w:rsidDel="00000000" w:rsidR="00000000" w:rsidRPr="00000000">
        <w:rPr>
          <w:rtl w:val="0"/>
        </w:rPr>
        <w:t xml:space="preserve">new trend across the data emerging from the previous years/ remaining consistent with the previous years</w:t>
      </w:r>
      <w:commentRangeEnd w:id="466"/>
      <w:r w:rsidDel="00000000" w:rsidR="00000000" w:rsidRPr="00000000">
        <w:commentReference w:id="466"/>
      </w:r>
      <w:r w:rsidDel="00000000" w:rsidR="00000000" w:rsidRPr="00000000">
        <w:rPr>
          <w:rtl w:val="0"/>
        </w:rPr>
        <w:t xml:space="preserve">]. The rest of the industries do not appear to have the same level of sensitivity.</w:t>
      </w:r>
    </w:p>
    <w:p w:rsidR="00000000" w:rsidDel="00000000" w:rsidP="00000000" w:rsidRDefault="00000000" w:rsidRPr="00000000" w14:paraId="000003F6">
      <w:pPr>
        <w:pageBreakBefore w:val="0"/>
        <w:jc w:val="both"/>
        <w:rPr/>
      </w:pPr>
      <w:r w:rsidDel="00000000" w:rsidR="00000000" w:rsidRPr="00000000">
        <w:rPr>
          <w:rtl w:val="0"/>
        </w:rPr>
      </w:r>
    </w:p>
    <w:p w:rsidR="00000000" w:rsidDel="00000000" w:rsidP="00000000" w:rsidRDefault="00000000" w:rsidRPr="00000000" w14:paraId="000003F7">
      <w:pPr>
        <w:pageBreakBefore w:val="0"/>
        <w:jc w:val="both"/>
        <w:rPr/>
      </w:pPr>
      <w:r w:rsidDel="00000000" w:rsidR="00000000" w:rsidRPr="00000000">
        <w:rPr/>
        <w:drawing>
          <wp:inline distB="114300" distT="114300" distL="114300" distR="114300">
            <wp:extent cx="5731200" cy="2349500"/>
            <wp:effectExtent b="0" l="0" r="0" t="0"/>
            <wp:docPr id="27"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jc w:val="center"/>
        <w:rPr>
          <w:sz w:val="22"/>
          <w:szCs w:val="22"/>
        </w:rPr>
      </w:pPr>
      <w:commentRangeStart w:id="467"/>
      <w:r w:rsidDel="00000000" w:rsidR="00000000" w:rsidRPr="00000000">
        <w:rPr>
          <w:sz w:val="22"/>
          <w:szCs w:val="22"/>
          <w:rtl w:val="0"/>
        </w:rPr>
        <w:t xml:space="preserve">F</w:t>
      </w:r>
      <w:commentRangeEnd w:id="467"/>
      <w:r w:rsidDel="00000000" w:rsidR="00000000" w:rsidRPr="00000000">
        <w:commentReference w:id="467"/>
      </w:r>
      <w:r w:rsidDel="00000000" w:rsidR="00000000" w:rsidRPr="00000000">
        <w:rPr>
          <w:sz w:val="22"/>
          <w:szCs w:val="22"/>
          <w:rtl w:val="0"/>
        </w:rPr>
        <w:t xml:space="preserve">igure 6a. Incremental ECI Sensitivity for </w:t>
      </w:r>
      <w:commentRangeStart w:id="468"/>
      <w:r w:rsidDel="00000000" w:rsidR="00000000" w:rsidRPr="00000000">
        <w:rPr>
          <w:sz w:val="22"/>
          <w:szCs w:val="22"/>
          <w:rtl w:val="0"/>
        </w:rPr>
        <w:t xml:space="preserve">[Country]</w:t>
      </w:r>
      <w:commentRangeEnd w:id="468"/>
      <w:r w:rsidDel="00000000" w:rsidR="00000000" w:rsidRPr="00000000">
        <w:commentReference w:id="468"/>
      </w:r>
      <w:r w:rsidDel="00000000" w:rsidR="00000000" w:rsidRPr="00000000">
        <w:rPr>
          <w:sz w:val="22"/>
          <w:szCs w:val="22"/>
          <w:rtl w:val="0"/>
        </w:rPr>
        <w:t xml:space="preserve"> (2021)</w:t>
      </w:r>
    </w:p>
    <w:p w:rsidR="00000000" w:rsidDel="00000000" w:rsidP="00000000" w:rsidRDefault="00000000" w:rsidRPr="00000000" w14:paraId="000003F9">
      <w:pPr>
        <w:jc w:val="center"/>
        <w:rPr>
          <w:sz w:val="22"/>
          <w:szCs w:val="22"/>
        </w:rPr>
      </w:pPr>
      <w:r w:rsidDel="00000000" w:rsidR="00000000" w:rsidRPr="00000000">
        <w:rPr>
          <w:sz w:val="22"/>
          <w:szCs w:val="22"/>
        </w:rPr>
        <w:drawing>
          <wp:inline distB="114300" distT="114300" distL="114300" distR="114300">
            <wp:extent cx="5731200" cy="2349500"/>
            <wp:effectExtent b="0" l="0" r="0" t="0"/>
            <wp:docPr id="25"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7312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jc w:val="center"/>
        <w:rPr/>
      </w:pPr>
      <w:r w:rsidDel="00000000" w:rsidR="00000000" w:rsidRPr="00000000">
        <w:rPr>
          <w:sz w:val="22"/>
          <w:szCs w:val="22"/>
          <w:rtl w:val="0"/>
        </w:rPr>
        <w:t xml:space="preserve">Figure 6b. Decremental ECI Sensitivity for </w:t>
      </w:r>
      <w:commentRangeStart w:id="469"/>
      <w:r w:rsidDel="00000000" w:rsidR="00000000" w:rsidRPr="00000000">
        <w:rPr>
          <w:sz w:val="22"/>
          <w:szCs w:val="22"/>
          <w:rtl w:val="0"/>
        </w:rPr>
        <w:t xml:space="preserve">[Country]</w:t>
      </w:r>
      <w:commentRangeEnd w:id="469"/>
      <w:r w:rsidDel="00000000" w:rsidR="00000000" w:rsidRPr="00000000">
        <w:commentReference w:id="469"/>
      </w:r>
      <w:r w:rsidDel="00000000" w:rsidR="00000000" w:rsidRPr="00000000">
        <w:rPr>
          <w:sz w:val="22"/>
          <w:szCs w:val="22"/>
          <w:rtl w:val="0"/>
        </w:rPr>
        <w:t xml:space="preserve"> (2021)</w:t>
      </w:r>
      <w:r w:rsidDel="00000000" w:rsidR="00000000" w:rsidRPr="00000000">
        <w:rPr>
          <w:rtl w:val="0"/>
        </w:rPr>
      </w:r>
    </w:p>
    <w:p w:rsidR="00000000" w:rsidDel="00000000" w:rsidP="00000000" w:rsidRDefault="00000000" w:rsidRPr="00000000" w14:paraId="000003FB">
      <w:pPr>
        <w:pageBreakBefore w:val="0"/>
        <w:jc w:val="both"/>
        <w:rPr/>
      </w:pPr>
      <w:r w:rsidDel="00000000" w:rsidR="00000000" w:rsidRPr="00000000">
        <w:rPr>
          <w:rtl w:val="0"/>
        </w:rPr>
      </w:r>
    </w:p>
    <w:p w:rsidR="00000000" w:rsidDel="00000000" w:rsidP="00000000" w:rsidRDefault="00000000" w:rsidRPr="00000000" w14:paraId="000003FC">
      <w:pPr>
        <w:pageBreakBefore w:val="0"/>
        <w:jc w:val="both"/>
        <w:rPr/>
      </w:pPr>
      <w:r w:rsidDel="00000000" w:rsidR="00000000" w:rsidRPr="00000000">
        <w:rPr>
          <w:rtl w:val="0"/>
        </w:rPr>
        <w:t xml:space="preserve">Below is </w:t>
      </w:r>
      <w:commentRangeStart w:id="470"/>
      <w:r w:rsidDel="00000000" w:rsidR="00000000" w:rsidRPr="00000000">
        <w:rPr>
          <w:rtl w:val="0"/>
        </w:rPr>
        <w:t xml:space="preserve">[Country]</w:t>
      </w:r>
      <w:commentRangeEnd w:id="470"/>
      <w:r w:rsidDel="00000000" w:rsidR="00000000" w:rsidRPr="00000000">
        <w:commentReference w:id="470"/>
      </w:r>
      <w:r w:rsidDel="00000000" w:rsidR="00000000" w:rsidRPr="00000000">
        <w:rPr>
          <w:rtl w:val="0"/>
        </w:rPr>
        <w:t xml:space="preserve">'s 2018 ECI Sensitivity Charts. First, in the positive chart, we notice immediately that increases in </w:t>
      </w:r>
      <w:commentRangeStart w:id="471"/>
      <w:r w:rsidDel="00000000" w:rsidR="00000000" w:rsidRPr="00000000">
        <w:rPr>
          <w:rtl w:val="0"/>
        </w:rPr>
        <w:t xml:space="preserve">[Industry 5]</w:t>
      </w:r>
      <w:commentRangeEnd w:id="471"/>
      <w:r w:rsidDel="00000000" w:rsidR="00000000" w:rsidRPr="00000000">
        <w:commentReference w:id="471"/>
      </w:r>
      <w:r w:rsidDel="00000000" w:rsidR="00000000" w:rsidRPr="00000000">
        <w:rPr>
          <w:rtl w:val="0"/>
        </w:rPr>
        <w:t xml:space="preserve">, </w:t>
      </w:r>
      <w:commentRangeStart w:id="472"/>
      <w:r w:rsidDel="00000000" w:rsidR="00000000" w:rsidRPr="00000000">
        <w:rPr>
          <w:rtl w:val="0"/>
        </w:rPr>
        <w:t xml:space="preserve">[Industry 6]</w:t>
      </w:r>
      <w:commentRangeEnd w:id="472"/>
      <w:r w:rsidDel="00000000" w:rsidR="00000000" w:rsidRPr="00000000">
        <w:commentReference w:id="472"/>
      </w:r>
      <w:r w:rsidDel="00000000" w:rsidR="00000000" w:rsidRPr="00000000">
        <w:rPr>
          <w:rtl w:val="0"/>
        </w:rPr>
        <w:t xml:space="preserve">, and </w:t>
      </w:r>
      <w:commentRangeStart w:id="473"/>
      <w:r w:rsidDel="00000000" w:rsidR="00000000" w:rsidRPr="00000000">
        <w:rPr>
          <w:rtl w:val="0"/>
        </w:rPr>
        <w:t xml:space="preserve">[Industry 2]</w:t>
      </w:r>
      <w:commentRangeEnd w:id="473"/>
      <w:r w:rsidDel="00000000" w:rsidR="00000000" w:rsidRPr="00000000">
        <w:commentReference w:id="473"/>
      </w:r>
      <w:r w:rsidDel="00000000" w:rsidR="00000000" w:rsidRPr="00000000">
        <w:rPr>
          <w:rtl w:val="0"/>
        </w:rPr>
        <w:t xml:space="preserve"> lead to an uptrend of ECI. </w:t>
      </w:r>
      <w:commentRangeStart w:id="474"/>
      <w:r w:rsidDel="00000000" w:rsidR="00000000" w:rsidRPr="00000000">
        <w:rPr>
          <w:rtl w:val="0"/>
        </w:rPr>
        <w:t xml:space="preserve">[Industry 5]</w:t>
      </w:r>
      <w:commentRangeEnd w:id="474"/>
      <w:r w:rsidDel="00000000" w:rsidR="00000000" w:rsidRPr="00000000">
        <w:commentReference w:id="474"/>
      </w:r>
      <w:r w:rsidDel="00000000" w:rsidR="00000000" w:rsidRPr="00000000">
        <w:rPr>
          <w:rtl w:val="0"/>
        </w:rPr>
        <w:t xml:space="preserve"> and </w:t>
      </w:r>
      <w:commentRangeStart w:id="475"/>
      <w:r w:rsidDel="00000000" w:rsidR="00000000" w:rsidRPr="00000000">
        <w:rPr>
          <w:rtl w:val="0"/>
        </w:rPr>
        <w:t xml:space="preserve">[Industry 2]</w:t>
      </w:r>
      <w:commentRangeEnd w:id="475"/>
      <w:r w:rsidDel="00000000" w:rsidR="00000000" w:rsidRPr="00000000">
        <w:commentReference w:id="475"/>
      </w:r>
      <w:r w:rsidDel="00000000" w:rsidR="00000000" w:rsidRPr="00000000">
        <w:rPr>
          <w:rtl w:val="0"/>
        </w:rPr>
        <w:t xml:space="preserve"> seem to give the most immediate increase in ECI for only a 20-30% increase in export magnitude. </w:t>
      </w:r>
    </w:p>
    <w:p w:rsidR="00000000" w:rsidDel="00000000" w:rsidP="00000000" w:rsidRDefault="00000000" w:rsidRPr="00000000" w14:paraId="000003FD">
      <w:pPr>
        <w:pageBreakBefore w:val="0"/>
        <w:jc w:val="both"/>
        <w:rPr/>
      </w:pPr>
      <w:r w:rsidDel="00000000" w:rsidR="00000000" w:rsidRPr="00000000">
        <w:rPr>
          <w:rtl w:val="0"/>
        </w:rPr>
      </w:r>
    </w:p>
    <w:p w:rsidR="00000000" w:rsidDel="00000000" w:rsidP="00000000" w:rsidRDefault="00000000" w:rsidRPr="00000000" w14:paraId="000003FE">
      <w:pPr>
        <w:pageBreakBefore w:val="0"/>
        <w:rPr/>
      </w:pPr>
      <w:r w:rsidDel="00000000" w:rsidR="00000000" w:rsidRPr="00000000">
        <w:rPr>
          <w:rtl w:val="0"/>
        </w:rPr>
        <w:t xml:space="preserve">Next, we consider </w:t>
      </w:r>
      <w:commentRangeStart w:id="476"/>
      <w:r w:rsidDel="00000000" w:rsidR="00000000" w:rsidRPr="00000000">
        <w:rPr>
          <w:rtl w:val="0"/>
        </w:rPr>
        <w:t xml:space="preserve">[Country]</w:t>
      </w:r>
      <w:commentRangeEnd w:id="476"/>
      <w:r w:rsidDel="00000000" w:rsidR="00000000" w:rsidRPr="00000000">
        <w:commentReference w:id="476"/>
      </w:r>
      <w:r w:rsidDel="00000000" w:rsidR="00000000" w:rsidRPr="00000000">
        <w:rPr>
          <w:rtl w:val="0"/>
        </w:rPr>
        <w:t xml:space="preserve">'s 2018 Negative Shock chart. We see that </w:t>
      </w:r>
      <w:commentRangeStart w:id="477"/>
      <w:r w:rsidDel="00000000" w:rsidR="00000000" w:rsidRPr="00000000">
        <w:rPr>
          <w:rtl w:val="0"/>
        </w:rPr>
        <w:t xml:space="preserve">[Country]</w:t>
      </w:r>
      <w:commentRangeEnd w:id="477"/>
      <w:r w:rsidDel="00000000" w:rsidR="00000000" w:rsidRPr="00000000">
        <w:commentReference w:id="477"/>
      </w:r>
      <w:r w:rsidDel="00000000" w:rsidR="00000000" w:rsidRPr="00000000">
        <w:rPr>
          <w:rtl w:val="0"/>
        </w:rPr>
        <w:t xml:space="preserve"> is sensitive to changes in export levels in </w:t>
      </w:r>
      <w:commentRangeStart w:id="478"/>
      <w:r w:rsidDel="00000000" w:rsidR="00000000" w:rsidRPr="00000000">
        <w:rPr>
          <w:rtl w:val="0"/>
        </w:rPr>
        <w:t xml:space="preserve">[Industry 7]</w:t>
      </w:r>
      <w:commentRangeEnd w:id="478"/>
      <w:r w:rsidDel="00000000" w:rsidR="00000000" w:rsidRPr="00000000">
        <w:commentReference w:id="478"/>
      </w:r>
      <w:r w:rsidDel="00000000" w:rsidR="00000000" w:rsidRPr="00000000">
        <w:rPr>
          <w:rtl w:val="0"/>
        </w:rPr>
        <w:t xml:space="preserve">, </w:t>
      </w:r>
      <w:commentRangeStart w:id="479"/>
      <w:r w:rsidDel="00000000" w:rsidR="00000000" w:rsidRPr="00000000">
        <w:rPr>
          <w:rtl w:val="0"/>
        </w:rPr>
        <w:t xml:space="preserve">[Industry 8]</w:t>
      </w:r>
      <w:commentRangeEnd w:id="479"/>
      <w:r w:rsidDel="00000000" w:rsidR="00000000" w:rsidRPr="00000000">
        <w:commentReference w:id="479"/>
      </w:r>
      <w:r w:rsidDel="00000000" w:rsidR="00000000" w:rsidRPr="00000000">
        <w:rPr>
          <w:rtl w:val="0"/>
        </w:rPr>
        <w:t xml:space="preserve">, and </w:t>
      </w:r>
      <w:commentRangeStart w:id="480"/>
      <w:r w:rsidDel="00000000" w:rsidR="00000000" w:rsidRPr="00000000">
        <w:rPr>
          <w:rtl w:val="0"/>
        </w:rPr>
        <w:t xml:space="preserve">[Industry 9]</w:t>
      </w:r>
      <w:commentRangeEnd w:id="480"/>
      <w:r w:rsidDel="00000000" w:rsidR="00000000" w:rsidRPr="00000000">
        <w:commentReference w:id="480"/>
      </w:r>
      <w:r w:rsidDel="00000000" w:rsidR="00000000" w:rsidRPr="00000000">
        <w:rPr>
          <w:rtl w:val="0"/>
        </w:rPr>
        <w:t xml:space="preserve"> as well as </w:t>
      </w:r>
      <w:commentRangeStart w:id="481"/>
      <w:r w:rsidDel="00000000" w:rsidR="00000000" w:rsidRPr="00000000">
        <w:rPr>
          <w:rtl w:val="0"/>
        </w:rPr>
        <w:t xml:space="preserve">[Industry 10]</w:t>
      </w:r>
      <w:commentRangeEnd w:id="481"/>
      <w:r w:rsidDel="00000000" w:rsidR="00000000" w:rsidRPr="00000000">
        <w:commentReference w:id="481"/>
      </w:r>
      <w:r w:rsidDel="00000000" w:rsidR="00000000" w:rsidRPr="00000000">
        <w:rPr>
          <w:rtl w:val="0"/>
        </w:rPr>
        <w:t xml:space="preserve"> and </w:t>
      </w:r>
      <w:commentRangeStart w:id="482"/>
      <w:r w:rsidDel="00000000" w:rsidR="00000000" w:rsidRPr="00000000">
        <w:rPr>
          <w:rtl w:val="0"/>
        </w:rPr>
        <w:t xml:space="preserve">[Industry 11]</w:t>
      </w:r>
      <w:commentRangeEnd w:id="482"/>
      <w:r w:rsidDel="00000000" w:rsidR="00000000" w:rsidRPr="00000000">
        <w:commentReference w:id="482"/>
      </w:r>
      <w:r w:rsidDel="00000000" w:rsidR="00000000" w:rsidRPr="00000000">
        <w:rPr>
          <w:rtl w:val="0"/>
        </w:rPr>
        <w:t xml:space="preserve">. Interestingly, </w:t>
      </w:r>
      <w:commentRangeStart w:id="483"/>
      <w:r w:rsidDel="00000000" w:rsidR="00000000" w:rsidRPr="00000000">
        <w:rPr>
          <w:rtl w:val="0"/>
        </w:rPr>
        <w:t xml:space="preserve">[Country]</w:t>
      </w:r>
      <w:commentRangeEnd w:id="483"/>
      <w:r w:rsidDel="00000000" w:rsidR="00000000" w:rsidRPr="00000000">
        <w:commentReference w:id="483"/>
      </w:r>
      <w:r w:rsidDel="00000000" w:rsidR="00000000" w:rsidRPr="00000000">
        <w:rPr>
          <w:rtl w:val="0"/>
        </w:rPr>
        <w:t xml:space="preserve"> is highly insensitive to changes in most other industries suggesting that </w:t>
      </w:r>
      <w:commentRangeStart w:id="484"/>
      <w:r w:rsidDel="00000000" w:rsidR="00000000" w:rsidRPr="00000000">
        <w:rPr>
          <w:rtl w:val="0"/>
        </w:rPr>
        <w:t xml:space="preserve">[Country]</w:t>
      </w:r>
      <w:commentRangeEnd w:id="484"/>
      <w:r w:rsidDel="00000000" w:rsidR="00000000" w:rsidRPr="00000000">
        <w:commentReference w:id="484"/>
      </w:r>
      <w:r w:rsidDel="00000000" w:rsidR="00000000" w:rsidRPr="00000000">
        <w:rPr>
          <w:rtl w:val="0"/>
        </w:rPr>
        <w:t xml:space="preserve"> has a good blend of industries that complement each other and are able to compensate for reductions in other industries.</w:t>
      </w:r>
    </w:p>
    <w:p w:rsidR="00000000" w:rsidDel="00000000" w:rsidP="00000000" w:rsidRDefault="00000000" w:rsidRPr="00000000" w14:paraId="000003FF">
      <w:pPr>
        <w:pageBreakBefore w:val="0"/>
        <w:jc w:val="both"/>
        <w:rPr>
          <w:b w:val="1"/>
          <w:bCs w:val="1"/>
        </w:rPr>
      </w:pPr>
      <w:r w:rsidDel="00000000" w:rsidR="00000000" w:rsidRPr="00000000">
        <w:rPr>
          <w:b w:val="1"/>
          <w:bCs w:val="1"/>
        </w:rPr>
        <w:drawing>
          <wp:inline distB="114300" distT="114300" distL="114300" distR="114300">
            <wp:extent cx="5731200" cy="2984500"/>
            <wp:effectExtent b="0" l="0" r="0" t="0"/>
            <wp:docPr id="21" name="image16.jpg"/>
            <a:graphic>
              <a:graphicData uri="http://schemas.openxmlformats.org/drawingml/2006/picture">
                <pic:pic>
                  <pic:nvPicPr>
                    <pic:cNvPr id="0" name="image16.jpg"/>
                    <pic:cNvPicPr preferRelativeResize="0"/>
                  </pic:nvPicPr>
                  <pic:blipFill>
                    <a:blip r:embed="rId2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400">
      <w:pPr>
        <w:jc w:val="center"/>
        <w:rPr>
          <w:b w:val="0"/>
          <w:bCs w:val="0"/>
          <w:i w:val="1"/>
          <w:iCs w:val="1"/>
          <w:color w:val="444499"/>
          <w:sz w:val="18"/>
          <w:szCs w:val="18"/>
        </w:rPr>
      </w:pPr>
      <w:r w:rsidDel="00000000" w:rsidR="00000000" w:rsidRPr="00000000">
        <w:rPr>
          <w:sz w:val="22"/>
          <w:szCs w:val="22"/>
          <w:rtl w:val="0"/>
        </w:rPr>
        <w:t xml:space="preserve">Figure 7a. Incremental ECI Sensitivity for </w:t>
      </w:r>
      <w:commentRangeStart w:id="485"/>
      <w:r w:rsidDel="00000000" w:rsidR="00000000" w:rsidRPr="00000000">
        <w:rPr>
          <w:sz w:val="22"/>
          <w:szCs w:val="22"/>
          <w:rtl w:val="0"/>
        </w:rPr>
        <w:t xml:space="preserve">[Country]</w:t>
      </w:r>
      <w:commentRangeEnd w:id="485"/>
      <w:r w:rsidDel="00000000" w:rsidR="00000000" w:rsidRPr="00000000">
        <w:commentReference w:id="485"/>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1">
      <w:pPr>
        <w:pageBreakBefore w:val="0"/>
        <w:jc w:val="both"/>
        <w:rPr>
          <w:b w:val="1"/>
          <w:bCs w:val="1"/>
        </w:rPr>
      </w:pPr>
      <w:r w:rsidDel="00000000" w:rsidR="00000000" w:rsidRPr="00000000">
        <w:rPr>
          <w:rtl w:val="0"/>
        </w:rPr>
      </w:r>
    </w:p>
    <w:p w:rsidR="00000000" w:rsidDel="00000000" w:rsidP="00000000" w:rsidRDefault="00000000" w:rsidRPr="00000000" w14:paraId="00000402">
      <w:pPr>
        <w:pageBreakBefore w:val="0"/>
        <w:jc w:val="both"/>
        <w:rPr>
          <w:b w:val="1"/>
          <w:bCs w:val="1"/>
        </w:rPr>
      </w:pPr>
      <w:r w:rsidDel="00000000" w:rsidR="00000000" w:rsidRPr="00000000">
        <w:rPr>
          <w:b w:val="1"/>
          <w:bCs w:val="1"/>
        </w:rPr>
        <w:drawing>
          <wp:inline distB="114300" distT="114300" distL="114300" distR="114300">
            <wp:extent cx="5731200" cy="2959100"/>
            <wp:effectExtent b="0" l="0" r="0" t="0"/>
            <wp:docPr id="2" name="image8.jpg"/>
            <a:graphic>
              <a:graphicData uri="http://schemas.openxmlformats.org/drawingml/2006/picture">
                <pic:pic>
                  <pic:nvPicPr>
                    <pic:cNvPr id="0" name="image8.jpg"/>
                    <pic:cNvPicPr preferRelativeResize="0"/>
                  </pic:nvPicPr>
                  <pic:blipFill>
                    <a:blip r:embed="rId28"/>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3">
      <w:pPr>
        <w:jc w:val="center"/>
        <w:rPr>
          <w:b w:val="0"/>
          <w:bCs w:val="0"/>
          <w:i w:val="1"/>
          <w:iCs w:val="1"/>
          <w:color w:val="444499"/>
          <w:sz w:val="20"/>
          <w:szCs w:val="20"/>
        </w:rPr>
      </w:pPr>
      <w:r w:rsidDel="00000000" w:rsidR="00000000" w:rsidRPr="00000000">
        <w:rPr>
          <w:sz w:val="22"/>
          <w:szCs w:val="22"/>
          <w:rtl w:val="0"/>
        </w:rPr>
        <w:t xml:space="preserve">Figure 7b. Decremental ECI Sensitivity for </w:t>
      </w:r>
      <w:commentRangeStart w:id="486"/>
      <w:r w:rsidDel="00000000" w:rsidR="00000000" w:rsidRPr="00000000">
        <w:rPr>
          <w:sz w:val="22"/>
          <w:szCs w:val="22"/>
          <w:rtl w:val="0"/>
        </w:rPr>
        <w:t xml:space="preserve">[Country]</w:t>
      </w:r>
      <w:commentRangeEnd w:id="486"/>
      <w:r w:rsidDel="00000000" w:rsidR="00000000" w:rsidRPr="00000000">
        <w:commentReference w:id="486"/>
      </w:r>
      <w:r w:rsidDel="00000000" w:rsidR="00000000" w:rsidRPr="00000000">
        <w:rPr>
          <w:sz w:val="22"/>
          <w:szCs w:val="22"/>
          <w:rtl w:val="0"/>
        </w:rPr>
        <w:t xml:space="preserve"> (2018)</w:t>
      </w:r>
      <w:r w:rsidDel="00000000" w:rsidR="00000000" w:rsidRPr="00000000">
        <w:rPr>
          <w:rtl w:val="0"/>
        </w:rPr>
      </w:r>
    </w:p>
    <w:p w:rsidR="00000000" w:rsidDel="00000000" w:rsidP="00000000" w:rsidRDefault="00000000" w:rsidRPr="00000000" w14:paraId="00000404">
      <w:pPr>
        <w:pageBreakBefore w:val="0"/>
        <w:jc w:val="center"/>
        <w:rPr/>
      </w:pPr>
      <w:r w:rsidDel="00000000" w:rsidR="00000000" w:rsidRPr="00000000">
        <w:rPr>
          <w:rtl w:val="0"/>
        </w:rPr>
      </w:r>
    </w:p>
    <w:p w:rsidR="00000000" w:rsidDel="00000000" w:rsidP="00000000" w:rsidRDefault="00000000" w:rsidRPr="00000000" w14:paraId="00000405">
      <w:pPr>
        <w:pageBreakBefore w:val="0"/>
        <w:rPr/>
      </w:pPr>
      <w:r w:rsidDel="00000000" w:rsidR="00000000" w:rsidRPr="00000000">
        <w:rPr>
          <w:rtl w:val="0"/>
        </w:rPr>
        <w:t xml:space="preserve">Next, we consider the 2013 ECI Sensitivity graphs (Figures 8a and 8b). We see that in the positive shocking case, the landscape of ECI sensitivity has not altered significantly over the three-year period. </w:t>
      </w:r>
      <w:commentRangeStart w:id="487"/>
      <w:r w:rsidDel="00000000" w:rsidR="00000000" w:rsidRPr="00000000">
        <w:rPr>
          <w:rtl w:val="0"/>
        </w:rPr>
        <w:t xml:space="preserve">[Industry 5]</w:t>
      </w:r>
      <w:commentRangeEnd w:id="487"/>
      <w:r w:rsidDel="00000000" w:rsidR="00000000" w:rsidRPr="00000000">
        <w:commentReference w:id="487"/>
      </w:r>
      <w:r w:rsidDel="00000000" w:rsidR="00000000" w:rsidRPr="00000000">
        <w:rPr>
          <w:rtl w:val="0"/>
        </w:rPr>
        <w:t xml:space="preserve">, </w:t>
      </w:r>
      <w:commentRangeStart w:id="488"/>
      <w:r w:rsidDel="00000000" w:rsidR="00000000" w:rsidRPr="00000000">
        <w:rPr>
          <w:rtl w:val="0"/>
        </w:rPr>
        <w:t xml:space="preserve">[Industry 6]</w:t>
      </w:r>
      <w:commentRangeEnd w:id="488"/>
      <w:r w:rsidDel="00000000" w:rsidR="00000000" w:rsidRPr="00000000">
        <w:commentReference w:id="488"/>
      </w:r>
      <w:r w:rsidDel="00000000" w:rsidR="00000000" w:rsidRPr="00000000">
        <w:rPr>
          <w:rtl w:val="0"/>
        </w:rPr>
        <w:t xml:space="preserve">, </w:t>
      </w:r>
      <w:commentRangeStart w:id="489"/>
      <w:r w:rsidDel="00000000" w:rsidR="00000000" w:rsidRPr="00000000">
        <w:rPr>
          <w:rtl w:val="0"/>
        </w:rPr>
        <w:t xml:space="preserve">[Industry 2]</w:t>
      </w:r>
      <w:commentRangeEnd w:id="489"/>
      <w:r w:rsidDel="00000000" w:rsidR="00000000" w:rsidRPr="00000000">
        <w:commentReference w:id="489"/>
      </w:r>
      <w:r w:rsidDel="00000000" w:rsidR="00000000" w:rsidRPr="00000000">
        <w:rPr>
          <w:rtl w:val="0"/>
        </w:rPr>
        <w:t xml:space="preserve">, and </w:t>
      </w:r>
      <w:commentRangeStart w:id="490"/>
      <w:r w:rsidDel="00000000" w:rsidR="00000000" w:rsidRPr="00000000">
        <w:rPr>
          <w:rtl w:val="0"/>
        </w:rPr>
        <w:t xml:space="preserve">[Industry 10]</w:t>
      </w:r>
      <w:commentRangeEnd w:id="490"/>
      <w:r w:rsidDel="00000000" w:rsidR="00000000" w:rsidRPr="00000000">
        <w:commentReference w:id="490"/>
      </w:r>
      <w:r w:rsidDel="00000000" w:rsidR="00000000" w:rsidRPr="00000000">
        <w:rPr>
          <w:rtl w:val="0"/>
        </w:rPr>
        <w:t xml:space="preserve"> and </w:t>
      </w:r>
      <w:commentRangeStart w:id="491"/>
      <w:r w:rsidDel="00000000" w:rsidR="00000000" w:rsidRPr="00000000">
        <w:rPr>
          <w:rtl w:val="0"/>
        </w:rPr>
        <w:t xml:space="preserve">[Industry 11]</w:t>
      </w:r>
      <w:commentRangeEnd w:id="491"/>
      <w:r w:rsidDel="00000000" w:rsidR="00000000" w:rsidRPr="00000000">
        <w:commentReference w:id="491"/>
      </w:r>
      <w:r w:rsidDel="00000000" w:rsidR="00000000" w:rsidRPr="00000000">
        <w:rPr>
          <w:rtl w:val="0"/>
        </w:rPr>
        <w:t xml:space="preserve"> lead to an uptrend in ECI. However, we see that in 2018 </w:t>
      </w:r>
      <w:commentRangeStart w:id="492"/>
      <w:r w:rsidDel="00000000" w:rsidR="00000000" w:rsidRPr="00000000">
        <w:rPr>
          <w:rtl w:val="0"/>
        </w:rPr>
        <w:t xml:space="preserve">[Country]</w:t>
      </w:r>
      <w:commentRangeEnd w:id="492"/>
      <w:r w:rsidDel="00000000" w:rsidR="00000000" w:rsidRPr="00000000">
        <w:commentReference w:id="492"/>
      </w:r>
      <w:r w:rsidDel="00000000" w:rsidR="00000000" w:rsidRPr="00000000">
        <w:rPr>
          <w:rtl w:val="0"/>
        </w:rPr>
        <w:t xml:space="preserve"> seems to be highly sensitive to increases in </w:t>
      </w:r>
      <w:commentRangeStart w:id="493"/>
      <w:r w:rsidDel="00000000" w:rsidR="00000000" w:rsidRPr="00000000">
        <w:rPr>
          <w:rtl w:val="0"/>
        </w:rPr>
        <w:t xml:space="preserve">[Industry 7]</w:t>
      </w:r>
      <w:commentRangeEnd w:id="493"/>
      <w:r w:rsidDel="00000000" w:rsidR="00000000" w:rsidRPr="00000000">
        <w:commentReference w:id="493"/>
      </w:r>
      <w:r w:rsidDel="00000000" w:rsidR="00000000" w:rsidRPr="00000000">
        <w:rPr>
          <w:rtl w:val="0"/>
        </w:rPr>
        <w:t xml:space="preserve">.</w:t>
      </w:r>
    </w:p>
    <w:p w:rsidR="00000000" w:rsidDel="00000000" w:rsidP="00000000" w:rsidRDefault="00000000" w:rsidRPr="00000000" w14:paraId="00000406">
      <w:pPr>
        <w:pageBreakBefore w:val="0"/>
        <w:rPr/>
      </w:pPr>
      <w:r w:rsidDel="00000000" w:rsidR="00000000" w:rsidRPr="00000000">
        <w:rPr>
          <w:rtl w:val="0"/>
        </w:rPr>
      </w:r>
    </w:p>
    <w:p w:rsidR="00000000" w:rsidDel="00000000" w:rsidP="00000000" w:rsidRDefault="00000000" w:rsidRPr="00000000" w14:paraId="00000407">
      <w:pPr>
        <w:pageBreakBefore w:val="0"/>
        <w:rPr>
          <w:b w:val="1"/>
          <w:bCs w:val="1"/>
        </w:rPr>
      </w:pPr>
      <w:r w:rsidDel="00000000" w:rsidR="00000000" w:rsidRPr="00000000">
        <w:rPr>
          <w:rtl w:val="0"/>
        </w:rPr>
        <w:t xml:space="preserve">In the 2013 negative shocking case, we see that again </w:t>
      </w:r>
      <w:commentRangeStart w:id="494"/>
      <w:r w:rsidDel="00000000" w:rsidR="00000000" w:rsidRPr="00000000">
        <w:rPr>
          <w:rtl w:val="0"/>
        </w:rPr>
        <w:t xml:space="preserve">[Country]</w:t>
      </w:r>
      <w:commentRangeEnd w:id="494"/>
      <w:r w:rsidDel="00000000" w:rsidR="00000000" w:rsidRPr="00000000">
        <w:commentReference w:id="494"/>
      </w:r>
      <w:r w:rsidDel="00000000" w:rsidR="00000000" w:rsidRPr="00000000">
        <w:rPr>
          <w:rtl w:val="0"/>
        </w:rPr>
        <w:t xml:space="preserve"> is very sensitive to drawbacks in </w:t>
      </w:r>
      <w:commentRangeStart w:id="495"/>
      <w:r w:rsidDel="00000000" w:rsidR="00000000" w:rsidRPr="00000000">
        <w:rPr>
          <w:rtl w:val="0"/>
        </w:rPr>
        <w:t xml:space="preserve">[Industry 7]</w:t>
      </w:r>
      <w:commentRangeEnd w:id="495"/>
      <w:r w:rsidDel="00000000" w:rsidR="00000000" w:rsidRPr="00000000">
        <w:commentReference w:id="495"/>
      </w:r>
      <w:r w:rsidDel="00000000" w:rsidR="00000000" w:rsidRPr="00000000">
        <w:rPr>
          <w:rtl w:val="0"/>
        </w:rPr>
        <w:t xml:space="preserve">. Again, we see that </w:t>
      </w:r>
      <w:commentRangeStart w:id="496"/>
      <w:r w:rsidDel="00000000" w:rsidR="00000000" w:rsidRPr="00000000">
        <w:rPr>
          <w:rtl w:val="0"/>
        </w:rPr>
        <w:t xml:space="preserve">[Country]</w:t>
      </w:r>
      <w:commentRangeEnd w:id="496"/>
      <w:r w:rsidDel="00000000" w:rsidR="00000000" w:rsidRPr="00000000">
        <w:commentReference w:id="496"/>
      </w:r>
      <w:r w:rsidDel="00000000" w:rsidR="00000000" w:rsidRPr="00000000">
        <w:rPr>
          <w:rtl w:val="0"/>
        </w:rPr>
        <w:t xml:space="preserve"> is highly insensitive to drawdowns in the majority of its industries. However, unlike the 2018 case, we see quite a bit of sensitivity to </w:t>
      </w:r>
      <w:commentRangeStart w:id="497"/>
      <w:r w:rsidDel="00000000" w:rsidR="00000000" w:rsidRPr="00000000">
        <w:rPr>
          <w:rtl w:val="0"/>
        </w:rPr>
        <w:t xml:space="preserve">[Industry 12]</w:t>
      </w:r>
      <w:commentRangeEnd w:id="497"/>
      <w:r w:rsidDel="00000000" w:rsidR="00000000" w:rsidRPr="00000000">
        <w:commentReference w:id="497"/>
      </w:r>
      <w:r w:rsidDel="00000000" w:rsidR="00000000" w:rsidRPr="00000000">
        <w:rPr>
          <w:rtl w:val="0"/>
        </w:rPr>
        <w:t xml:space="preserve">.</w:t>
      </w:r>
      <w:r w:rsidDel="00000000" w:rsidR="00000000" w:rsidRPr="00000000">
        <w:rPr/>
        <w:drawing>
          <wp:inline distB="114300" distT="114300" distL="114300" distR="114300">
            <wp:extent cx="5731200" cy="2959100"/>
            <wp:effectExtent b="0" l="0" r="0" t="0"/>
            <wp:docPr id="10" name="image7.jpg"/>
            <a:graphic>
              <a:graphicData uri="http://schemas.openxmlformats.org/drawingml/2006/picture">
                <pic:pic>
                  <pic:nvPicPr>
                    <pic:cNvPr id="0" name="image7.jpg"/>
                    <pic:cNvPicPr preferRelativeResize="0"/>
                  </pic:nvPicPr>
                  <pic:blipFill>
                    <a:blip r:embed="rId29"/>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jc w:val="center"/>
        <w:rPr/>
      </w:pPr>
      <w:r w:rsidDel="00000000" w:rsidR="00000000" w:rsidRPr="00000000">
        <w:rPr>
          <w:sz w:val="22"/>
          <w:szCs w:val="22"/>
          <w:rtl w:val="0"/>
        </w:rPr>
        <w:t xml:space="preserve">Figure 8a. Incremental ECI Sensitivity for </w:t>
      </w:r>
      <w:commentRangeStart w:id="498"/>
      <w:r w:rsidDel="00000000" w:rsidR="00000000" w:rsidRPr="00000000">
        <w:rPr>
          <w:sz w:val="22"/>
          <w:szCs w:val="22"/>
          <w:rtl w:val="0"/>
        </w:rPr>
        <w:t xml:space="preserve">[Country]</w:t>
      </w:r>
      <w:commentRangeEnd w:id="498"/>
      <w:r w:rsidDel="00000000" w:rsidR="00000000" w:rsidRPr="00000000">
        <w:commentReference w:id="498"/>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9">
      <w:pPr>
        <w:pageBreakBefore w:val="0"/>
        <w:jc w:val="center"/>
        <w:rPr/>
      </w:pPr>
      <w:r w:rsidDel="00000000" w:rsidR="00000000" w:rsidRPr="00000000">
        <w:rPr>
          <w:rtl w:val="0"/>
        </w:rPr>
      </w:r>
    </w:p>
    <w:p w:rsidR="00000000" w:rsidDel="00000000" w:rsidP="00000000" w:rsidRDefault="00000000" w:rsidRPr="00000000" w14:paraId="0000040A">
      <w:pPr>
        <w:jc w:val="both"/>
        <w:rPr>
          <w:b w:val="1"/>
          <w:bCs w:val="1"/>
        </w:rPr>
      </w:pPr>
      <w:r w:rsidDel="00000000" w:rsidR="00000000" w:rsidRPr="00000000">
        <w:rPr>
          <w:b w:val="1"/>
          <w:bCs w:val="1"/>
        </w:rPr>
        <w:drawing>
          <wp:inline distB="114300" distT="114300" distL="114300" distR="114300">
            <wp:extent cx="5731200" cy="2997200"/>
            <wp:effectExtent b="0" l="0" r="0" t="0"/>
            <wp:docPr id="1" name="image4.jpg"/>
            <a:graphic>
              <a:graphicData uri="http://schemas.openxmlformats.org/drawingml/2006/picture">
                <pic:pic>
                  <pic:nvPicPr>
                    <pic:cNvPr id="0" name="image4.jpg"/>
                    <pic:cNvPicPr preferRelativeResize="0"/>
                  </pic:nvPicPr>
                  <pic:blipFill>
                    <a:blip r:embed="rId30"/>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40B">
      <w:pPr>
        <w:jc w:val="center"/>
        <w:rPr/>
      </w:pPr>
      <w:r w:rsidDel="00000000" w:rsidR="00000000" w:rsidRPr="00000000">
        <w:rPr>
          <w:sz w:val="22"/>
          <w:szCs w:val="22"/>
          <w:rtl w:val="0"/>
        </w:rPr>
        <w:t xml:space="preserve">Figure 8b. Decremental ECI Sensitivity for </w:t>
      </w:r>
      <w:commentRangeStart w:id="499"/>
      <w:r w:rsidDel="00000000" w:rsidR="00000000" w:rsidRPr="00000000">
        <w:rPr>
          <w:sz w:val="22"/>
          <w:szCs w:val="22"/>
          <w:rtl w:val="0"/>
        </w:rPr>
        <w:t xml:space="preserve">[Country]</w:t>
      </w:r>
      <w:commentRangeEnd w:id="499"/>
      <w:r w:rsidDel="00000000" w:rsidR="00000000" w:rsidRPr="00000000">
        <w:commentReference w:id="499"/>
      </w:r>
      <w:r w:rsidDel="00000000" w:rsidR="00000000" w:rsidRPr="00000000">
        <w:rPr>
          <w:sz w:val="22"/>
          <w:szCs w:val="22"/>
          <w:rtl w:val="0"/>
        </w:rPr>
        <w:t xml:space="preserve"> (2013)</w:t>
      </w:r>
      <w:r w:rsidDel="00000000" w:rsidR="00000000" w:rsidRPr="00000000">
        <w:rPr>
          <w:rtl w:val="0"/>
        </w:rPr>
      </w:r>
    </w:p>
    <w:p w:rsidR="00000000" w:rsidDel="00000000" w:rsidP="00000000" w:rsidRDefault="00000000" w:rsidRPr="00000000" w14:paraId="0000040C">
      <w:pPr>
        <w:pageBreakBefore w:val="0"/>
        <w:jc w:val="both"/>
        <w:rPr>
          <w:b w:val="1"/>
          <w:bCs w:val="1"/>
        </w:rPr>
      </w:pPr>
      <w:r w:rsidDel="00000000" w:rsidR="00000000" w:rsidRPr="00000000">
        <w:rPr>
          <w:rtl w:val="0"/>
        </w:rPr>
      </w:r>
    </w:p>
    <w:p w:rsidR="00000000" w:rsidDel="00000000" w:rsidP="00000000" w:rsidRDefault="00000000" w:rsidRPr="00000000" w14:paraId="0000040D">
      <w:pPr>
        <w:pageBreakBefore w:val="0"/>
        <w:rPr/>
      </w:pPr>
      <w:r w:rsidDel="00000000" w:rsidR="00000000" w:rsidRPr="00000000">
        <w:rPr>
          <w:rtl w:val="0"/>
        </w:rPr>
        <w:t xml:space="preserve">Below we see the SDV sensitivity charts for </w:t>
      </w:r>
      <w:commentRangeStart w:id="500"/>
      <w:r w:rsidDel="00000000" w:rsidR="00000000" w:rsidRPr="00000000">
        <w:rPr>
          <w:rtl w:val="0"/>
        </w:rPr>
        <w:t xml:space="preserve">[Base Industry 1]</w:t>
      </w:r>
      <w:commentRangeEnd w:id="500"/>
      <w:r w:rsidDel="00000000" w:rsidR="00000000" w:rsidRPr="00000000">
        <w:commentReference w:id="500"/>
      </w:r>
      <w:r w:rsidDel="00000000" w:rsidR="00000000" w:rsidRPr="00000000">
        <w:rPr>
          <w:rtl w:val="0"/>
        </w:rPr>
        <w:t xml:space="preserve"> (Table 11). </w:t>
      </w:r>
      <w:commentRangeStart w:id="501"/>
      <w:r w:rsidDel="00000000" w:rsidR="00000000" w:rsidRPr="00000000">
        <w:rPr>
          <w:rtl w:val="0"/>
        </w:rPr>
        <w:t xml:space="preserve">[Country]</w:t>
      </w:r>
      <w:commentRangeEnd w:id="501"/>
      <w:r w:rsidDel="00000000" w:rsidR="00000000" w:rsidRPr="00000000">
        <w:commentReference w:id="501"/>
      </w:r>
      <w:r w:rsidDel="00000000" w:rsidR="00000000" w:rsidRPr="00000000">
        <w:rPr>
          <w:rtl w:val="0"/>
        </w:rPr>
        <w:t xml:space="preserve">’s SDV is quite insensitive to changes in </w:t>
      </w:r>
      <w:commentRangeStart w:id="502"/>
      <w:r w:rsidDel="00000000" w:rsidR="00000000" w:rsidRPr="00000000">
        <w:rPr>
          <w:rtl w:val="0"/>
        </w:rPr>
        <w:t xml:space="preserve">[Base Industry 1]</w:t>
      </w:r>
      <w:commentRangeEnd w:id="502"/>
      <w:r w:rsidDel="00000000" w:rsidR="00000000" w:rsidRPr="00000000">
        <w:commentReference w:id="502"/>
      </w:r>
      <w:r w:rsidDel="00000000" w:rsidR="00000000" w:rsidRPr="00000000">
        <w:rPr>
          <w:rtl w:val="0"/>
        </w:rPr>
        <w:t xml:space="preserve"> since this does not seem to be a key industry for the </w:t>
      </w:r>
      <w:commentRangeStart w:id="503"/>
      <w:r w:rsidDel="00000000" w:rsidR="00000000" w:rsidRPr="00000000">
        <w:rPr>
          <w:rtl w:val="0"/>
        </w:rPr>
        <w:t xml:space="preserve">[Country]</w:t>
      </w:r>
      <w:commentRangeEnd w:id="503"/>
      <w:r w:rsidDel="00000000" w:rsidR="00000000" w:rsidRPr="00000000">
        <w:commentReference w:id="503"/>
      </w:r>
      <w:r w:rsidDel="00000000" w:rsidR="00000000" w:rsidRPr="00000000">
        <w:rPr>
          <w:rtl w:val="0"/>
        </w:rPr>
        <w:t xml:space="preserve"> economy. In both the positive and negative SDV sensitivity chart we see that the SDV does not change for any level of shock to the export level of </w:t>
      </w:r>
      <w:commentRangeStart w:id="504"/>
      <w:r w:rsidDel="00000000" w:rsidR="00000000" w:rsidRPr="00000000">
        <w:rPr>
          <w:rtl w:val="0"/>
        </w:rPr>
        <w:t xml:space="preserve">[Base Industry 1]</w:t>
      </w:r>
      <w:commentRangeEnd w:id="504"/>
      <w:r w:rsidDel="00000000" w:rsidR="00000000" w:rsidRPr="00000000">
        <w:commentReference w:id="504"/>
      </w:r>
      <w:r w:rsidDel="00000000" w:rsidR="00000000" w:rsidRPr="00000000">
        <w:rPr>
          <w:rtl w:val="0"/>
        </w:rPr>
        <w:t xml:space="preserve">. </w:t>
      </w:r>
    </w:p>
    <w:p w:rsidR="00000000" w:rsidDel="00000000" w:rsidP="00000000" w:rsidRDefault="00000000" w:rsidRPr="00000000" w14:paraId="0000040E">
      <w:pPr>
        <w:pageBreakBefore w:val="0"/>
        <w:rPr/>
      </w:pPr>
      <w:r w:rsidDel="00000000" w:rsidR="00000000" w:rsidRPr="00000000">
        <w:rPr>
          <w:rtl w:val="0"/>
        </w:rPr>
      </w:r>
    </w:p>
    <w:p w:rsidR="00000000" w:rsidDel="00000000" w:rsidP="00000000" w:rsidRDefault="00000000" w:rsidRPr="00000000" w14:paraId="0000040F">
      <w:pPr>
        <w:pageBreakBefore w:val="0"/>
        <w:rPr>
          <w:b w:val="1"/>
          <w:bCs w:val="1"/>
        </w:rPr>
      </w:pPr>
      <w:r w:rsidDel="00000000" w:rsidR="00000000" w:rsidRPr="00000000">
        <w:rPr>
          <w:rtl w:val="0"/>
        </w:rPr>
        <w:t xml:space="preserve">Considering the </w:t>
      </w:r>
      <w:commentRangeStart w:id="505"/>
      <w:r w:rsidDel="00000000" w:rsidR="00000000" w:rsidRPr="00000000">
        <w:rPr>
          <w:rtl w:val="0"/>
        </w:rPr>
        <w:t xml:space="preserve">[Base Industry 2]</w:t>
      </w:r>
      <w:commentRangeEnd w:id="505"/>
      <w:r w:rsidDel="00000000" w:rsidR="00000000" w:rsidRPr="00000000">
        <w:commentReference w:id="505"/>
      </w:r>
      <w:r w:rsidDel="00000000" w:rsidR="00000000" w:rsidRPr="00000000">
        <w:rPr>
          <w:rtl w:val="0"/>
        </w:rPr>
        <w:t xml:space="preserve"> SDV sensitivity charts (Table 12), we see that </w:t>
      </w:r>
      <w:commentRangeStart w:id="506"/>
      <w:r w:rsidDel="00000000" w:rsidR="00000000" w:rsidRPr="00000000">
        <w:rPr>
          <w:rtl w:val="0"/>
        </w:rPr>
        <w:t xml:space="preserve">[Country]</w:t>
      </w:r>
      <w:commentRangeEnd w:id="506"/>
      <w:r w:rsidDel="00000000" w:rsidR="00000000" w:rsidRPr="00000000">
        <w:commentReference w:id="506"/>
      </w:r>
      <w:r w:rsidDel="00000000" w:rsidR="00000000" w:rsidRPr="00000000">
        <w:rPr>
          <w:rtl w:val="0"/>
        </w:rPr>
        <w:t xml:space="preserve"> again is fairly insensitive to this industry. We see a slight change in the SDV from a decrease of </w:t>
      </w:r>
      <w:commentRangeStart w:id="507"/>
      <w:r w:rsidDel="00000000" w:rsidR="00000000" w:rsidRPr="00000000">
        <w:rPr>
          <w:rtl w:val="0"/>
        </w:rPr>
        <w:t xml:space="preserve">[Percentage]</w:t>
      </w:r>
      <w:commentRangeEnd w:id="507"/>
      <w:r w:rsidDel="00000000" w:rsidR="00000000" w:rsidRPr="00000000">
        <w:commentReference w:id="507"/>
      </w:r>
      <w:r w:rsidDel="00000000" w:rsidR="00000000" w:rsidRPr="00000000">
        <w:rPr>
          <w:rtl w:val="0"/>
        </w:rPr>
        <w:t xml:space="preserve">% in </w:t>
      </w:r>
      <w:commentRangeStart w:id="508"/>
      <w:r w:rsidDel="00000000" w:rsidR="00000000" w:rsidRPr="00000000">
        <w:rPr>
          <w:rtl w:val="0"/>
        </w:rPr>
        <w:t xml:space="preserve">[Base Industry 2]</w:t>
      </w:r>
      <w:commentRangeEnd w:id="508"/>
      <w:r w:rsidDel="00000000" w:rsidR="00000000" w:rsidRPr="00000000">
        <w:commentReference w:id="508"/>
      </w:r>
      <w:r w:rsidDel="00000000" w:rsidR="00000000" w:rsidRPr="00000000">
        <w:rPr>
          <w:rtl w:val="0"/>
        </w:rPr>
        <w:t xml:space="preserve">, but in general, the industries that have positive opportunity gain and negative opportunity gain for </w:t>
      </w:r>
      <w:commentRangeStart w:id="509"/>
      <w:r w:rsidDel="00000000" w:rsidR="00000000" w:rsidRPr="00000000">
        <w:rPr>
          <w:rtl w:val="0"/>
        </w:rPr>
        <w:t xml:space="preserve">[Country]</w:t>
      </w:r>
      <w:commentRangeEnd w:id="509"/>
      <w:r w:rsidDel="00000000" w:rsidR="00000000" w:rsidRPr="00000000">
        <w:commentReference w:id="509"/>
      </w:r>
      <w:r w:rsidDel="00000000" w:rsidR="00000000" w:rsidRPr="00000000">
        <w:rPr>
          <w:rtl w:val="0"/>
        </w:rPr>
        <w:t xml:space="preserve"> are unchanged by shocks to the </w:t>
      </w:r>
      <w:commentRangeStart w:id="510"/>
      <w:r w:rsidDel="00000000" w:rsidR="00000000" w:rsidRPr="00000000">
        <w:rPr>
          <w:rtl w:val="0"/>
        </w:rPr>
        <w:t xml:space="preserve">[Base Industry 2]</w:t>
      </w:r>
      <w:commentRangeEnd w:id="510"/>
      <w:r w:rsidDel="00000000" w:rsidR="00000000" w:rsidRPr="00000000">
        <w:commentReference w:id="510"/>
      </w:r>
      <w:r w:rsidDel="00000000" w:rsidR="00000000" w:rsidRPr="00000000">
        <w:rPr>
          <w:rtl w:val="0"/>
        </w:rPr>
        <w:t xml:space="preserve"> industry.</w:t>
      </w:r>
      <w:r w:rsidDel="00000000" w:rsidR="00000000" w:rsidRPr="00000000">
        <w:rPr>
          <w:rtl w:val="0"/>
        </w:rPr>
      </w:r>
    </w:p>
    <w:p w:rsidR="00000000" w:rsidDel="00000000" w:rsidP="00000000" w:rsidRDefault="00000000" w:rsidRPr="00000000" w14:paraId="00000410">
      <w:pPr>
        <w:pageBreakBefore w:val="0"/>
        <w:jc w:val="center"/>
        <w:rPr>
          <w:b w:val="1"/>
          <w:bCs w:val="1"/>
        </w:rPr>
      </w:pPr>
      <w:r w:rsidDel="00000000" w:rsidR="00000000" w:rsidRPr="00000000">
        <w:rPr>
          <w:rtl w:val="0"/>
        </w:rPr>
      </w:r>
    </w:p>
    <w:tbl>
      <w:tblPr>
        <w:tblStyle w:val="Table18"/>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 Rank</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Incremental</w:t>
            </w:r>
          </w:p>
        </w:tc>
        <w:tc>
          <w:tcPr>
            <w:tcBorders>
              <w:top w:color="c9c9c9" w:space="0" w:sz="4" w:val="single"/>
              <w:bottom w:color="4472c4" w:space="0" w:sz="4" w:val="single"/>
              <w:right w:color="c9c9c9" w:space="0" w:sz="4" w:val="single"/>
            </w:tcBorders>
            <w:shd w:fill="a5a5a5" w:val="clear"/>
            <w:tcMar>
              <w:top w:w="-267.84" w:type="dxa"/>
              <w:left w:w="-267.84" w:type="dxa"/>
              <w:bottom w:w="-267.84" w:type="dxa"/>
              <w:right w:w="-267.84" w:type="dxa"/>
            </w:tcMar>
            <w:vAlign w:val="cente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sz w:val="20"/>
                <w:szCs w:val="20"/>
                <w:rtl w:val="0"/>
              </w:rPr>
              <w:t xml:space="preserve">Decremental</w:t>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tl w:val="0"/>
              </w:rPr>
              <w:t xml:space="preserve">1</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5">
            <w:pPr>
              <w:widowControl w:val="0"/>
              <w:spacing w:line="276" w:lineRule="auto"/>
              <w:ind w:left="180" w:firstLine="0"/>
              <w:rPr>
                <w:sz w:val="20"/>
                <w:szCs w:val="20"/>
              </w:rPr>
            </w:pPr>
            <w:commentRangeStart w:id="511"/>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1"/>
            <w:r w:rsidDel="00000000" w:rsidR="00000000" w:rsidRPr="00000000">
              <w:commentReference w:id="511"/>
            </w:r>
            <w:r w:rsidDel="00000000" w:rsidR="00000000" w:rsidRPr="00000000">
              <w:rPr>
                <w:sz w:val="20"/>
                <w:szCs w:val="20"/>
                <w:rtl w:val="0"/>
              </w:rPr>
              <w:t xml:space="preserve">2</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8">
            <w:pPr>
              <w:widowControl w:val="0"/>
              <w:spacing w:line="276" w:lineRule="auto"/>
              <w:ind w:left="180" w:firstLine="0"/>
              <w:rPr>
                <w:sz w:val="20"/>
                <w:szCs w:val="20"/>
              </w:rPr>
            </w:pPr>
            <w:commentRangeStart w:id="512"/>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2"/>
            <w:r w:rsidDel="00000000" w:rsidR="00000000" w:rsidRPr="00000000">
              <w:commentReference w:id="512"/>
            </w:r>
            <w:r w:rsidDel="00000000" w:rsidR="00000000" w:rsidRPr="00000000">
              <w:rPr>
                <w:sz w:val="20"/>
                <w:szCs w:val="20"/>
                <w:rtl w:val="0"/>
              </w:rPr>
              <w:t xml:space="preserve">3</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B">
            <w:pPr>
              <w:widowControl w:val="0"/>
              <w:spacing w:line="276" w:lineRule="auto"/>
              <w:ind w:left="180" w:firstLine="0"/>
              <w:rPr>
                <w:sz w:val="20"/>
                <w:szCs w:val="20"/>
              </w:rPr>
            </w:pPr>
            <w:commentRangeStart w:id="513"/>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1C">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3"/>
            <w:r w:rsidDel="00000000" w:rsidR="00000000" w:rsidRPr="00000000">
              <w:commentReference w:id="513"/>
            </w:r>
            <w:r w:rsidDel="00000000" w:rsidR="00000000" w:rsidRPr="00000000">
              <w:rPr>
                <w:sz w:val="20"/>
                <w:szCs w:val="20"/>
                <w:rtl w:val="0"/>
              </w:rPr>
              <w:t xml:space="preserve">4</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E">
            <w:pPr>
              <w:widowControl w:val="0"/>
              <w:spacing w:line="276" w:lineRule="auto"/>
              <w:ind w:left="180" w:firstLine="0"/>
              <w:rPr>
                <w:sz w:val="20"/>
                <w:szCs w:val="20"/>
              </w:rPr>
            </w:pPr>
            <w:commentRangeStart w:id="514"/>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1F">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4"/>
            <w:r w:rsidDel="00000000" w:rsidR="00000000" w:rsidRPr="00000000">
              <w:commentReference w:id="514"/>
            </w:r>
            <w:r w:rsidDel="00000000" w:rsidR="00000000" w:rsidRPr="00000000">
              <w:rPr>
                <w:sz w:val="20"/>
                <w:szCs w:val="20"/>
                <w:rtl w:val="0"/>
              </w:rPr>
              <w:t xml:space="preserve">5</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1">
            <w:pPr>
              <w:widowControl w:val="0"/>
              <w:spacing w:line="276" w:lineRule="auto"/>
              <w:ind w:left="180" w:firstLine="0"/>
              <w:rPr>
                <w:sz w:val="20"/>
                <w:szCs w:val="20"/>
              </w:rPr>
            </w:pPr>
            <w:commentRangeStart w:id="515"/>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2">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5"/>
            <w:r w:rsidDel="00000000" w:rsidR="00000000" w:rsidRPr="00000000">
              <w:commentReference w:id="515"/>
            </w:r>
            <w:r w:rsidDel="00000000" w:rsidR="00000000" w:rsidRPr="00000000">
              <w:rPr>
                <w:sz w:val="20"/>
                <w:szCs w:val="20"/>
                <w:rtl w:val="0"/>
              </w:rPr>
              <w:t xml:space="preserve">6</w:t>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4">
            <w:pPr>
              <w:widowControl w:val="0"/>
              <w:spacing w:line="276" w:lineRule="auto"/>
              <w:ind w:left="180" w:firstLine="0"/>
              <w:rPr>
                <w:sz w:val="20"/>
                <w:szCs w:val="20"/>
              </w:rPr>
            </w:pPr>
            <w:commentRangeStart w:id="516"/>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267.84" w:type="dxa"/>
              <w:left w:w="-267.84" w:type="dxa"/>
              <w:bottom w:w="-267.84" w:type="dxa"/>
              <w:right w:w="-267.84" w:type="dxa"/>
            </w:tcMar>
            <w:vAlign w:val="center"/>
          </w:tcPr>
          <w:p w:rsidR="00000000" w:rsidDel="00000000" w:rsidP="00000000" w:rsidRDefault="00000000" w:rsidRPr="00000000" w14:paraId="00000425">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6"/>
            <w:r w:rsidDel="00000000" w:rsidR="00000000" w:rsidRPr="00000000">
              <w:commentReference w:id="516"/>
            </w:r>
            <w:r w:rsidDel="00000000" w:rsidR="00000000" w:rsidRPr="00000000">
              <w:rPr>
                <w:sz w:val="20"/>
                <w:szCs w:val="20"/>
                <w:rtl w:val="0"/>
              </w:rPr>
              <w:t xml:space="preserve">7</w:t>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7">
            <w:pPr>
              <w:widowControl w:val="0"/>
              <w:spacing w:line="276" w:lineRule="auto"/>
              <w:ind w:left="180" w:firstLine="0"/>
              <w:rPr>
                <w:sz w:val="20"/>
                <w:szCs w:val="20"/>
              </w:rPr>
            </w:pPr>
            <w:commentRangeStart w:id="517"/>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8">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7"/>
            <w:r w:rsidDel="00000000" w:rsidR="00000000" w:rsidRPr="00000000">
              <w:commentReference w:id="517"/>
            </w:r>
            <w:r w:rsidDel="00000000" w:rsidR="00000000" w:rsidRPr="00000000">
              <w:rPr>
                <w:sz w:val="20"/>
                <w:szCs w:val="20"/>
                <w:rtl w:val="0"/>
              </w:rPr>
              <w:t xml:space="preserve">8</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A">
            <w:pPr>
              <w:widowControl w:val="0"/>
              <w:spacing w:line="276" w:lineRule="auto"/>
              <w:ind w:left="180" w:firstLine="0"/>
              <w:rPr>
                <w:sz w:val="20"/>
                <w:szCs w:val="20"/>
              </w:rPr>
            </w:pPr>
            <w:commentRangeStart w:id="518"/>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B">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8"/>
            <w:r w:rsidDel="00000000" w:rsidR="00000000" w:rsidRPr="00000000">
              <w:commentReference w:id="518"/>
            </w:r>
            <w:r w:rsidDel="00000000" w:rsidR="00000000" w:rsidRPr="00000000">
              <w:rPr>
                <w:sz w:val="20"/>
                <w:szCs w:val="20"/>
                <w:rtl w:val="0"/>
              </w:rPr>
              <w:t xml:space="preserve">9</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D">
            <w:pPr>
              <w:widowControl w:val="0"/>
              <w:spacing w:line="276" w:lineRule="auto"/>
              <w:ind w:left="180" w:firstLine="0"/>
              <w:rPr>
                <w:sz w:val="20"/>
                <w:szCs w:val="20"/>
              </w:rPr>
            </w:pPr>
            <w:commentRangeStart w:id="519"/>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2E">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19"/>
            <w:r w:rsidDel="00000000" w:rsidR="00000000" w:rsidRPr="00000000">
              <w:commentReference w:id="519"/>
            </w:r>
            <w:r w:rsidDel="00000000" w:rsidR="00000000" w:rsidRPr="00000000">
              <w:rPr>
                <w:sz w:val="20"/>
                <w:szCs w:val="20"/>
                <w:rtl w:val="0"/>
              </w:rPr>
              <w:t xml:space="preserve">10</w:t>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0">
            <w:pPr>
              <w:widowControl w:val="0"/>
              <w:spacing w:line="276" w:lineRule="auto"/>
              <w:ind w:left="180" w:firstLine="0"/>
              <w:rPr>
                <w:sz w:val="20"/>
                <w:szCs w:val="20"/>
              </w:rPr>
            </w:pPr>
            <w:commentRangeStart w:id="520"/>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1">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0"/>
            <w:r w:rsidDel="00000000" w:rsidR="00000000" w:rsidRPr="00000000">
              <w:commentReference w:id="520"/>
            </w:r>
            <w:r w:rsidDel="00000000" w:rsidR="00000000" w:rsidRPr="00000000">
              <w:rPr>
                <w:sz w:val="20"/>
                <w:szCs w:val="20"/>
                <w:rtl w:val="0"/>
              </w:rPr>
              <w:t xml:space="preserve">11</w:t>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3">
            <w:pPr>
              <w:widowControl w:val="0"/>
              <w:spacing w:line="276" w:lineRule="auto"/>
              <w:ind w:left="180" w:firstLine="0"/>
              <w:rPr>
                <w:sz w:val="20"/>
                <w:szCs w:val="20"/>
              </w:rPr>
            </w:pPr>
            <w:commentRangeStart w:id="521"/>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4">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1"/>
            <w:r w:rsidDel="00000000" w:rsidR="00000000" w:rsidRPr="00000000">
              <w:commentReference w:id="521"/>
            </w:r>
            <w:r w:rsidDel="00000000" w:rsidR="00000000" w:rsidRPr="00000000">
              <w:rPr>
                <w:sz w:val="20"/>
                <w:szCs w:val="20"/>
                <w:rtl w:val="0"/>
              </w:rPr>
              <w:t xml:space="preserve">12</w:t>
            </w:r>
          </w:p>
        </w:tc>
        <w:tc>
          <w:tcPr>
            <w:tcBorders>
              <w:top w:color="ff0000" w:space="0" w:sz="4" w:val="single"/>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6">
            <w:pPr>
              <w:widowControl w:val="0"/>
              <w:spacing w:line="276" w:lineRule="auto"/>
              <w:ind w:left="180" w:firstLine="0"/>
              <w:rPr>
                <w:sz w:val="20"/>
                <w:szCs w:val="20"/>
              </w:rPr>
            </w:pPr>
            <w:commentRangeStart w:id="522"/>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7">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2"/>
            <w:r w:rsidDel="00000000" w:rsidR="00000000" w:rsidRPr="00000000">
              <w:commentReference w:id="522"/>
            </w:r>
            <w:r w:rsidDel="00000000" w:rsidR="00000000" w:rsidRPr="00000000">
              <w:rPr>
                <w:sz w:val="20"/>
                <w:szCs w:val="20"/>
                <w:rtl w:val="0"/>
              </w:rPr>
              <w:t xml:space="preserve">13</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9">
            <w:pPr>
              <w:widowControl w:val="0"/>
              <w:spacing w:line="276" w:lineRule="auto"/>
              <w:ind w:left="180" w:firstLine="0"/>
              <w:rPr>
                <w:sz w:val="20"/>
                <w:szCs w:val="20"/>
              </w:rPr>
            </w:pPr>
            <w:commentRangeStart w:id="523"/>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A">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3"/>
            <w:r w:rsidDel="00000000" w:rsidR="00000000" w:rsidRPr="00000000">
              <w:commentReference w:id="523"/>
            </w:r>
            <w:r w:rsidDel="00000000" w:rsidR="00000000" w:rsidRPr="00000000">
              <w:rPr>
                <w:sz w:val="20"/>
                <w:szCs w:val="20"/>
                <w:rtl w:val="0"/>
              </w:rPr>
              <w:t xml:space="preserve">14</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C">
            <w:pPr>
              <w:widowControl w:val="0"/>
              <w:spacing w:line="276" w:lineRule="auto"/>
              <w:ind w:left="180" w:firstLine="0"/>
              <w:rPr>
                <w:sz w:val="20"/>
                <w:szCs w:val="20"/>
              </w:rPr>
            </w:pPr>
            <w:commentRangeStart w:id="524"/>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3D">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4"/>
            <w:r w:rsidDel="00000000" w:rsidR="00000000" w:rsidRPr="00000000">
              <w:commentReference w:id="524"/>
            </w:r>
            <w:r w:rsidDel="00000000" w:rsidR="00000000" w:rsidRPr="00000000">
              <w:rPr>
                <w:sz w:val="20"/>
                <w:szCs w:val="20"/>
                <w:rtl w:val="0"/>
              </w:rPr>
              <w:t xml:space="preserve">15</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3F">
            <w:pPr>
              <w:widowControl w:val="0"/>
              <w:spacing w:line="276" w:lineRule="auto"/>
              <w:ind w:left="180" w:firstLine="0"/>
              <w:rPr>
                <w:sz w:val="20"/>
                <w:szCs w:val="20"/>
              </w:rPr>
            </w:pPr>
            <w:commentRangeStart w:id="525"/>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0">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5"/>
            <w:r w:rsidDel="00000000" w:rsidR="00000000" w:rsidRPr="00000000">
              <w:commentReference w:id="525"/>
            </w:r>
            <w:r w:rsidDel="00000000" w:rsidR="00000000" w:rsidRPr="00000000">
              <w:rPr>
                <w:sz w:val="20"/>
                <w:szCs w:val="20"/>
                <w:rtl w:val="0"/>
              </w:rPr>
              <w:t xml:space="preserve">16</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2">
            <w:pPr>
              <w:widowControl w:val="0"/>
              <w:spacing w:line="276" w:lineRule="auto"/>
              <w:ind w:left="180" w:firstLine="0"/>
              <w:rPr>
                <w:sz w:val="20"/>
                <w:szCs w:val="20"/>
              </w:rPr>
            </w:pPr>
            <w:commentRangeStart w:id="526"/>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3">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6"/>
            <w:r w:rsidDel="00000000" w:rsidR="00000000" w:rsidRPr="00000000">
              <w:commentReference w:id="526"/>
            </w:r>
            <w:r w:rsidDel="00000000" w:rsidR="00000000" w:rsidRPr="00000000">
              <w:rPr>
                <w:sz w:val="20"/>
                <w:szCs w:val="20"/>
                <w:rtl w:val="0"/>
              </w:rPr>
              <w:t xml:space="preserve">17</w:t>
            </w:r>
          </w:p>
        </w:tc>
        <w:tc>
          <w:tcPr>
            <w:tcBorders>
              <w:left w:color="ff0000" w:space="0" w:sz="4" w:val="single"/>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5">
            <w:pPr>
              <w:widowControl w:val="0"/>
              <w:spacing w:line="276" w:lineRule="auto"/>
              <w:ind w:left="180" w:firstLine="0"/>
              <w:rPr>
                <w:sz w:val="20"/>
                <w:szCs w:val="20"/>
              </w:rPr>
            </w:pPr>
            <w:commentRangeStart w:id="527"/>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6">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267.84" w:type="dxa"/>
              <w:left w:w="-267.84" w:type="dxa"/>
              <w:bottom w:w="-267.84" w:type="dxa"/>
              <w:right w:w="-267.84" w:type="dxa"/>
            </w:tcMar>
            <w:vAlign w:val="center"/>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commentRangeEnd w:id="527"/>
            <w:r w:rsidDel="00000000" w:rsidR="00000000" w:rsidRPr="00000000">
              <w:commentReference w:id="527"/>
            </w:r>
            <w:r w:rsidDel="00000000" w:rsidR="00000000" w:rsidRPr="00000000">
              <w:rPr>
                <w:sz w:val="20"/>
                <w:szCs w:val="20"/>
                <w:rtl w:val="0"/>
              </w:rPr>
              <w:t xml:space="preserve">18</w:t>
            </w:r>
          </w:p>
        </w:tc>
        <w:tc>
          <w:tcPr>
            <w:tcBorders>
              <w:left w:color="ff0000" w:space="0" w:sz="4" w:val="single"/>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8">
            <w:pPr>
              <w:widowControl w:val="0"/>
              <w:spacing w:line="276" w:lineRule="auto"/>
              <w:ind w:left="180" w:firstLine="0"/>
              <w:rPr>
                <w:sz w:val="20"/>
                <w:szCs w:val="20"/>
              </w:rPr>
            </w:pPr>
            <w:commentRangeStart w:id="528"/>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267.84" w:type="dxa"/>
              <w:left w:w="-267.84" w:type="dxa"/>
              <w:bottom w:w="-267.84" w:type="dxa"/>
              <w:right w:w="-267.84" w:type="dxa"/>
            </w:tcMar>
            <w:vAlign w:val="center"/>
          </w:tcPr>
          <w:p w:rsidR="00000000" w:rsidDel="00000000" w:rsidP="00000000" w:rsidRDefault="00000000" w:rsidRPr="00000000" w14:paraId="00000449">
            <w:pPr>
              <w:widowControl w:val="0"/>
              <w:spacing w:line="276" w:lineRule="auto"/>
              <w:ind w:left="180" w:firstLine="0"/>
              <w:rPr>
                <w:sz w:val="20"/>
                <w:szCs w:val="2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commentRangeEnd w:id="528"/>
            <w:r w:rsidDel="00000000" w:rsidR="00000000" w:rsidRPr="00000000">
              <w:commentReference w:id="528"/>
            </w:r>
            <w:r w:rsidDel="00000000" w:rsidR="00000000" w:rsidRPr="00000000">
              <w:rPr>
                <w:b w:val="1"/>
                <w:bCs w:val="1"/>
                <w:sz w:val="20"/>
                <w:szCs w:val="20"/>
                <w:rtl w:val="0"/>
              </w:rPr>
              <w:t xml:space="preserve">ECI</w:t>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B">
            <w:pPr>
              <w:widowControl w:val="0"/>
              <w:spacing w:line="276" w:lineRule="auto"/>
              <w:ind w:left="180" w:firstLine="0"/>
              <w:rPr>
                <w:b w:val="1"/>
                <w:bCs w:val="1"/>
                <w:sz w:val="20"/>
                <w:szCs w:val="20"/>
              </w:rPr>
            </w:pPr>
            <w:commentRangeStart w:id="529"/>
            <w:r w:rsidDel="00000000" w:rsidR="00000000" w:rsidRPr="00000000">
              <w:rPr>
                <w:b w:val="1"/>
                <w:bCs w:val="1"/>
                <w:color w:val="212121"/>
                <w:sz w:val="20"/>
                <w:szCs w:val="20"/>
                <w:rtl w:val="0"/>
              </w:rPr>
              <w:t xml:space="preserve">[X]</w:t>
            </w:r>
            <w:r w:rsidDel="00000000" w:rsidR="00000000" w:rsidRPr="00000000">
              <w:rPr>
                <w:rtl w:val="0"/>
              </w:rPr>
            </w:r>
          </w:p>
        </w:tc>
        <w:tc>
          <w:tcPr>
            <w:tcBorders>
              <w:bottom w:color="c9c9c9" w:space="0" w:sz="4" w:val="single"/>
              <w:right w:color="c9c9c9" w:space="0" w:sz="4" w:val="single"/>
            </w:tcBorders>
            <w:shd w:fill="ededed" w:val="clear"/>
            <w:tcMar>
              <w:top w:w="-267.84" w:type="dxa"/>
              <w:left w:w="-267.84" w:type="dxa"/>
              <w:bottom w:w="-267.84" w:type="dxa"/>
              <w:right w:w="-267.84" w:type="dxa"/>
            </w:tcMar>
            <w:vAlign w:val="center"/>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0" w:firstLine="0"/>
              <w:jc w:val="left"/>
              <w:rPr>
                <w:b w:val="1"/>
                <w:bCs w:val="1"/>
                <w:sz w:val="20"/>
                <w:szCs w:val="20"/>
              </w:rPr>
            </w:pPr>
            <w:r w:rsidDel="00000000" w:rsidR="00000000" w:rsidRPr="00000000">
              <w:rPr>
                <w:b w:val="1"/>
                <w:bCs w:val="1"/>
                <w:color w:val="212121"/>
                <w:sz w:val="20"/>
                <w:szCs w:val="20"/>
                <w:rtl w:val="0"/>
              </w:rPr>
              <w:t xml:space="preserve">[X]</w:t>
            </w:r>
            <w:r w:rsidDel="00000000" w:rsidR="00000000" w:rsidRPr="00000000">
              <w:rPr>
                <w:rtl w:val="0"/>
              </w:rPr>
            </w:r>
          </w:p>
        </w:tc>
      </w:tr>
    </w:tbl>
    <w:p w:rsidR="00000000" w:rsidDel="00000000" w:rsidP="00000000" w:rsidRDefault="00000000" w:rsidRPr="00000000" w14:paraId="0000044D">
      <w:pPr>
        <w:pageBreakBefore w:val="0"/>
        <w:ind w:left="0" w:firstLine="0"/>
        <w:jc w:val="center"/>
        <w:rPr/>
      </w:pPr>
      <w:commentRangeEnd w:id="529"/>
      <w:r w:rsidDel="00000000" w:rsidR="00000000" w:rsidRPr="00000000">
        <w:commentReference w:id="529"/>
      </w:r>
      <w:r w:rsidDel="00000000" w:rsidR="00000000" w:rsidRPr="00000000">
        <w:rPr>
          <w:sz w:val="22"/>
          <w:szCs w:val="22"/>
          <w:rtl w:val="0"/>
        </w:rPr>
        <w:t xml:space="preserve">Table 11.</w:t>
      </w:r>
      <w:r w:rsidDel="00000000" w:rsidR="00000000" w:rsidRPr="00000000">
        <w:rPr>
          <w:sz w:val="22"/>
          <w:szCs w:val="22"/>
          <w:rtl w:val="0"/>
        </w:rPr>
        <w:t xml:space="preserve"> </w:t>
      </w:r>
      <w:commentRangeStart w:id="530"/>
      <w:r w:rsidDel="00000000" w:rsidR="00000000" w:rsidRPr="00000000">
        <w:rPr>
          <w:sz w:val="22"/>
          <w:szCs w:val="22"/>
          <w:rtl w:val="0"/>
        </w:rPr>
        <w:t xml:space="preserve">[Country]</w:t>
      </w:r>
      <w:commentRangeEnd w:id="530"/>
      <w:r w:rsidDel="00000000" w:rsidR="00000000" w:rsidRPr="00000000">
        <w:commentReference w:id="530"/>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commentRangeStart w:id="531"/>
      <w:r w:rsidDel="00000000" w:rsidR="00000000" w:rsidRPr="00000000">
        <w:rPr>
          <w:sz w:val="22"/>
          <w:szCs w:val="22"/>
          <w:rtl w:val="0"/>
        </w:rPr>
        <w:t xml:space="preserve">[Base Industry 1]</w:t>
      </w:r>
      <w:commentRangeEnd w:id="531"/>
      <w:r w:rsidDel="00000000" w:rsidR="00000000" w:rsidRPr="00000000">
        <w:commentReference w:id="531"/>
      </w:r>
      <w:r w:rsidDel="00000000" w:rsidR="00000000" w:rsidRPr="00000000">
        <w:rPr>
          <w:sz w:val="22"/>
          <w:szCs w:val="22"/>
          <w:rtl w:val="0"/>
        </w:rPr>
        <w:t xml:space="preserve"> (2018) </w:t>
      </w:r>
      <w:r w:rsidDel="00000000" w:rsidR="00000000" w:rsidRPr="00000000">
        <w:rPr>
          <w:rtl w:val="0"/>
        </w:rPr>
      </w:r>
    </w:p>
    <w:p w:rsidR="00000000" w:rsidDel="00000000" w:rsidP="00000000" w:rsidRDefault="00000000" w:rsidRPr="00000000" w14:paraId="0000044E">
      <w:pPr>
        <w:jc w:val="center"/>
        <w:rPr/>
      </w:pPr>
      <w:r w:rsidDel="00000000" w:rsidR="00000000" w:rsidRPr="00000000">
        <w:rPr>
          <w:rtl w:val="0"/>
        </w:rPr>
      </w:r>
    </w:p>
    <w:tbl>
      <w:tblPr>
        <w:tblStyle w:val="Table19"/>
        <w:tblW w:w="62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5"/>
        <w:gridCol w:w="2520"/>
        <w:gridCol w:w="2520"/>
        <w:tblGridChange w:id="0">
          <w:tblGrid>
            <w:gridCol w:w="1245"/>
            <w:gridCol w:w="2520"/>
            <w:gridCol w:w="2520"/>
          </w:tblGrid>
        </w:tblGridChange>
      </w:tblGrid>
      <w:tr>
        <w:trPr>
          <w:cantSplit w:val="0"/>
          <w:tblHeader w:val="0"/>
        </w:trPr>
        <w:tc>
          <w:tcPr>
            <w:tcBorders>
              <w:top w:color="c9c9c9" w:space="0" w:sz="4" w:val="single"/>
              <w:left w:color="c9c9c9" w:space="0" w:sz="4" w:val="single"/>
              <w:bottom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b w:val="1"/>
                <w:bCs w:val="1"/>
                <w:sz w:val="20"/>
                <w:szCs w:val="20"/>
                <w:rtl w:val="0"/>
              </w:rPr>
              <w:t xml:space="preserve">Rank </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pPr>
            <w:r w:rsidDel="00000000" w:rsidR="00000000" w:rsidRPr="00000000">
              <w:rPr>
                <w:b w:val="1"/>
                <w:bCs w:val="1"/>
                <w:sz w:val="20"/>
                <w:szCs w:val="20"/>
                <w:rtl w:val="0"/>
              </w:rPr>
              <w:t xml:space="preserve">Incremental</w:t>
            </w:r>
            <w:r w:rsidDel="00000000" w:rsidR="00000000" w:rsidRPr="00000000">
              <w:rPr>
                <w:rtl w:val="0"/>
              </w:rPr>
            </w:r>
          </w:p>
        </w:tc>
        <w:tc>
          <w:tcPr>
            <w:tcBorders>
              <w:top w:color="c9c9c9" w:space="0" w:sz="4" w:val="single"/>
              <w:bottom w:color="4472c4" w:space="0" w:sz="4" w:val="single"/>
              <w:right w:color="c9c9c9" w:space="0" w:sz="4" w:val="single"/>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70" w:right="-285" w:firstLine="0"/>
              <w:jc w:val="left"/>
              <w:rPr/>
            </w:pPr>
            <w:r w:rsidDel="00000000" w:rsidR="00000000" w:rsidRPr="00000000">
              <w:rPr>
                <w:b w:val="1"/>
                <w:bCs w:val="1"/>
                <w:sz w:val="20"/>
                <w:szCs w:val="20"/>
                <w:rtl w:val="0"/>
              </w:rPr>
              <w:t xml:space="preserve">Decremental</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r w:rsidDel="00000000" w:rsidR="00000000" w:rsidRPr="00000000">
              <w:rPr>
                <w:sz w:val="20"/>
                <w:szCs w:val="20"/>
                <w:rtl w:val="0"/>
              </w:rPr>
              <w:t xml:space="preserve">1</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3">
            <w:pPr>
              <w:widowControl w:val="0"/>
              <w:spacing w:line="276" w:lineRule="auto"/>
              <w:ind w:left="180" w:right="-285" w:firstLine="0"/>
              <w:rPr/>
            </w:pPr>
            <w:commentRangeStart w:id="532"/>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2"/>
            <w:r w:rsidDel="00000000" w:rsidR="00000000" w:rsidRPr="00000000">
              <w:commentReference w:id="532"/>
            </w:r>
            <w:r w:rsidDel="00000000" w:rsidR="00000000" w:rsidRPr="00000000">
              <w:rPr>
                <w:sz w:val="20"/>
                <w:szCs w:val="20"/>
                <w:rtl w:val="0"/>
              </w:rPr>
              <w:t xml:space="preserve">2</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6">
            <w:pPr>
              <w:widowControl w:val="0"/>
              <w:spacing w:line="276" w:lineRule="auto"/>
              <w:ind w:left="180" w:right="-285" w:firstLine="0"/>
              <w:rPr/>
            </w:pPr>
            <w:commentRangeStart w:id="533"/>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3"/>
            <w:r w:rsidDel="00000000" w:rsidR="00000000" w:rsidRPr="00000000">
              <w:commentReference w:id="533"/>
            </w:r>
            <w:r w:rsidDel="00000000" w:rsidR="00000000" w:rsidRPr="00000000">
              <w:rPr>
                <w:sz w:val="20"/>
                <w:szCs w:val="20"/>
                <w:rtl w:val="0"/>
              </w:rPr>
              <w:t xml:space="preserve">3</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9">
            <w:pPr>
              <w:widowControl w:val="0"/>
              <w:spacing w:line="276" w:lineRule="auto"/>
              <w:ind w:left="180" w:right="-285" w:firstLine="0"/>
              <w:rPr/>
            </w:pPr>
            <w:commentRangeStart w:id="534"/>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A">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4"/>
            <w:r w:rsidDel="00000000" w:rsidR="00000000" w:rsidRPr="00000000">
              <w:commentReference w:id="534"/>
            </w:r>
            <w:r w:rsidDel="00000000" w:rsidR="00000000" w:rsidRPr="00000000">
              <w:rPr>
                <w:sz w:val="20"/>
                <w:szCs w:val="20"/>
                <w:rtl w:val="0"/>
              </w:rPr>
              <w:t xml:space="preserve">4</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C">
            <w:pPr>
              <w:widowControl w:val="0"/>
              <w:spacing w:line="276" w:lineRule="auto"/>
              <w:ind w:left="180" w:right="-285" w:firstLine="0"/>
              <w:rPr/>
            </w:pPr>
            <w:commentRangeStart w:id="535"/>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D">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5"/>
            <w:r w:rsidDel="00000000" w:rsidR="00000000" w:rsidRPr="00000000">
              <w:commentReference w:id="535"/>
            </w:r>
            <w:r w:rsidDel="00000000" w:rsidR="00000000" w:rsidRPr="00000000">
              <w:rPr>
                <w:sz w:val="20"/>
                <w:szCs w:val="20"/>
                <w:rtl w:val="0"/>
              </w:rPr>
              <w:t xml:space="preserve">5</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5F">
            <w:pPr>
              <w:widowControl w:val="0"/>
              <w:spacing w:line="276" w:lineRule="auto"/>
              <w:ind w:left="180" w:right="-285" w:firstLine="0"/>
              <w:rPr/>
            </w:pPr>
            <w:commentRangeStart w:id="536"/>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0">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6"/>
            <w:r w:rsidDel="00000000" w:rsidR="00000000" w:rsidRPr="00000000">
              <w:commentReference w:id="536"/>
            </w:r>
            <w:r w:rsidDel="00000000" w:rsidR="00000000" w:rsidRPr="00000000">
              <w:rPr>
                <w:sz w:val="20"/>
                <w:szCs w:val="20"/>
                <w:rtl w:val="0"/>
              </w:rPr>
              <w:t xml:space="preserve">6</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2">
            <w:pPr>
              <w:widowControl w:val="0"/>
              <w:spacing w:line="276" w:lineRule="auto"/>
              <w:ind w:left="180" w:right="-285" w:firstLine="0"/>
              <w:rPr/>
            </w:pPr>
            <w:commentRangeStart w:id="537"/>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3">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7"/>
            <w:r w:rsidDel="00000000" w:rsidR="00000000" w:rsidRPr="00000000">
              <w:commentReference w:id="537"/>
            </w:r>
            <w:r w:rsidDel="00000000" w:rsidR="00000000" w:rsidRPr="00000000">
              <w:rPr>
                <w:sz w:val="20"/>
                <w:szCs w:val="20"/>
                <w:rtl w:val="0"/>
              </w:rPr>
              <w:t xml:space="preserve">7</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5">
            <w:pPr>
              <w:widowControl w:val="0"/>
              <w:spacing w:line="276" w:lineRule="auto"/>
              <w:ind w:left="180" w:right="-285" w:firstLine="0"/>
              <w:rPr/>
            </w:pPr>
            <w:commentRangeStart w:id="538"/>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6">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8"/>
            <w:r w:rsidDel="00000000" w:rsidR="00000000" w:rsidRPr="00000000">
              <w:commentReference w:id="538"/>
            </w:r>
            <w:r w:rsidDel="00000000" w:rsidR="00000000" w:rsidRPr="00000000">
              <w:rPr>
                <w:sz w:val="20"/>
                <w:szCs w:val="20"/>
                <w:rtl w:val="0"/>
              </w:rPr>
              <w:t xml:space="preserve">8</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8">
            <w:pPr>
              <w:widowControl w:val="0"/>
              <w:spacing w:line="276" w:lineRule="auto"/>
              <w:ind w:left="180" w:right="-285" w:firstLine="0"/>
              <w:rPr/>
            </w:pPr>
            <w:commentRangeStart w:id="539"/>
            <w:r w:rsidDel="00000000" w:rsidR="00000000" w:rsidRPr="00000000">
              <w:rPr>
                <w:color w:val="212121"/>
                <w:sz w:val="20"/>
                <w:szCs w:val="20"/>
                <w:rtl w:val="0"/>
              </w:rPr>
              <w:t xml:space="preserve">[Product Group *]</w:t>
            </w:r>
            <w:r w:rsidDel="00000000" w:rsidR="00000000" w:rsidRPr="00000000">
              <w:rPr>
                <w:rtl w:val="0"/>
              </w:rPr>
            </w:r>
          </w:p>
        </w:tc>
        <w:tc>
          <w:tcPr>
            <w:tcBorders>
              <w:bottom w:color="4472c4" w:space="0" w:sz="4" w:val="single"/>
              <w:right w:color="4472c4"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9">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39"/>
            <w:r w:rsidDel="00000000" w:rsidR="00000000" w:rsidRPr="00000000">
              <w:commentReference w:id="539"/>
            </w:r>
            <w:r w:rsidDel="00000000" w:rsidR="00000000" w:rsidRPr="00000000">
              <w:rPr>
                <w:sz w:val="20"/>
                <w:szCs w:val="20"/>
                <w:rtl w:val="0"/>
              </w:rPr>
              <w:t xml:space="preserve">9</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B">
            <w:pPr>
              <w:widowControl w:val="0"/>
              <w:spacing w:line="276" w:lineRule="auto"/>
              <w:ind w:left="180" w:right="-285" w:firstLine="0"/>
              <w:rPr/>
            </w:pPr>
            <w:commentRangeStart w:id="540"/>
            <w:r w:rsidDel="00000000" w:rsidR="00000000" w:rsidRPr="00000000">
              <w:rPr>
                <w:color w:val="212121"/>
                <w:sz w:val="20"/>
                <w:szCs w:val="20"/>
                <w:rtl w:val="0"/>
              </w:rPr>
              <w:t xml:space="preserve">[Product Group *]</w:t>
            </w:r>
            <w:r w:rsidDel="00000000" w:rsidR="00000000" w:rsidRPr="00000000">
              <w:rPr>
                <w:rtl w:val="0"/>
              </w:rPr>
            </w:r>
          </w:p>
        </w:tc>
        <w:tc>
          <w:tcPr>
            <w:tcBorders>
              <w:top w:color="c9c9c9" w:space="0" w:sz="4" w:val="single"/>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C">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0"/>
            <w:r w:rsidDel="00000000" w:rsidR="00000000" w:rsidRPr="00000000">
              <w:commentReference w:id="540"/>
            </w:r>
            <w:r w:rsidDel="00000000" w:rsidR="00000000" w:rsidRPr="00000000">
              <w:rPr>
                <w:sz w:val="20"/>
                <w:szCs w:val="20"/>
                <w:rtl w:val="0"/>
              </w:rPr>
              <w:t xml:space="preserve">10</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E">
            <w:pPr>
              <w:widowControl w:val="0"/>
              <w:spacing w:line="276" w:lineRule="auto"/>
              <w:ind w:left="180" w:right="-285" w:firstLine="0"/>
              <w:rPr/>
            </w:pPr>
            <w:commentRangeStart w:id="541"/>
            <w:r w:rsidDel="00000000" w:rsidR="00000000" w:rsidRPr="00000000">
              <w:rPr>
                <w:color w:val="212121"/>
                <w:sz w:val="20"/>
                <w:szCs w:val="20"/>
                <w:rtl w:val="0"/>
              </w:rPr>
              <w:t xml:space="preserve">[Product Group *]</w:t>
            </w:r>
            <w:r w:rsidDel="00000000" w:rsidR="00000000" w:rsidRPr="00000000">
              <w:rPr>
                <w:rtl w:val="0"/>
              </w:rPr>
            </w:r>
          </w:p>
        </w:tc>
        <w:tc>
          <w:tcPr>
            <w:tcBorders>
              <w:bottom w:color="c9c9c9" w:space="0" w:sz="4" w:val="single"/>
              <w:right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6F">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1"/>
            <w:r w:rsidDel="00000000" w:rsidR="00000000" w:rsidRPr="00000000">
              <w:commentReference w:id="541"/>
            </w:r>
            <w:r w:rsidDel="00000000" w:rsidR="00000000" w:rsidRPr="00000000">
              <w:rPr>
                <w:sz w:val="20"/>
                <w:szCs w:val="20"/>
                <w:rtl w:val="0"/>
              </w:rPr>
              <w:t xml:space="preserve">11</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1">
            <w:pPr>
              <w:widowControl w:val="0"/>
              <w:spacing w:line="276" w:lineRule="auto"/>
              <w:ind w:left="180" w:right="-285" w:firstLine="0"/>
              <w:rPr/>
            </w:pPr>
            <w:commentRangeStart w:id="542"/>
            <w:r w:rsidDel="00000000" w:rsidR="00000000" w:rsidRPr="00000000">
              <w:rPr>
                <w:color w:val="212121"/>
                <w:sz w:val="20"/>
                <w:szCs w:val="20"/>
                <w:rtl w:val="0"/>
              </w:rPr>
              <w:t xml:space="preserve">[Product Group *]</w:t>
            </w:r>
            <w:r w:rsidDel="00000000" w:rsidR="00000000" w:rsidRPr="00000000">
              <w:rPr>
                <w:rtl w:val="0"/>
              </w:rPr>
            </w:r>
          </w:p>
        </w:tc>
        <w:tc>
          <w:tcPr>
            <w:tcBorders>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2">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2"/>
            <w:r w:rsidDel="00000000" w:rsidR="00000000" w:rsidRPr="00000000">
              <w:commentReference w:id="542"/>
            </w:r>
            <w:r w:rsidDel="00000000" w:rsidR="00000000" w:rsidRPr="00000000">
              <w:rPr>
                <w:sz w:val="20"/>
                <w:szCs w:val="20"/>
                <w:rtl w:val="0"/>
              </w:rPr>
              <w:t xml:space="preserve">12</w:t>
            </w:r>
            <w:r w:rsidDel="00000000" w:rsidR="00000000" w:rsidRPr="00000000">
              <w:rPr>
                <w:rtl w:val="0"/>
              </w:rPr>
            </w:r>
          </w:p>
        </w:tc>
        <w:tc>
          <w:tcPr>
            <w:tcBorders>
              <w:top w:color="ff0000" w:space="0" w:sz="4" w:val="single"/>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4">
            <w:pPr>
              <w:widowControl w:val="0"/>
              <w:spacing w:line="276" w:lineRule="auto"/>
              <w:ind w:left="180" w:right="-285" w:firstLine="0"/>
              <w:rPr/>
            </w:pPr>
            <w:commentRangeStart w:id="543"/>
            <w:r w:rsidDel="00000000" w:rsidR="00000000" w:rsidRPr="00000000">
              <w:rPr>
                <w:color w:val="212121"/>
                <w:sz w:val="20"/>
                <w:szCs w:val="20"/>
                <w:rtl w:val="0"/>
              </w:rPr>
              <w:t xml:space="preserve">[Product Group *]</w:t>
            </w:r>
            <w:r w:rsidDel="00000000" w:rsidR="00000000" w:rsidRPr="00000000">
              <w:rPr>
                <w:rtl w:val="0"/>
              </w:rPr>
            </w:r>
          </w:p>
        </w:tc>
        <w:tc>
          <w:tcPr>
            <w:tcBorders>
              <w:top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5">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3"/>
            <w:r w:rsidDel="00000000" w:rsidR="00000000" w:rsidRPr="00000000">
              <w:commentReference w:id="543"/>
            </w:r>
            <w:r w:rsidDel="00000000" w:rsidR="00000000" w:rsidRPr="00000000">
              <w:rPr>
                <w:sz w:val="20"/>
                <w:szCs w:val="20"/>
                <w:rtl w:val="0"/>
              </w:rPr>
              <w:t xml:space="preserve">13</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7">
            <w:pPr>
              <w:widowControl w:val="0"/>
              <w:spacing w:line="276" w:lineRule="auto"/>
              <w:ind w:left="180" w:right="-285" w:firstLine="0"/>
              <w:rPr/>
            </w:pPr>
            <w:commentRangeStart w:id="544"/>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8">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4"/>
            <w:r w:rsidDel="00000000" w:rsidR="00000000" w:rsidRPr="00000000">
              <w:commentReference w:id="544"/>
            </w:r>
            <w:r w:rsidDel="00000000" w:rsidR="00000000" w:rsidRPr="00000000">
              <w:rPr>
                <w:sz w:val="20"/>
                <w:szCs w:val="20"/>
                <w:rtl w:val="0"/>
              </w:rPr>
              <w:t xml:space="preserve">14</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A">
            <w:pPr>
              <w:widowControl w:val="0"/>
              <w:spacing w:line="276" w:lineRule="auto"/>
              <w:ind w:left="180" w:right="-285" w:firstLine="0"/>
              <w:rPr/>
            </w:pPr>
            <w:commentRangeStart w:id="545"/>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B">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5"/>
            <w:r w:rsidDel="00000000" w:rsidR="00000000" w:rsidRPr="00000000">
              <w:commentReference w:id="545"/>
            </w:r>
            <w:r w:rsidDel="00000000" w:rsidR="00000000" w:rsidRPr="00000000">
              <w:rPr>
                <w:sz w:val="20"/>
                <w:szCs w:val="20"/>
                <w:rtl w:val="0"/>
              </w:rPr>
              <w:t xml:space="preserve">15</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D">
            <w:pPr>
              <w:widowControl w:val="0"/>
              <w:spacing w:line="276" w:lineRule="auto"/>
              <w:ind w:left="180" w:right="-285" w:firstLine="0"/>
              <w:rPr/>
            </w:pPr>
            <w:commentRangeStart w:id="546"/>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E">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6"/>
            <w:r w:rsidDel="00000000" w:rsidR="00000000" w:rsidRPr="00000000">
              <w:commentReference w:id="546"/>
            </w:r>
            <w:r w:rsidDel="00000000" w:rsidR="00000000" w:rsidRPr="00000000">
              <w:rPr>
                <w:sz w:val="20"/>
                <w:szCs w:val="20"/>
                <w:rtl w:val="0"/>
              </w:rPr>
              <w:t xml:space="preserve">16</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0">
            <w:pPr>
              <w:widowControl w:val="0"/>
              <w:spacing w:line="276" w:lineRule="auto"/>
              <w:ind w:left="180" w:right="-285" w:firstLine="0"/>
              <w:rPr/>
            </w:pPr>
            <w:commentRangeStart w:id="547"/>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1">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7"/>
            <w:r w:rsidDel="00000000" w:rsidR="00000000" w:rsidRPr="00000000">
              <w:commentReference w:id="547"/>
            </w:r>
            <w:r w:rsidDel="00000000" w:rsidR="00000000" w:rsidRPr="00000000">
              <w:rPr>
                <w:sz w:val="20"/>
                <w:szCs w:val="20"/>
                <w:rtl w:val="0"/>
              </w:rPr>
              <w:t xml:space="preserve">17</w:t>
            </w:r>
            <w:r w:rsidDel="00000000" w:rsidR="00000000" w:rsidRPr="00000000">
              <w:rPr>
                <w:rtl w:val="0"/>
              </w:rPr>
            </w:r>
          </w:p>
        </w:tc>
        <w:tc>
          <w:tcPr>
            <w:tcBorders>
              <w:left w:color="ff0000" w:space="0" w:sz="4" w:val="single"/>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3">
            <w:pPr>
              <w:widowControl w:val="0"/>
              <w:spacing w:line="276" w:lineRule="auto"/>
              <w:ind w:left="180" w:right="-285" w:firstLine="0"/>
              <w:rPr/>
            </w:pPr>
            <w:commentRangeStart w:id="548"/>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4">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pPr>
            <w:commentRangeEnd w:id="548"/>
            <w:r w:rsidDel="00000000" w:rsidR="00000000" w:rsidRPr="00000000">
              <w:commentReference w:id="548"/>
            </w:r>
            <w:r w:rsidDel="00000000" w:rsidR="00000000" w:rsidRPr="00000000">
              <w:rPr>
                <w:sz w:val="20"/>
                <w:szCs w:val="20"/>
                <w:rtl w:val="0"/>
              </w:rPr>
              <w:t xml:space="preserve">18</w:t>
            </w:r>
            <w:r w:rsidDel="00000000" w:rsidR="00000000" w:rsidRPr="00000000">
              <w:rPr>
                <w:rtl w:val="0"/>
              </w:rPr>
            </w:r>
          </w:p>
        </w:tc>
        <w:tc>
          <w:tcPr>
            <w:tcBorders>
              <w:left w:color="ff0000" w:space="0" w:sz="4" w:val="single"/>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6">
            <w:pPr>
              <w:widowControl w:val="0"/>
              <w:spacing w:line="276" w:lineRule="auto"/>
              <w:ind w:left="180" w:right="-285" w:firstLine="0"/>
              <w:rPr/>
            </w:pPr>
            <w:commentRangeStart w:id="549"/>
            <w:r w:rsidDel="00000000" w:rsidR="00000000" w:rsidRPr="00000000">
              <w:rPr>
                <w:color w:val="212121"/>
                <w:sz w:val="20"/>
                <w:szCs w:val="20"/>
                <w:rtl w:val="0"/>
              </w:rPr>
              <w:t xml:space="preserve">[Product Group *]</w:t>
            </w:r>
            <w:r w:rsidDel="00000000" w:rsidR="00000000" w:rsidRPr="00000000">
              <w:rPr>
                <w:rtl w:val="0"/>
              </w:rPr>
            </w:r>
          </w:p>
        </w:tc>
        <w:tc>
          <w:tcPr>
            <w:tcBorders>
              <w:bottom w:color="ff0000" w:space="0" w:sz="4" w:val="single"/>
              <w:right w:color="ff0000" w:space="0" w:sz="4" w:val="single"/>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7">
            <w:pPr>
              <w:widowControl w:val="0"/>
              <w:spacing w:line="276" w:lineRule="auto"/>
              <w:ind w:left="180" w:right="-285" w:firstLine="0"/>
              <w:rPr/>
            </w:pPr>
            <w:r w:rsidDel="00000000" w:rsidR="00000000" w:rsidRPr="00000000">
              <w:rPr>
                <w:color w:val="212121"/>
                <w:sz w:val="20"/>
                <w:szCs w:val="20"/>
                <w:rtl w:val="0"/>
              </w:rPr>
              <w:t xml:space="preserve">[Product Group *]</w:t>
            </w:r>
            <w:r w:rsidDel="00000000" w:rsidR="00000000" w:rsidRPr="00000000">
              <w:rPr>
                <w:rtl w:val="0"/>
              </w:rPr>
            </w:r>
          </w:p>
        </w:tc>
      </w:tr>
      <w:tr>
        <w:trPr>
          <w:cantSplit w:val="0"/>
          <w:tblHeader w:val="0"/>
        </w:trPr>
        <w:tc>
          <w:tcPr>
            <w:tcBorders>
              <w:left w:color="c9c9c9" w:space="0" w:sz="4" w:val="single"/>
              <w:bottom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5" w:firstLine="0"/>
              <w:jc w:val="center"/>
              <w:rPr>
                <w:b w:val="1"/>
                <w:bCs w:val="1"/>
              </w:rPr>
            </w:pPr>
            <w:commentRangeEnd w:id="549"/>
            <w:r w:rsidDel="00000000" w:rsidR="00000000" w:rsidRPr="00000000">
              <w:commentReference w:id="549"/>
            </w:r>
            <w:r w:rsidDel="00000000" w:rsidR="00000000" w:rsidRPr="00000000">
              <w:rPr>
                <w:b w:val="1"/>
                <w:bCs w:val="1"/>
                <w:sz w:val="20"/>
                <w:szCs w:val="20"/>
                <w:rtl w:val="0"/>
              </w:rPr>
              <w:t xml:space="preserve">ECI</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commentRangeStart w:id="550"/>
            <w:r w:rsidDel="00000000" w:rsidR="00000000" w:rsidRPr="00000000">
              <w:rPr>
                <w:b w:val="1"/>
                <w:bCs w:val="1"/>
                <w:color w:val="212121"/>
                <w:sz w:val="20"/>
                <w:szCs w:val="20"/>
                <w:rtl w:val="0"/>
              </w:rPr>
              <w:t xml:space="preserve">[Y]</w:t>
            </w:r>
            <w:r w:rsidDel="00000000" w:rsidR="00000000" w:rsidRPr="00000000">
              <w:rPr>
                <w:rtl w:val="0"/>
              </w:rPr>
            </w:r>
          </w:p>
        </w:tc>
        <w:tc>
          <w:tcPr>
            <w:tcBorders>
              <w:bottom w:color="c9c9c9" w:space="0" w:sz="4" w:val="single"/>
              <w:right w:color="c9c9c9" w:space="0" w:sz="4" w:val="single"/>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80" w:right="-285" w:firstLine="0"/>
              <w:jc w:val="left"/>
              <w:rPr>
                <w:b w:val="1"/>
                <w:bCs w:val="1"/>
              </w:rPr>
            </w:pPr>
            <w:r w:rsidDel="00000000" w:rsidR="00000000" w:rsidRPr="00000000">
              <w:rPr>
                <w:b w:val="1"/>
                <w:bCs w:val="1"/>
                <w:color w:val="212121"/>
                <w:sz w:val="20"/>
                <w:szCs w:val="20"/>
                <w:rtl w:val="0"/>
              </w:rPr>
              <w:t xml:space="preserve">[Y]</w:t>
            </w:r>
            <w:r w:rsidDel="00000000" w:rsidR="00000000" w:rsidRPr="00000000">
              <w:rPr>
                <w:rtl w:val="0"/>
              </w:rPr>
            </w:r>
          </w:p>
        </w:tc>
      </w:tr>
    </w:tbl>
    <w:p w:rsidR="00000000" w:rsidDel="00000000" w:rsidP="00000000" w:rsidRDefault="00000000" w:rsidRPr="00000000" w14:paraId="0000048B">
      <w:pPr>
        <w:pageBreakBefore w:val="0"/>
        <w:ind w:left="0" w:firstLine="0"/>
        <w:jc w:val="center"/>
        <w:rPr>
          <w:sz w:val="22"/>
          <w:szCs w:val="22"/>
        </w:rPr>
      </w:pPr>
      <w:commentRangeEnd w:id="550"/>
      <w:r w:rsidDel="00000000" w:rsidR="00000000" w:rsidRPr="00000000">
        <w:commentReference w:id="550"/>
      </w:r>
      <w:r w:rsidDel="00000000" w:rsidR="00000000" w:rsidRPr="00000000">
        <w:rPr>
          <w:sz w:val="22"/>
          <w:szCs w:val="22"/>
          <w:rtl w:val="0"/>
        </w:rPr>
        <w:t xml:space="preserve">Table 12.</w:t>
      </w:r>
      <w:r w:rsidDel="00000000" w:rsidR="00000000" w:rsidRPr="00000000">
        <w:rPr>
          <w:sz w:val="22"/>
          <w:szCs w:val="22"/>
          <w:rtl w:val="0"/>
        </w:rPr>
        <w:t xml:space="preserve"> </w:t>
      </w:r>
      <w:commentRangeStart w:id="551"/>
      <w:r w:rsidDel="00000000" w:rsidR="00000000" w:rsidRPr="00000000">
        <w:rPr>
          <w:sz w:val="22"/>
          <w:szCs w:val="22"/>
          <w:rtl w:val="0"/>
        </w:rPr>
        <w:t xml:space="preserve">[Country]</w:t>
      </w:r>
      <w:commentRangeEnd w:id="551"/>
      <w:r w:rsidDel="00000000" w:rsidR="00000000" w:rsidRPr="00000000">
        <w:commentReference w:id="551"/>
      </w:r>
      <w:r w:rsidDel="00000000" w:rsidR="00000000" w:rsidRPr="00000000">
        <w:rPr>
          <w:sz w:val="22"/>
          <w:szCs w:val="22"/>
          <w:rtl w:val="0"/>
        </w:rPr>
        <w:t xml:space="preserve">’s </w:t>
      </w:r>
      <w:r w:rsidDel="00000000" w:rsidR="00000000" w:rsidRPr="00000000">
        <w:rPr>
          <w:sz w:val="22"/>
          <w:szCs w:val="22"/>
          <w:rtl w:val="0"/>
        </w:rPr>
        <w:t xml:space="preserve">SDV Sensitivit</w:t>
      </w:r>
      <w:r w:rsidDel="00000000" w:rsidR="00000000" w:rsidRPr="00000000">
        <w:rPr>
          <w:sz w:val="22"/>
          <w:szCs w:val="22"/>
          <w:rtl w:val="0"/>
        </w:rPr>
        <w:t xml:space="preserve">ies for </w:t>
      </w:r>
      <w:commentRangeStart w:id="552"/>
      <w:r w:rsidDel="00000000" w:rsidR="00000000" w:rsidRPr="00000000">
        <w:rPr>
          <w:rtl w:val="0"/>
        </w:rPr>
        <w:t xml:space="preserve">[Base Industry 2]</w:t>
      </w:r>
      <w:commentRangeEnd w:id="552"/>
      <w:r w:rsidDel="00000000" w:rsidR="00000000" w:rsidRPr="00000000">
        <w:commentReference w:id="552"/>
      </w:r>
      <w:r w:rsidDel="00000000" w:rsidR="00000000" w:rsidRPr="00000000">
        <w:rPr>
          <w:sz w:val="22"/>
          <w:szCs w:val="22"/>
          <w:rtl w:val="0"/>
        </w:rPr>
        <w:t xml:space="preserve"> (2018)</w:t>
      </w:r>
    </w:p>
    <w:p w:rsidR="00000000" w:rsidDel="00000000" w:rsidP="00000000" w:rsidRDefault="00000000" w:rsidRPr="00000000" w14:paraId="0000048C">
      <w:pPr>
        <w:jc w:val="center"/>
        <w:rPr>
          <w:sz w:val="22"/>
          <w:szCs w:val="22"/>
        </w:rPr>
      </w:pPr>
      <w:r w:rsidDel="00000000" w:rsidR="00000000" w:rsidRPr="00000000">
        <w:rPr>
          <w:rtl w:val="0"/>
        </w:rPr>
      </w:r>
    </w:p>
    <w:p w:rsidR="00000000" w:rsidDel="00000000" w:rsidP="00000000" w:rsidRDefault="00000000" w:rsidRPr="00000000" w14:paraId="0000048D">
      <w:pPr>
        <w:pageBreakBefore w:val="0"/>
        <w:jc w:val="both"/>
        <w:rPr/>
      </w:pPr>
      <w:r w:rsidDel="00000000" w:rsidR="00000000" w:rsidRPr="00000000">
        <w:rPr>
          <w:rtl w:val="0"/>
        </w:rPr>
      </w:r>
    </w:p>
    <w:p w:rsidR="00000000" w:rsidDel="00000000" w:rsidP="00000000" w:rsidRDefault="00000000" w:rsidRPr="00000000" w14:paraId="0000048E">
      <w:pPr>
        <w:pageBreakBefore w:val="0"/>
        <w:jc w:val="both"/>
        <w:rPr/>
      </w:pPr>
      <w:r w:rsidDel="00000000" w:rsidR="00000000" w:rsidRPr="00000000">
        <w:rPr>
          <w:rtl w:val="0"/>
        </w:rPr>
      </w:r>
    </w:p>
    <w:p w:rsidR="00000000" w:rsidDel="00000000" w:rsidP="00000000" w:rsidRDefault="00000000" w:rsidRPr="00000000" w14:paraId="0000048F">
      <w:pPr>
        <w:pageBreakBefore w:val="0"/>
        <w:jc w:val="both"/>
        <w:rPr>
          <w:b w:val="1"/>
          <w:bCs w:val="1"/>
        </w:rPr>
      </w:pPr>
      <w:r w:rsidDel="00000000" w:rsidR="00000000" w:rsidRPr="00000000">
        <w:rPr>
          <w:b w:val="1"/>
          <w:bCs w:val="1"/>
          <w:rtl w:val="0"/>
        </w:rPr>
        <w:t xml:space="preserve">4.4 Contingency Strategy</w:t>
      </w:r>
    </w:p>
    <w:p w:rsidR="00000000" w:rsidDel="00000000" w:rsidP="00000000" w:rsidRDefault="00000000" w:rsidRPr="00000000" w14:paraId="00000490">
      <w:pPr>
        <w:pageBreakBefore w:val="0"/>
        <w:jc w:val="both"/>
        <w:rPr>
          <w:b w:val="1"/>
          <w:bCs w:val="1"/>
          <w:sz w:val="28"/>
          <w:szCs w:val="28"/>
        </w:rPr>
      </w:pPr>
      <w:r w:rsidDel="00000000" w:rsidR="00000000" w:rsidRPr="00000000">
        <w:rPr>
          <w:rtl w:val="0"/>
        </w:rPr>
        <w:t xml:space="preserve">Decreasing export of each industry in </w:t>
      </w:r>
      <w:commentRangeStart w:id="553"/>
      <w:r w:rsidDel="00000000" w:rsidR="00000000" w:rsidRPr="00000000">
        <w:rPr>
          <w:rtl w:val="0"/>
        </w:rPr>
        <w:t xml:space="preserve">[Country]</w:t>
      </w:r>
      <w:commentRangeEnd w:id="553"/>
      <w:r w:rsidDel="00000000" w:rsidR="00000000" w:rsidRPr="00000000">
        <w:commentReference w:id="553"/>
      </w:r>
      <w:r w:rsidDel="00000000" w:rsidR="00000000" w:rsidRPr="00000000">
        <w:rPr>
          <w:rtl w:val="0"/>
        </w:rPr>
        <w:t xml:space="preserve">’s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491">
      <w:pPr>
        <w:pageBreakBefore w:val="0"/>
        <w:jc w:val="center"/>
        <w:rPr>
          <w:b w:val="1"/>
          <w:bCs w:val="1"/>
          <w:sz w:val="28"/>
          <w:szCs w:val="28"/>
        </w:rPr>
      </w:pPr>
      <w:r w:rsidDel="00000000" w:rsidR="00000000" w:rsidRPr="00000000">
        <w:rPr>
          <w:rtl w:val="0"/>
        </w:rPr>
      </w:r>
    </w:p>
    <w:tbl>
      <w:tblPr>
        <w:tblStyle w:val="Table20"/>
        <w:tblW w:w="9930.0" w:type="dxa"/>
        <w:jc w:val="center"/>
        <w:tblLayout w:type="fixed"/>
        <w:tblLook w:val="0600"/>
      </w:tblPr>
      <w:tblGrid>
        <w:gridCol w:w="2625"/>
        <w:gridCol w:w="2435.0000000000005"/>
        <w:gridCol w:w="2435.0000000000005"/>
        <w:gridCol w:w="2435.0000000000005"/>
        <w:tblGridChange w:id="0">
          <w:tblGrid>
            <w:gridCol w:w="2625"/>
            <w:gridCol w:w="2435.0000000000005"/>
            <w:gridCol w:w="2435.0000000000005"/>
            <w:gridCol w:w="2435.0000000000005"/>
          </w:tblGrid>
        </w:tblGridChange>
      </w:tblGrid>
      <w:tr>
        <w:trPr>
          <w:cantSplit w:val="0"/>
          <w:trHeight w:val="126.71999999999998" w:hRule="atLeast"/>
          <w:tblHeader w:val="0"/>
        </w:trPr>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b w:val="1"/>
                <w:bCs w:val="1"/>
                <w:sz w:val="20"/>
                <w:szCs w:val="20"/>
              </w:rPr>
            </w:pPr>
            <w:r w:rsidDel="00000000" w:rsidR="00000000" w:rsidRPr="00000000">
              <w:rPr>
                <w:b w:val="1"/>
                <w:bCs w:val="1"/>
                <w:sz w:val="20"/>
                <w:szCs w:val="20"/>
                <w:rtl w:val="0"/>
              </w:rPr>
              <w:t xml:space="preserve">Product Names</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0</w:t>
            </w:r>
          </w:p>
        </w:tc>
        <w:tc>
          <w:tcPr>
            <w:tcBorders>
              <w:top w:color="000000" w:space="0" w:sz="0" w:val="nil"/>
              <w:bottom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1</w:t>
            </w:r>
          </w:p>
        </w:tc>
        <w:tc>
          <w:tcPr>
            <w:tcBorders>
              <w:top w:color="000000" w:space="0" w:sz="0" w:val="nil"/>
              <w:bottom w:color="000000" w:space="0" w:sz="0" w:val="nil"/>
              <w:right w:color="000000" w:space="0" w:sz="0" w:val="nil"/>
            </w:tcBorders>
            <w:shd w:fill="a5a5a5" w:val="clear"/>
            <w:tcMar>
              <w:top w:w="-267.84" w:type="dxa"/>
              <w:left w:w="-267.84" w:type="dxa"/>
              <w:bottom w:w="-267.84" w:type="dxa"/>
              <w:right w:w="-267.84" w:type="dxa"/>
            </w:tcMar>
            <w:vAlign w:val="cente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0"/>
                <w:szCs w:val="20"/>
              </w:rPr>
            </w:pPr>
            <w:r w:rsidDel="00000000" w:rsidR="00000000" w:rsidRPr="00000000">
              <w:rPr>
                <w:b w:val="1"/>
                <w:bCs w:val="1"/>
                <w:sz w:val="20"/>
                <w:szCs w:val="20"/>
                <w:rtl w:val="0"/>
              </w:rPr>
              <w:t xml:space="preserve">2</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r w:rsidDel="00000000" w:rsidR="00000000" w:rsidRPr="00000000">
              <w:rPr>
                <w:color w:val="212121"/>
                <w:sz w:val="20"/>
                <w:szCs w:val="20"/>
                <w:rtl w:val="0"/>
              </w:rPr>
              <w:t xml:space="preserve">Animal and By-products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7">
            <w:pPr>
              <w:widowControl w:val="0"/>
              <w:spacing w:line="276" w:lineRule="auto"/>
              <w:rPr>
                <w:sz w:val="20"/>
                <w:szCs w:val="20"/>
              </w:rPr>
            </w:pPr>
            <w:commentRangeStart w:id="554"/>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4"/>
            <w:r w:rsidDel="00000000" w:rsidR="00000000" w:rsidRPr="00000000">
              <w:commentReference w:id="554"/>
            </w:r>
            <w:r w:rsidDel="00000000" w:rsidR="00000000" w:rsidRPr="00000000">
              <w:rPr>
                <w:sz w:val="20"/>
                <w:szCs w:val="20"/>
                <w:rtl w:val="0"/>
              </w:rPr>
              <w:t xml:space="preserve">Vegetables, Fruits and Plants</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B">
            <w:pPr>
              <w:widowControl w:val="0"/>
              <w:spacing w:line="276" w:lineRule="auto"/>
              <w:rPr>
                <w:sz w:val="20"/>
                <w:szCs w:val="20"/>
              </w:rPr>
            </w:pPr>
            <w:commentRangeStart w:id="555"/>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9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5"/>
            <w:r w:rsidDel="00000000" w:rsidR="00000000" w:rsidRPr="00000000">
              <w:commentReference w:id="555"/>
            </w:r>
            <w:r w:rsidDel="00000000" w:rsidR="00000000" w:rsidRPr="00000000">
              <w:rPr>
                <w:sz w:val="20"/>
                <w:szCs w:val="20"/>
                <w:rtl w:val="0"/>
              </w:rPr>
              <w:t xml:space="preserve">Food and Preparations</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9F">
            <w:pPr>
              <w:widowControl w:val="0"/>
              <w:spacing w:line="276" w:lineRule="auto"/>
              <w:rPr>
                <w:sz w:val="20"/>
                <w:szCs w:val="20"/>
              </w:rPr>
            </w:pPr>
            <w:commentRangeStart w:id="556"/>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6"/>
            <w:r w:rsidDel="00000000" w:rsidR="00000000" w:rsidRPr="00000000">
              <w:commentReference w:id="556"/>
            </w:r>
            <w:r w:rsidDel="00000000" w:rsidR="00000000" w:rsidRPr="00000000">
              <w:rPr>
                <w:color w:val="212121"/>
                <w:sz w:val="20"/>
                <w:szCs w:val="20"/>
                <w:rtl w:val="0"/>
              </w:rPr>
              <w:t xml:space="preserve">Energy Drilling and Mining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3">
            <w:pPr>
              <w:widowControl w:val="0"/>
              <w:spacing w:line="276" w:lineRule="auto"/>
              <w:rPr>
                <w:sz w:val="20"/>
                <w:szCs w:val="20"/>
              </w:rPr>
            </w:pPr>
            <w:commentRangeStart w:id="557"/>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7"/>
            <w:r w:rsidDel="00000000" w:rsidR="00000000" w:rsidRPr="00000000">
              <w:commentReference w:id="557"/>
            </w:r>
            <w:r w:rsidDel="00000000" w:rsidR="00000000" w:rsidRPr="00000000">
              <w:rPr>
                <w:color w:val="212121"/>
                <w:sz w:val="20"/>
                <w:szCs w:val="20"/>
                <w:rtl w:val="0"/>
              </w:rPr>
              <w:t xml:space="preserve">Chemicals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7">
            <w:pPr>
              <w:widowControl w:val="0"/>
              <w:spacing w:line="276" w:lineRule="auto"/>
              <w:rPr>
                <w:sz w:val="20"/>
                <w:szCs w:val="20"/>
              </w:rPr>
            </w:pPr>
            <w:commentRangeStart w:id="558"/>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8"/>
            <w:r w:rsidDel="00000000" w:rsidR="00000000" w:rsidRPr="00000000">
              <w:commentReference w:id="558"/>
            </w:r>
            <w:r w:rsidDel="00000000" w:rsidR="00000000" w:rsidRPr="00000000">
              <w:rPr>
                <w:color w:val="212121"/>
                <w:sz w:val="20"/>
                <w:szCs w:val="20"/>
                <w:rtl w:val="0"/>
              </w:rPr>
              <w:t xml:space="preserve">Chemical Manufacturing</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B">
            <w:pPr>
              <w:widowControl w:val="0"/>
              <w:spacing w:line="276" w:lineRule="auto"/>
              <w:rPr>
                <w:sz w:val="20"/>
                <w:szCs w:val="20"/>
              </w:rPr>
            </w:pPr>
            <w:commentRangeStart w:id="559"/>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A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59"/>
            <w:r w:rsidDel="00000000" w:rsidR="00000000" w:rsidRPr="00000000">
              <w:commentReference w:id="559"/>
            </w:r>
            <w:r w:rsidDel="00000000" w:rsidR="00000000" w:rsidRPr="00000000">
              <w:rPr>
                <w:color w:val="212121"/>
                <w:sz w:val="20"/>
                <w:szCs w:val="20"/>
                <w:rtl w:val="0"/>
              </w:rPr>
              <w:t xml:space="preserve">Raw Manufacturing</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AF">
            <w:pPr>
              <w:widowControl w:val="0"/>
              <w:spacing w:line="276" w:lineRule="auto"/>
              <w:rPr>
                <w:sz w:val="20"/>
                <w:szCs w:val="20"/>
              </w:rPr>
            </w:pPr>
            <w:commentRangeStart w:id="560"/>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0"/>
            <w:r w:rsidDel="00000000" w:rsidR="00000000" w:rsidRPr="00000000">
              <w:commentReference w:id="560"/>
            </w:r>
            <w:r w:rsidDel="00000000" w:rsidR="00000000" w:rsidRPr="00000000">
              <w:rPr>
                <w:color w:val="212121"/>
                <w:sz w:val="20"/>
                <w:szCs w:val="20"/>
                <w:rtl w:val="0"/>
              </w:rPr>
              <w:t xml:space="preserve">Wood Products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3">
            <w:pPr>
              <w:widowControl w:val="0"/>
              <w:spacing w:line="276" w:lineRule="auto"/>
              <w:rPr>
                <w:sz w:val="20"/>
                <w:szCs w:val="20"/>
              </w:rPr>
            </w:pPr>
            <w:commentRangeStart w:id="561"/>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1"/>
            <w:r w:rsidDel="00000000" w:rsidR="00000000" w:rsidRPr="00000000">
              <w:commentReference w:id="561"/>
            </w:r>
            <w:r w:rsidDel="00000000" w:rsidR="00000000" w:rsidRPr="00000000">
              <w:rPr>
                <w:color w:val="212121"/>
                <w:sz w:val="20"/>
                <w:szCs w:val="20"/>
                <w:rtl w:val="0"/>
              </w:rPr>
              <w:t xml:space="preserve">Clothing and Accessories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7">
            <w:pPr>
              <w:widowControl w:val="0"/>
              <w:spacing w:line="276" w:lineRule="auto"/>
              <w:rPr>
                <w:sz w:val="20"/>
                <w:szCs w:val="20"/>
              </w:rPr>
            </w:pPr>
            <w:commentRangeStart w:id="562"/>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2"/>
            <w:r w:rsidDel="00000000" w:rsidR="00000000" w:rsidRPr="00000000">
              <w:commentReference w:id="562"/>
            </w:r>
            <w:r w:rsidDel="00000000" w:rsidR="00000000" w:rsidRPr="00000000">
              <w:rPr>
                <w:color w:val="212121"/>
                <w:sz w:val="20"/>
                <w:szCs w:val="20"/>
                <w:rtl w:val="0"/>
              </w:rPr>
              <w:t xml:space="preserve">Textile</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B">
            <w:pPr>
              <w:widowControl w:val="0"/>
              <w:spacing w:line="276" w:lineRule="auto"/>
              <w:rPr>
                <w:sz w:val="20"/>
                <w:szCs w:val="20"/>
              </w:rPr>
            </w:pPr>
            <w:commentRangeStart w:id="563"/>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B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3"/>
            <w:r w:rsidDel="00000000" w:rsidR="00000000" w:rsidRPr="00000000">
              <w:commentReference w:id="563"/>
            </w:r>
            <w:r w:rsidDel="00000000" w:rsidR="00000000" w:rsidRPr="00000000">
              <w:rPr>
                <w:color w:val="212121"/>
                <w:sz w:val="20"/>
                <w:szCs w:val="20"/>
                <w:rtl w:val="0"/>
              </w:rPr>
              <w:t xml:space="preserve">Metals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BF">
            <w:pPr>
              <w:widowControl w:val="0"/>
              <w:spacing w:line="276" w:lineRule="auto"/>
              <w:rPr>
                <w:sz w:val="20"/>
                <w:szCs w:val="20"/>
              </w:rPr>
            </w:pPr>
            <w:commentRangeStart w:id="564"/>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4"/>
            <w:r w:rsidDel="00000000" w:rsidR="00000000" w:rsidRPr="00000000">
              <w:commentReference w:id="564"/>
            </w:r>
            <w:r w:rsidDel="00000000" w:rsidR="00000000" w:rsidRPr="00000000">
              <w:rPr>
                <w:color w:val="212121"/>
                <w:sz w:val="20"/>
                <w:szCs w:val="20"/>
                <w:rtl w:val="0"/>
              </w:rPr>
              <w:t xml:space="preserve">Machinery and Construction</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3">
            <w:pPr>
              <w:widowControl w:val="0"/>
              <w:spacing w:line="276" w:lineRule="auto"/>
              <w:rPr>
                <w:sz w:val="20"/>
                <w:szCs w:val="20"/>
              </w:rPr>
            </w:pPr>
            <w:commentRangeStart w:id="565"/>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5"/>
            <w:r w:rsidDel="00000000" w:rsidR="00000000" w:rsidRPr="00000000">
              <w:commentReference w:id="565"/>
            </w:r>
            <w:r w:rsidDel="00000000" w:rsidR="00000000" w:rsidRPr="00000000">
              <w:rPr>
                <w:color w:val="212121"/>
                <w:sz w:val="20"/>
                <w:szCs w:val="20"/>
                <w:rtl w:val="0"/>
              </w:rPr>
              <w:t xml:space="preserve">Transportation</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7">
            <w:pPr>
              <w:widowControl w:val="0"/>
              <w:spacing w:line="276" w:lineRule="auto"/>
              <w:rPr>
                <w:sz w:val="20"/>
                <w:szCs w:val="20"/>
              </w:rPr>
            </w:pPr>
            <w:commentRangeStart w:id="566"/>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6"/>
            <w:r w:rsidDel="00000000" w:rsidR="00000000" w:rsidRPr="00000000">
              <w:commentReference w:id="566"/>
            </w:r>
            <w:r w:rsidDel="00000000" w:rsidR="00000000" w:rsidRPr="00000000">
              <w:rPr>
                <w:color w:val="212121"/>
                <w:sz w:val="20"/>
                <w:szCs w:val="20"/>
                <w:rtl w:val="0"/>
              </w:rPr>
              <w:t xml:space="preserve">Weapons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B">
            <w:pPr>
              <w:widowControl w:val="0"/>
              <w:spacing w:line="276" w:lineRule="auto"/>
              <w:rPr>
                <w:sz w:val="20"/>
                <w:szCs w:val="20"/>
              </w:rPr>
            </w:pPr>
            <w:commentRangeStart w:id="567"/>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CD">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7"/>
            <w:r w:rsidDel="00000000" w:rsidR="00000000" w:rsidRPr="00000000">
              <w:commentReference w:id="567"/>
            </w:r>
            <w:r w:rsidDel="00000000" w:rsidR="00000000" w:rsidRPr="00000000">
              <w:rPr>
                <w:color w:val="212121"/>
                <w:sz w:val="20"/>
                <w:szCs w:val="20"/>
                <w:rtl w:val="0"/>
              </w:rPr>
              <w:t xml:space="preserve">Daily Instruments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CF">
            <w:pPr>
              <w:widowControl w:val="0"/>
              <w:spacing w:line="276" w:lineRule="auto"/>
              <w:rPr>
                <w:sz w:val="20"/>
                <w:szCs w:val="20"/>
              </w:rPr>
            </w:pPr>
            <w:commentRangeStart w:id="568"/>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0">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1">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8"/>
            <w:r w:rsidDel="00000000" w:rsidR="00000000" w:rsidRPr="00000000">
              <w:commentReference w:id="568"/>
            </w:r>
            <w:r w:rsidDel="00000000" w:rsidR="00000000" w:rsidRPr="00000000">
              <w:rPr>
                <w:color w:val="212121"/>
                <w:sz w:val="20"/>
                <w:szCs w:val="20"/>
                <w:rtl w:val="0"/>
              </w:rPr>
              <w:t xml:space="preserve">Precious Stones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3">
            <w:pPr>
              <w:widowControl w:val="0"/>
              <w:spacing w:line="276" w:lineRule="auto"/>
              <w:rPr>
                <w:sz w:val="20"/>
                <w:szCs w:val="20"/>
              </w:rPr>
            </w:pPr>
            <w:commentRangeStart w:id="569"/>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4">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5">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69"/>
            <w:r w:rsidDel="00000000" w:rsidR="00000000" w:rsidRPr="00000000">
              <w:commentReference w:id="569"/>
            </w:r>
            <w:r w:rsidDel="00000000" w:rsidR="00000000" w:rsidRPr="00000000">
              <w:rPr>
                <w:color w:val="212121"/>
                <w:sz w:val="20"/>
                <w:szCs w:val="20"/>
                <w:rtl w:val="0"/>
              </w:rPr>
              <w:t xml:space="preserve">High-complexity Products</w:t>
            </w:r>
            <w:r w:rsidDel="00000000" w:rsidR="00000000" w:rsidRPr="00000000">
              <w:rPr>
                <w:rtl w:val="0"/>
              </w:rPr>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7">
            <w:pPr>
              <w:widowControl w:val="0"/>
              <w:spacing w:line="276" w:lineRule="auto"/>
              <w:rPr>
                <w:sz w:val="20"/>
                <w:szCs w:val="20"/>
              </w:rPr>
            </w:pPr>
            <w:commentRangeStart w:id="570"/>
            <w:r w:rsidDel="00000000" w:rsidR="00000000" w:rsidRPr="00000000">
              <w:rPr>
                <w:sz w:val="20"/>
                <w:szCs w:val="20"/>
                <w:rtl w:val="0"/>
              </w:rPr>
              <w:t xml:space="preserve">[Product Group *]</w:t>
            </w:r>
          </w:p>
        </w:tc>
        <w:tc>
          <w:tcPr>
            <w:tcBorders>
              <w:top w:color="000000" w:space="0" w:sz="0" w:val="nil"/>
              <w:bottom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8">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shd w:fill="ededed" w:val="clear"/>
            <w:tcMar>
              <w:top w:w="-267.84" w:type="dxa"/>
              <w:left w:w="-267.84" w:type="dxa"/>
              <w:bottom w:w="-267.84" w:type="dxa"/>
              <w:right w:w="-267.84" w:type="dxa"/>
            </w:tcMar>
            <w:vAlign w:val="center"/>
          </w:tcPr>
          <w:p w:rsidR="00000000" w:rsidDel="00000000" w:rsidP="00000000" w:rsidRDefault="00000000" w:rsidRPr="00000000" w14:paraId="000004D9">
            <w:pPr>
              <w:widowControl w:val="0"/>
              <w:spacing w:line="276" w:lineRule="auto"/>
              <w:rPr>
                <w:sz w:val="20"/>
                <w:szCs w:val="20"/>
              </w:rPr>
            </w:pPr>
            <w:r w:rsidDel="00000000" w:rsidR="00000000" w:rsidRPr="00000000">
              <w:rPr>
                <w:sz w:val="20"/>
                <w:szCs w:val="20"/>
                <w:rtl w:val="0"/>
              </w:rPr>
              <w:t xml:space="preserve">[Product Group *]</w:t>
            </w:r>
          </w:p>
        </w:tc>
      </w:tr>
      <w:tr>
        <w:trPr>
          <w:cantSplit w:val="0"/>
          <w:trHeight w:val="126.71999999999998" w:hRule="atLeast"/>
          <w:tblHeader w:val="0"/>
        </w:trPr>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90" w:right="0" w:firstLine="0"/>
              <w:jc w:val="left"/>
              <w:rPr>
                <w:sz w:val="20"/>
                <w:szCs w:val="20"/>
              </w:rPr>
            </w:pPr>
            <w:commentRangeEnd w:id="570"/>
            <w:r w:rsidDel="00000000" w:rsidR="00000000" w:rsidRPr="00000000">
              <w:commentReference w:id="570"/>
            </w:r>
            <w:r w:rsidDel="00000000" w:rsidR="00000000" w:rsidRPr="00000000">
              <w:rPr>
                <w:color w:val="212121"/>
                <w:sz w:val="20"/>
                <w:szCs w:val="20"/>
                <w:rtl w:val="0"/>
              </w:rPr>
              <w:t xml:space="preserve">Services and Utilities</w:t>
            </w:r>
            <w:r w:rsidDel="00000000" w:rsidR="00000000" w:rsidRPr="00000000">
              <w:rPr>
                <w:rtl w:val="0"/>
              </w:rPr>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B">
            <w:pPr>
              <w:widowControl w:val="0"/>
              <w:spacing w:line="276" w:lineRule="auto"/>
              <w:rPr>
                <w:sz w:val="20"/>
                <w:szCs w:val="20"/>
              </w:rPr>
            </w:pPr>
            <w:commentRangeStart w:id="571"/>
            <w:r w:rsidDel="00000000" w:rsidR="00000000" w:rsidRPr="00000000">
              <w:rPr>
                <w:sz w:val="20"/>
                <w:szCs w:val="20"/>
                <w:rtl w:val="0"/>
              </w:rPr>
              <w:t xml:space="preserve">[Product Group *]</w:t>
            </w:r>
          </w:p>
        </w:tc>
        <w:tc>
          <w:tcPr>
            <w:tcBorders>
              <w:top w:color="000000" w:space="0" w:sz="0" w:val="nil"/>
              <w:bottom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C">
            <w:pPr>
              <w:widowControl w:val="0"/>
              <w:spacing w:line="276" w:lineRule="auto"/>
              <w:rPr>
                <w:sz w:val="20"/>
                <w:szCs w:val="20"/>
              </w:rPr>
            </w:pPr>
            <w:r w:rsidDel="00000000" w:rsidR="00000000" w:rsidRPr="00000000">
              <w:rPr>
                <w:sz w:val="20"/>
                <w:szCs w:val="20"/>
                <w:rtl w:val="0"/>
              </w:rPr>
              <w:t xml:space="preserve">[Product Group *]</w:t>
            </w:r>
          </w:p>
        </w:tc>
        <w:tc>
          <w:tcPr>
            <w:tcBorders>
              <w:top w:color="000000" w:space="0" w:sz="0" w:val="nil"/>
              <w:bottom w:color="000000" w:space="0" w:sz="0" w:val="nil"/>
              <w:right w:color="000000" w:space="0" w:sz="0" w:val="nil"/>
            </w:tcBorders>
            <w:tcMar>
              <w:top w:w="-267.84" w:type="dxa"/>
              <w:left w:w="-267.84" w:type="dxa"/>
              <w:bottom w:w="-267.84" w:type="dxa"/>
              <w:right w:w="-267.84" w:type="dxa"/>
            </w:tcMar>
            <w:vAlign w:val="center"/>
          </w:tcPr>
          <w:p w:rsidR="00000000" w:rsidDel="00000000" w:rsidP="00000000" w:rsidRDefault="00000000" w:rsidRPr="00000000" w14:paraId="000004DD">
            <w:pPr>
              <w:widowControl w:val="0"/>
              <w:spacing w:line="276" w:lineRule="auto"/>
              <w:rPr>
                <w:sz w:val="20"/>
                <w:szCs w:val="20"/>
              </w:rPr>
            </w:pPr>
            <w:r w:rsidDel="00000000" w:rsidR="00000000" w:rsidRPr="00000000">
              <w:rPr>
                <w:sz w:val="20"/>
                <w:szCs w:val="20"/>
                <w:rtl w:val="0"/>
              </w:rPr>
              <w:t xml:space="preserve">[Product Group *]</w:t>
            </w:r>
          </w:p>
        </w:tc>
      </w:tr>
    </w:tbl>
    <w:p w:rsidR="00000000" w:rsidDel="00000000" w:rsidP="00000000" w:rsidRDefault="00000000" w:rsidRPr="00000000" w14:paraId="000004DE">
      <w:pPr>
        <w:pageBreakBefore w:val="0"/>
        <w:jc w:val="center"/>
        <w:rPr>
          <w:sz w:val="22"/>
          <w:szCs w:val="22"/>
        </w:rPr>
      </w:pPr>
      <w:commentRangeEnd w:id="571"/>
      <w:r w:rsidDel="00000000" w:rsidR="00000000" w:rsidRPr="00000000">
        <w:commentReference w:id="571"/>
      </w:r>
      <w:r w:rsidDel="00000000" w:rsidR="00000000" w:rsidRPr="00000000">
        <w:rPr>
          <w:sz w:val="22"/>
          <w:szCs w:val="22"/>
          <w:rtl w:val="0"/>
        </w:rPr>
        <w:t xml:space="preserve">Table 13. </w:t>
      </w:r>
      <w:commentRangeStart w:id="572"/>
      <w:r w:rsidDel="00000000" w:rsidR="00000000" w:rsidRPr="00000000">
        <w:rPr>
          <w:sz w:val="22"/>
          <w:szCs w:val="22"/>
          <w:rtl w:val="0"/>
        </w:rPr>
        <w:t xml:space="preserve">[Country]</w:t>
      </w:r>
      <w:commentRangeEnd w:id="572"/>
      <w:r w:rsidDel="00000000" w:rsidR="00000000" w:rsidRPr="00000000">
        <w:commentReference w:id="572"/>
      </w:r>
      <w:r w:rsidDel="00000000" w:rsidR="00000000" w:rsidRPr="00000000">
        <w:rPr>
          <w:sz w:val="22"/>
          <w:szCs w:val="22"/>
          <w:rtl w:val="0"/>
        </w:rPr>
        <w:t xml:space="preserve">’s Contingency Strategy (2018)</w:t>
      </w:r>
    </w:p>
    <w:p w:rsidR="00000000" w:rsidDel="00000000" w:rsidP="00000000" w:rsidRDefault="00000000" w:rsidRPr="00000000" w14:paraId="000004DF">
      <w:pPr>
        <w:jc w:val="left"/>
        <w:rPr/>
      </w:pPr>
      <w:r w:rsidDel="00000000" w:rsidR="00000000" w:rsidRPr="00000000">
        <w:rPr>
          <w:rtl w:val="0"/>
        </w:rPr>
      </w:r>
    </w:p>
    <w:p w:rsidR="00000000" w:rsidDel="00000000" w:rsidP="00000000" w:rsidRDefault="00000000" w:rsidRPr="00000000" w14:paraId="000004E0">
      <w:pPr>
        <w:pageBreakBefore w:val="0"/>
        <w:jc w:val="center"/>
        <w:rPr>
          <w:sz w:val="28"/>
          <w:szCs w:val="28"/>
        </w:rPr>
      </w:pPr>
      <w:r w:rsidDel="00000000" w:rsidR="00000000" w:rsidRPr="00000000">
        <w:rPr>
          <w:rtl w:val="0"/>
        </w:rPr>
      </w:r>
    </w:p>
    <w:p w:rsidR="00000000" w:rsidDel="00000000" w:rsidP="00000000" w:rsidRDefault="00000000" w:rsidRPr="00000000" w14:paraId="000004E1">
      <w:pPr>
        <w:pageBreakBefore w:val="0"/>
        <w:jc w:val="both"/>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E2">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4E3">
      <w:pPr>
        <w:pageBreakBefore w:val="0"/>
        <w:jc w:val="both"/>
        <w:rPr>
          <w:b w:val="1"/>
          <w:bCs w:val="1"/>
        </w:rPr>
      </w:pPr>
      <w:r w:rsidDel="00000000" w:rsidR="00000000" w:rsidRPr="00000000">
        <w:rPr>
          <w:rtl w:val="0"/>
        </w:rPr>
      </w:r>
    </w:p>
    <w:p w:rsidR="00000000" w:rsidDel="00000000" w:rsidP="00000000" w:rsidRDefault="00000000" w:rsidRPr="00000000" w14:paraId="000004E4">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4E5">
      <w:pPr>
        <w:pageBreakBefore w:val="0"/>
        <w:jc w:val="both"/>
        <w:rPr/>
      </w:pPr>
      <w:r w:rsidDel="00000000" w:rsidR="00000000" w:rsidRPr="00000000">
        <w:rPr>
          <w:rtl w:val="0"/>
        </w:rPr>
        <w:t xml:space="preserve">ECI sensitivity described in the section before </w:t>
      </w:r>
      <w:r w:rsidDel="00000000" w:rsidR="00000000" w:rsidRPr="00000000">
        <w:rPr>
          <w:rtl w:val="0"/>
        </w:rPr>
        <w:t xml:space="preserve">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increasing export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w:t>
      </w:r>
    </w:p>
    <w:p w:rsidR="00000000" w:rsidDel="00000000" w:rsidP="00000000" w:rsidRDefault="00000000" w:rsidRPr="00000000" w14:paraId="000004E6">
      <w:pPr>
        <w:pageBreakBefore w:val="0"/>
        <w:jc w:val="both"/>
        <w:rPr/>
      </w:pPr>
      <w:r w:rsidDel="00000000" w:rsidR="00000000" w:rsidRPr="00000000">
        <w:rPr>
          <w:rtl w:val="0"/>
        </w:rPr>
      </w:r>
    </w:p>
    <w:p w:rsidR="00000000" w:rsidDel="00000000" w:rsidP="00000000" w:rsidRDefault="00000000" w:rsidRPr="00000000" w14:paraId="000004E7">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9 illustrates the regression output, which shows a strong positive correlation between countries’ SOI and their five-year GDP growth, significant at the </w:t>
      </w:r>
      <w:commentRangeStart w:id="573"/>
      <w:r w:rsidDel="00000000" w:rsidR="00000000" w:rsidRPr="00000000">
        <w:rPr>
          <w:rtl w:val="0"/>
        </w:rPr>
        <w:t xml:space="preserve">[Percentage]</w:t>
      </w:r>
      <w:commentRangeEnd w:id="573"/>
      <w:r w:rsidDel="00000000" w:rsidR="00000000" w:rsidRPr="00000000">
        <w:commentReference w:id="573"/>
      </w:r>
      <w:r w:rsidDel="00000000" w:rsidR="00000000" w:rsidRPr="00000000">
        <w:rPr>
          <w:rtl w:val="0"/>
        </w:rPr>
        <w:t xml:space="preserve">% level and achieving an adjusted R</w:t>
      </w:r>
      <w:r w:rsidDel="00000000" w:rsidR="00000000" w:rsidRPr="00000000">
        <w:rPr>
          <w:vertAlign w:val="superscript"/>
          <w:rtl w:val="0"/>
        </w:rPr>
        <w:t xml:space="preserve">2</w:t>
      </w:r>
      <w:r w:rsidDel="00000000" w:rsidR="00000000" w:rsidRPr="00000000">
        <w:rPr>
          <w:rtl w:val="0"/>
        </w:rPr>
        <w:t xml:space="preserve"> of</w:t>
      </w:r>
      <w:commentRangeStart w:id="574"/>
      <w:r w:rsidDel="00000000" w:rsidR="00000000" w:rsidRPr="00000000">
        <w:rPr>
          <w:rtl w:val="0"/>
        </w:rPr>
        <w:t xml:space="preserve"> </w:t>
      </w:r>
      <w:commentRangeStart w:id="575"/>
      <w:r w:rsidDel="00000000" w:rsidR="00000000" w:rsidRPr="00000000">
        <w:rPr>
          <w:rtl w:val="0"/>
        </w:rPr>
        <w:t xml:space="preserve">[Percentage]</w:t>
      </w:r>
      <w:commentRangeEnd w:id="575"/>
      <w:r w:rsidDel="00000000" w:rsidR="00000000" w:rsidRPr="00000000">
        <w:commentReference w:id="575"/>
      </w:r>
      <w:r w:rsidDel="00000000" w:rsidR="00000000" w:rsidRPr="00000000">
        <w:rPr>
          <w:rtl w:val="0"/>
        </w:rPr>
        <w:t xml:space="preserve">%</w:t>
      </w:r>
      <w:commentRangeEnd w:id="574"/>
      <w:r w:rsidDel="00000000" w:rsidR="00000000" w:rsidRPr="00000000">
        <w:commentReference w:id="574"/>
      </w:r>
      <w:r w:rsidDel="00000000" w:rsidR="00000000" w:rsidRPr="00000000">
        <w:rPr>
          <w:rtl w:val="0"/>
        </w:rPr>
        <w:t xml:space="preserve">. In other words, the more a country develops, as suggested by calculations on a complexity level, the better economic outcomes it achieves. </w:t>
      </w:r>
    </w:p>
    <w:p w:rsidR="00000000" w:rsidDel="00000000" w:rsidP="00000000" w:rsidRDefault="00000000" w:rsidRPr="00000000" w14:paraId="000004E8">
      <w:pPr>
        <w:pageBreakBefore w:val="0"/>
        <w:jc w:val="both"/>
        <w:rPr/>
      </w:pPr>
      <w:r w:rsidDel="00000000" w:rsidR="00000000" w:rsidRPr="00000000">
        <w:rPr>
          <w:rtl w:val="0"/>
        </w:rPr>
      </w:r>
    </w:p>
    <w:tbl>
      <w:tblPr>
        <w:tblStyle w:val="Table21"/>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335.52" w:hRule="atLeast"/>
          <w:tblHeader w:val="0"/>
        </w:trPr>
        <w:tc>
          <w:tcPr>
            <w:gridSpan w:val="2"/>
            <w:shd w:fill="auto" w:val="clear"/>
            <w:tcMar>
              <w:top w:w="-44.64" w:type="dxa"/>
              <w:left w:w="-44.64" w:type="dxa"/>
              <w:bottom w:w="-44.64" w:type="dxa"/>
              <w:right w:w="-44.64" w:type="dxa"/>
            </w:tcMar>
            <w:vAlign w:val="center"/>
          </w:tcPr>
          <w:p w:rsidR="00000000" w:rsidDel="00000000" w:rsidP="00000000" w:rsidRDefault="00000000" w:rsidRPr="00000000" w14:paraId="000004E9">
            <w:pPr>
              <w:pageBreakBefore w:val="0"/>
              <w:widowControl w:val="0"/>
              <w:ind w:left="90" w:firstLine="0"/>
              <w:jc w:val="center"/>
              <w:rPr>
                <w:b w:val="1"/>
                <w:bCs w:val="1"/>
                <w:sz w:val="20"/>
                <w:szCs w:val="20"/>
              </w:rPr>
            </w:pPr>
            <w:r w:rsidDel="00000000" w:rsidR="00000000" w:rsidRPr="00000000">
              <w:rPr>
                <w:b w:val="1"/>
                <w:bCs w:val="1"/>
                <w:sz w:val="20"/>
                <w:szCs w:val="20"/>
                <w:rtl w:val="0"/>
              </w:rPr>
              <w:t xml:space="preserve">Table 14: OLS Regression Results</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B">
            <w:pPr>
              <w:pageBreakBefore w:val="0"/>
              <w:widowControl w:val="0"/>
              <w:ind w:left="90" w:firstLine="0"/>
              <w:rPr>
                <w:sz w:val="20"/>
                <w:szCs w:val="20"/>
              </w:rPr>
            </w:pPr>
            <w:r w:rsidDel="00000000" w:rsidR="00000000" w:rsidRPr="00000000">
              <w:rPr>
                <w:b w:val="1"/>
                <w:bCs w:val="1"/>
                <w:sz w:val="20"/>
                <w:szCs w:val="20"/>
                <w:rtl w:val="0"/>
              </w:rPr>
              <w:t xml:space="preserve">Dep. Variable: </w:t>
            </w:r>
            <w:r w:rsidDel="00000000" w:rsidR="00000000" w:rsidRPr="00000000">
              <w:rPr>
                <w:sz w:val="20"/>
                <w:szCs w:val="20"/>
                <w:rtl w:val="0"/>
              </w:rPr>
              <w:t xml:space="preserve">GDP</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C">
            <w:pPr>
              <w:pageBreakBefore w:val="0"/>
              <w:widowControl w:val="0"/>
              <w:ind w:left="90" w:firstLine="0"/>
              <w:rPr>
                <w:sz w:val="20"/>
                <w:szCs w:val="20"/>
              </w:rPr>
            </w:pPr>
            <w:r w:rsidDel="00000000" w:rsidR="00000000" w:rsidRPr="00000000">
              <w:rPr>
                <w:b w:val="1"/>
                <w:bCs w:val="1"/>
                <w:sz w:val="20"/>
                <w:szCs w:val="20"/>
                <w:rtl w:val="0"/>
              </w:rPr>
              <w:t xml:space="preserve">F-Statistic: </w:t>
            </w:r>
            <w:r w:rsidDel="00000000" w:rsidR="00000000" w:rsidRPr="00000000">
              <w:rPr>
                <w:sz w:val="20"/>
                <w:szCs w:val="20"/>
                <w:rtl w:val="0"/>
              </w:rPr>
              <w:t xml:space="preserve">5.963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D">
            <w:pPr>
              <w:pageBreakBefore w:val="0"/>
              <w:widowControl w:val="0"/>
              <w:ind w:left="90" w:firstLine="0"/>
              <w:rPr>
                <w:sz w:val="20"/>
                <w:szCs w:val="20"/>
              </w:rPr>
            </w:pPr>
            <w:r w:rsidDel="00000000" w:rsidR="00000000" w:rsidRPr="00000000">
              <w:rPr>
                <w:b w:val="1"/>
                <w:bCs w:val="1"/>
                <w:sz w:val="20"/>
                <w:szCs w:val="20"/>
                <w:rtl w:val="0"/>
              </w:rPr>
              <w:t xml:space="preserve">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0.054</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EE">
            <w:pPr>
              <w:pageBreakBefore w:val="0"/>
              <w:widowControl w:val="0"/>
              <w:ind w:left="90" w:firstLine="0"/>
              <w:rPr>
                <w:sz w:val="20"/>
                <w:szCs w:val="20"/>
              </w:rPr>
            </w:pPr>
            <w:r w:rsidDel="00000000" w:rsidR="00000000" w:rsidRPr="00000000">
              <w:rPr>
                <w:b w:val="1"/>
                <w:bCs w:val="1"/>
                <w:sz w:val="20"/>
                <w:szCs w:val="20"/>
                <w:rtl w:val="0"/>
              </w:rPr>
              <w:t xml:space="preserve">Prob (F-Stat):</w:t>
            </w:r>
            <w:r w:rsidDel="00000000" w:rsidR="00000000" w:rsidRPr="00000000">
              <w:rPr>
                <w:sz w:val="20"/>
                <w:szCs w:val="20"/>
                <w:rtl w:val="0"/>
              </w:rPr>
              <w:t xml:space="preserve"> 0.0163</w:t>
            </w:r>
          </w:p>
        </w:tc>
      </w:tr>
      <w:tr>
        <w:trPr>
          <w:cantSplit w:val="0"/>
          <w:trHeight w:val="335.52" w:hRule="atLeast"/>
          <w:tblHeader w:val="0"/>
        </w:trPr>
        <w:tc>
          <w:tcPr>
            <w:shd w:fill="auto" w:val="clear"/>
            <w:tcMar>
              <w:top w:w="-44.64" w:type="dxa"/>
              <w:left w:w="-44.64" w:type="dxa"/>
              <w:bottom w:w="-44.64" w:type="dxa"/>
              <w:right w:w="-44.64" w:type="dxa"/>
            </w:tcMar>
            <w:vAlign w:val="center"/>
          </w:tcPr>
          <w:p w:rsidR="00000000" w:rsidDel="00000000" w:rsidP="00000000" w:rsidRDefault="00000000" w:rsidRPr="00000000" w14:paraId="000004EF">
            <w:pPr>
              <w:pageBreakBefore w:val="0"/>
              <w:widowControl w:val="0"/>
              <w:ind w:left="90" w:firstLine="0"/>
              <w:rPr>
                <w:sz w:val="20"/>
                <w:szCs w:val="20"/>
              </w:rPr>
            </w:pPr>
            <w:r w:rsidDel="00000000" w:rsidR="00000000" w:rsidRPr="00000000">
              <w:rPr>
                <w:b w:val="1"/>
                <w:bCs w:val="1"/>
                <w:sz w:val="20"/>
                <w:szCs w:val="20"/>
                <w:rtl w:val="0"/>
              </w:rPr>
              <w:t xml:space="preserve">Adj R</w:t>
            </w:r>
            <w:r w:rsidDel="00000000" w:rsidR="00000000" w:rsidRPr="00000000">
              <w:rPr>
                <w:b w:val="1"/>
                <w:bCs w:val="1"/>
                <w:sz w:val="20"/>
                <w:szCs w:val="20"/>
                <w:vertAlign w:val="superscript"/>
                <w:rtl w:val="0"/>
              </w:rPr>
              <w:t xml:space="preserve">2</w:t>
            </w:r>
            <w:r w:rsidDel="00000000" w:rsidR="00000000" w:rsidRPr="00000000">
              <w:rPr>
                <w:b w:val="1"/>
                <w:bCs w:val="1"/>
                <w:sz w:val="20"/>
                <w:szCs w:val="20"/>
                <w:rtl w:val="0"/>
              </w:rPr>
              <w:t xml:space="preserve">: </w:t>
            </w:r>
            <w:r w:rsidDel="00000000" w:rsidR="00000000" w:rsidRPr="00000000">
              <w:rPr>
                <w:sz w:val="20"/>
                <w:szCs w:val="20"/>
                <w:rtl w:val="0"/>
              </w:rPr>
              <w:t xml:space="preserve">0.045</w:t>
            </w:r>
          </w:p>
        </w:tc>
        <w:tc>
          <w:tcPr>
            <w:shd w:fill="auto" w:val="clear"/>
            <w:tcMar>
              <w:top w:w="-44.64" w:type="dxa"/>
              <w:left w:w="-44.64" w:type="dxa"/>
              <w:bottom w:w="-44.64" w:type="dxa"/>
              <w:right w:w="-44.64" w:type="dxa"/>
            </w:tcMar>
            <w:vAlign w:val="center"/>
          </w:tcPr>
          <w:p w:rsidR="00000000" w:rsidDel="00000000" w:rsidP="00000000" w:rsidRDefault="00000000" w:rsidRPr="00000000" w14:paraId="000004F0">
            <w:pPr>
              <w:pageBreakBefore w:val="0"/>
              <w:widowControl w:val="0"/>
              <w:ind w:left="90" w:firstLine="0"/>
              <w:rPr>
                <w:sz w:val="20"/>
                <w:szCs w:val="20"/>
              </w:rPr>
            </w:pPr>
            <w:r w:rsidDel="00000000" w:rsidR="00000000" w:rsidRPr="00000000">
              <w:rPr>
                <w:b w:val="1"/>
                <w:bCs w:val="1"/>
                <w:sz w:val="20"/>
                <w:szCs w:val="20"/>
                <w:rtl w:val="0"/>
              </w:rPr>
              <w:t xml:space="preserve">No. Observations: </w:t>
            </w:r>
            <w:r w:rsidDel="00000000" w:rsidR="00000000" w:rsidRPr="00000000">
              <w:rPr>
                <w:sz w:val="20"/>
                <w:szCs w:val="20"/>
                <w:rtl w:val="0"/>
              </w:rPr>
              <w:t xml:space="preserve">106</w:t>
            </w:r>
          </w:p>
        </w:tc>
      </w:tr>
    </w:tbl>
    <w:p w:rsidR="00000000" w:rsidDel="00000000" w:rsidP="00000000" w:rsidRDefault="00000000" w:rsidRPr="00000000" w14:paraId="000004F1">
      <w:pPr>
        <w:pageBreakBefore w:val="0"/>
        <w:jc w:val="left"/>
        <w:rPr/>
      </w:pPr>
      <w:r w:rsidDel="00000000" w:rsidR="00000000" w:rsidRPr="00000000">
        <w:rPr>
          <w:rtl w:val="0"/>
        </w:rPr>
      </w:r>
    </w:p>
    <w:p w:rsidR="00000000" w:rsidDel="00000000" w:rsidP="00000000" w:rsidRDefault="00000000" w:rsidRPr="00000000" w14:paraId="000004F2">
      <w:pPr>
        <w:pageBreakBefore w:val="0"/>
        <w:jc w:val="center"/>
        <w:rPr>
          <w:sz w:val="22"/>
          <w:szCs w:val="22"/>
        </w:rPr>
      </w:pPr>
      <w:commentRangeStart w:id="576"/>
      <w:r w:rsidDel="00000000" w:rsidR="00000000" w:rsidRPr="00000000">
        <w:rPr>
          <w:sz w:val="22"/>
          <w:szCs w:val="22"/>
          <w:rtl w:val="0"/>
        </w:rPr>
        <w:t xml:space="preserve">Fi</w:t>
      </w:r>
      <w:commentRangeEnd w:id="576"/>
      <w:r w:rsidDel="00000000" w:rsidR="00000000" w:rsidRPr="00000000">
        <w:commentReference w:id="576"/>
      </w:r>
      <w:r w:rsidDel="00000000" w:rsidR="00000000" w:rsidRPr="00000000">
        <w:rPr>
          <w:sz w:val="22"/>
          <w:szCs w:val="22"/>
          <w:rtl w:val="0"/>
        </w:rPr>
        <w:t xml:space="preserve">gure 9. Regression of Five-Year GDP Growth over SOI (2013-2018)</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619125</wp:posOffset>
            </wp:positionH>
            <wp:positionV relativeFrom="paragraph">
              <wp:posOffset>38100</wp:posOffset>
            </wp:positionV>
            <wp:extent cx="4520925" cy="3005138"/>
            <wp:effectExtent b="0" l="0" r="0" t="0"/>
            <wp:wrapTopAndBottom distB="0" distT="0"/>
            <wp:docPr id="24"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4520925" cy="3005138"/>
                    </a:xfrm>
                    <a:prstGeom prst="rect"/>
                    <a:ln/>
                  </pic:spPr>
                </pic:pic>
              </a:graphicData>
            </a:graphic>
          </wp:anchor>
        </w:drawing>
      </w:r>
    </w:p>
    <w:p w:rsidR="00000000" w:rsidDel="00000000" w:rsidP="00000000" w:rsidRDefault="00000000" w:rsidRPr="00000000" w14:paraId="000004F3">
      <w:pPr>
        <w:pageBreakBefore w:val="0"/>
        <w:jc w:val="both"/>
        <w:rPr/>
      </w:pPr>
      <w:r w:rsidDel="00000000" w:rsidR="00000000" w:rsidRPr="00000000">
        <w:rPr>
          <w:rtl w:val="0"/>
        </w:rPr>
      </w:r>
    </w:p>
    <w:p w:rsidR="00000000" w:rsidDel="00000000" w:rsidP="00000000" w:rsidRDefault="00000000" w:rsidRPr="00000000" w14:paraId="000004F4">
      <w:pPr>
        <w:pageBreakBefore w:val="0"/>
        <w:jc w:val="both"/>
        <w:rPr>
          <w:b w:val="1"/>
          <w:bCs w:val="1"/>
        </w:rPr>
      </w:pPr>
      <w:r w:rsidDel="00000000" w:rsidR="00000000" w:rsidRPr="00000000">
        <w:rPr>
          <w:b w:val="1"/>
          <w:bCs w:val="1"/>
          <w:rtl w:val="0"/>
        </w:rPr>
        <w:t xml:space="preserve">5.2 SOI of </w:t>
      </w:r>
      <w:commentRangeStart w:id="577"/>
      <w:r w:rsidDel="00000000" w:rsidR="00000000" w:rsidRPr="00000000">
        <w:rPr>
          <w:b w:val="1"/>
          <w:bCs w:val="1"/>
          <w:rtl w:val="0"/>
        </w:rPr>
        <w:t xml:space="preserve">[Country]</w:t>
      </w:r>
      <w:commentRangeEnd w:id="577"/>
      <w:r w:rsidDel="00000000" w:rsidR="00000000" w:rsidRPr="00000000">
        <w:commentReference w:id="577"/>
      </w:r>
      <w:r w:rsidDel="00000000" w:rsidR="00000000" w:rsidRPr="00000000">
        <w:rPr>
          <w:b w:val="1"/>
          <w:bCs w:val="1"/>
          <w:rtl w:val="0"/>
        </w:rPr>
        <w:t xml:space="preserve"> and Its Implications</w:t>
      </w:r>
    </w:p>
    <w:p w:rsidR="00000000" w:rsidDel="00000000" w:rsidP="00000000" w:rsidRDefault="00000000" w:rsidRPr="00000000" w14:paraId="000004F5">
      <w:pPr>
        <w:pageBreakBefore w:val="0"/>
        <w:jc w:val="both"/>
        <w:rPr/>
      </w:pPr>
      <w:r w:rsidDel="00000000" w:rsidR="00000000" w:rsidRPr="00000000">
        <w:rPr>
          <w:rtl w:val="0"/>
        </w:rPr>
        <w:t xml:space="preserve">During the first examined period, </w:t>
      </w:r>
      <w:commentRangeStart w:id="578"/>
      <w:r w:rsidDel="00000000" w:rsidR="00000000" w:rsidRPr="00000000">
        <w:rPr>
          <w:rtl w:val="0"/>
        </w:rPr>
        <w:t xml:space="preserve">[Country]</w:t>
      </w:r>
      <w:commentRangeEnd w:id="578"/>
      <w:r w:rsidDel="00000000" w:rsidR="00000000" w:rsidRPr="00000000">
        <w:commentReference w:id="578"/>
      </w:r>
      <w:r w:rsidDel="00000000" w:rsidR="00000000" w:rsidRPr="00000000">
        <w:rPr>
          <w:rtl w:val="0"/>
        </w:rPr>
        <w:t xml:space="preserve">, for instance, has a </w:t>
      </w:r>
      <w:commentRangeStart w:id="579"/>
      <w:r w:rsidDel="00000000" w:rsidR="00000000" w:rsidRPr="00000000">
        <w:rPr>
          <w:rtl w:val="0"/>
        </w:rPr>
        <w:t xml:space="preserve">[low/high]</w:t>
      </w:r>
      <w:commentRangeEnd w:id="579"/>
      <w:r w:rsidDel="00000000" w:rsidR="00000000" w:rsidRPr="00000000">
        <w:commentReference w:id="579"/>
      </w:r>
      <w:r w:rsidDel="00000000" w:rsidR="00000000" w:rsidRPr="00000000">
        <w:rPr>
          <w:rtl w:val="0"/>
        </w:rPr>
        <w:t xml:space="preserve"> level of structural optimality as compared with its developed peers. As the regression in Figure 10a suggests (the red curve represents export increase and the blue curve stands for opportunity gain of the corresponding industry), </w:t>
      </w:r>
      <w:commentRangeStart w:id="580"/>
      <w:r w:rsidDel="00000000" w:rsidR="00000000" w:rsidRPr="00000000">
        <w:rPr>
          <w:rtl w:val="0"/>
        </w:rPr>
        <w:t xml:space="preserve">[Country]</w:t>
      </w:r>
      <w:commentRangeEnd w:id="580"/>
      <w:r w:rsidDel="00000000" w:rsidR="00000000" w:rsidRPr="00000000">
        <w:commentReference w:id="580"/>
      </w:r>
      <w:r w:rsidDel="00000000" w:rsidR="00000000" w:rsidRPr="00000000">
        <w:rPr>
          <w:rtl w:val="0"/>
        </w:rPr>
        <w:t xml:space="preserve"> demonstrates a </w:t>
      </w:r>
      <w:commentRangeStart w:id="581"/>
      <w:r w:rsidDel="00000000" w:rsidR="00000000" w:rsidRPr="00000000">
        <w:rPr>
          <w:rtl w:val="0"/>
        </w:rPr>
        <w:t xml:space="preserve">[low/high]</w:t>
      </w:r>
      <w:commentRangeEnd w:id="581"/>
      <w:r w:rsidDel="00000000" w:rsidR="00000000" w:rsidRPr="00000000">
        <w:commentReference w:id="581"/>
      </w:r>
      <w:r w:rsidDel="00000000" w:rsidR="00000000" w:rsidRPr="00000000">
        <w:rPr>
          <w:rtl w:val="0"/>
        </w:rPr>
        <w:t xml:space="preserve"> level of correlation with the suggested developmental path, having an adjusted R-square of around </w:t>
      </w:r>
      <w:commentRangeStart w:id="582"/>
      <w:r w:rsidDel="00000000" w:rsidR="00000000" w:rsidRPr="00000000">
        <w:rPr>
          <w:rtl w:val="0"/>
        </w:rPr>
        <w:t xml:space="preserve">[Value]</w:t>
      </w:r>
      <w:commentRangeEnd w:id="582"/>
      <w:r w:rsidDel="00000000" w:rsidR="00000000" w:rsidRPr="00000000">
        <w:commentReference w:id="582"/>
      </w:r>
      <w:r w:rsidDel="00000000" w:rsidR="00000000" w:rsidRPr="00000000">
        <w:rPr>
          <w:rtl w:val="0"/>
        </w:rPr>
        <w:t xml:space="preserve">. </w:t>
      </w:r>
    </w:p>
    <w:p w:rsidR="00000000" w:rsidDel="00000000" w:rsidP="00000000" w:rsidRDefault="00000000" w:rsidRPr="00000000" w14:paraId="000004F6">
      <w:pPr>
        <w:pageBreakBefore w:val="0"/>
        <w:jc w:val="both"/>
        <w:rPr/>
      </w:pPr>
      <w:r w:rsidDel="00000000" w:rsidR="00000000" w:rsidRPr="00000000">
        <w:rPr>
          <w:rtl w:val="0"/>
        </w:rPr>
      </w:r>
    </w:p>
    <w:p w:rsidR="00000000" w:rsidDel="00000000" w:rsidP="00000000" w:rsidRDefault="00000000" w:rsidRPr="00000000" w14:paraId="000004F7">
      <w:pPr>
        <w:pageBreakBefore w:val="0"/>
        <w:jc w:val="both"/>
        <w:rPr/>
      </w:pPr>
      <w:commentRangeStart w:id="583"/>
      <w:r w:rsidDel="00000000" w:rsidR="00000000" w:rsidRPr="00000000">
        <w:rPr>
          <w:rtl w:val="0"/>
        </w:rPr>
        <w:t xml:space="preserve">[Country]</w:t>
      </w:r>
      <w:commentRangeEnd w:id="583"/>
      <w:r w:rsidDel="00000000" w:rsidR="00000000" w:rsidRPr="00000000">
        <w:commentReference w:id="583"/>
      </w:r>
      <w:r w:rsidDel="00000000" w:rsidR="00000000" w:rsidRPr="00000000">
        <w:rPr>
          <w:rtl w:val="0"/>
        </w:rPr>
        <w:t xml:space="preserve"> ranks in the </w:t>
      </w:r>
      <w:commentRangeStart w:id="584"/>
      <w:r w:rsidDel="00000000" w:rsidR="00000000" w:rsidRPr="00000000">
        <w:rPr>
          <w:rtl w:val="0"/>
        </w:rPr>
        <w:t xml:space="preserve">[Quartile]</w:t>
      </w:r>
      <w:commentRangeEnd w:id="584"/>
      <w:r w:rsidDel="00000000" w:rsidR="00000000" w:rsidRPr="00000000">
        <w:commentReference w:id="584"/>
      </w:r>
      <w:r w:rsidDel="00000000" w:rsidR="00000000" w:rsidRPr="00000000">
        <w:rPr>
          <w:rtl w:val="0"/>
        </w:rPr>
        <w:t xml:space="preserve"> quartile among all countries in terms of SOI and has made a </w:t>
      </w:r>
      <w:commentRangeStart w:id="585"/>
      <w:r w:rsidDel="00000000" w:rsidR="00000000" w:rsidRPr="00000000">
        <w:rPr>
          <w:rtl w:val="0"/>
        </w:rPr>
        <w:t xml:space="preserve">[slow/fast]</w:t>
      </w:r>
      <w:commentRangeEnd w:id="585"/>
      <w:r w:rsidDel="00000000" w:rsidR="00000000" w:rsidRPr="00000000">
        <w:commentReference w:id="585"/>
      </w:r>
      <w:r w:rsidDel="00000000" w:rsidR="00000000" w:rsidRPr="00000000">
        <w:rPr>
          <w:rtl w:val="0"/>
        </w:rPr>
        <w:t xml:space="preserve"> rate of economic progress among its emerging peers from 2013 to 2018 with a</w:t>
      </w:r>
      <w:commentRangeStart w:id="586"/>
      <w:r w:rsidDel="00000000" w:rsidR="00000000" w:rsidRPr="00000000">
        <w:rPr>
          <w:rtl w:val="0"/>
        </w:rPr>
        <w:t xml:space="preserve"> 5-year GDP growth rate of</w:t>
      </w:r>
      <w:commentRangeEnd w:id="586"/>
      <w:r w:rsidDel="00000000" w:rsidR="00000000" w:rsidRPr="00000000">
        <w:commentReference w:id="586"/>
      </w:r>
      <w:r w:rsidDel="00000000" w:rsidR="00000000" w:rsidRPr="00000000">
        <w:rPr>
          <w:rtl w:val="0"/>
        </w:rPr>
        <w:t xml:space="preserve"> </w:t>
      </w:r>
      <w:commentRangeStart w:id="587"/>
      <w:r w:rsidDel="00000000" w:rsidR="00000000" w:rsidRPr="00000000">
        <w:rPr>
          <w:rtl w:val="0"/>
        </w:rPr>
        <w:t xml:space="preserve">[Percentage]</w:t>
      </w:r>
      <w:commentRangeEnd w:id="587"/>
      <w:r w:rsidDel="00000000" w:rsidR="00000000" w:rsidRPr="00000000">
        <w:commentReference w:id="587"/>
      </w:r>
      <w:r w:rsidDel="00000000" w:rsidR="00000000" w:rsidRPr="00000000">
        <w:rPr>
          <w:rtl w:val="0"/>
        </w:rPr>
        <w:t xml:space="preserve">%, which is consistent with the regression result in Figure 4b. This is in direct contrast to emerging economies such as </w:t>
      </w:r>
      <w:commentRangeStart w:id="588"/>
      <w:r w:rsidDel="00000000" w:rsidR="00000000" w:rsidRPr="00000000">
        <w:rPr>
          <w:rtl w:val="0"/>
        </w:rPr>
        <w:t xml:space="preserve">[Example Country]</w:t>
      </w:r>
      <w:commentRangeEnd w:id="588"/>
      <w:r w:rsidDel="00000000" w:rsidR="00000000" w:rsidRPr="00000000">
        <w:commentReference w:id="588"/>
      </w:r>
      <w:r w:rsidDel="00000000" w:rsidR="00000000" w:rsidRPr="00000000">
        <w:rPr>
          <w:rtl w:val="0"/>
        </w:rPr>
        <w:t xml:space="preserve">, where there is a high SOI of around </w:t>
      </w:r>
      <w:commentRangeStart w:id="589"/>
      <w:r w:rsidDel="00000000" w:rsidR="00000000" w:rsidRPr="00000000">
        <w:rPr>
          <w:rtl w:val="0"/>
        </w:rPr>
        <w:t xml:space="preserve">[Percentage]</w:t>
      </w:r>
      <w:commentRangeEnd w:id="589"/>
      <w:r w:rsidDel="00000000" w:rsidR="00000000" w:rsidRPr="00000000">
        <w:commentReference w:id="589"/>
      </w:r>
      <w:r w:rsidDel="00000000" w:rsidR="00000000" w:rsidRPr="00000000">
        <w:rPr>
          <w:rtl w:val="0"/>
        </w:rPr>
        <w:t xml:space="preserve">% and corresponding GDP growth of </w:t>
      </w:r>
      <w:commentRangeStart w:id="590"/>
      <w:r w:rsidDel="00000000" w:rsidR="00000000" w:rsidRPr="00000000">
        <w:rPr>
          <w:rtl w:val="0"/>
        </w:rPr>
        <w:t xml:space="preserve">[Percentage]</w:t>
      </w:r>
      <w:commentRangeEnd w:id="590"/>
      <w:r w:rsidDel="00000000" w:rsidR="00000000" w:rsidRPr="00000000">
        <w:commentReference w:id="590"/>
      </w:r>
      <w:r w:rsidDel="00000000" w:rsidR="00000000" w:rsidRPr="00000000">
        <w:rPr>
          <w:rtl w:val="0"/>
        </w:rPr>
        <w:t xml:space="preserve">% from 2013 to 2018, making it one of the fastest developing economies during the period. </w:t>
      </w:r>
    </w:p>
    <w:p w:rsidR="00000000" w:rsidDel="00000000" w:rsidP="00000000" w:rsidRDefault="00000000" w:rsidRPr="00000000" w14:paraId="000004F8">
      <w:pPr>
        <w:pageBreakBefore w:val="0"/>
        <w:jc w:val="both"/>
        <w:rPr/>
      </w:pPr>
      <w:r w:rsidDel="00000000" w:rsidR="00000000" w:rsidRPr="00000000">
        <w:rPr>
          <w:rtl w:val="0"/>
        </w:rPr>
      </w:r>
    </w:p>
    <w:p w:rsidR="00000000" w:rsidDel="00000000" w:rsidP="00000000" w:rsidRDefault="00000000" w:rsidRPr="00000000" w14:paraId="000004F9">
      <w:pPr>
        <w:pageBreakBefore w:val="0"/>
        <w:jc w:val="both"/>
        <w:rPr/>
      </w:pPr>
      <w:r w:rsidDel="00000000" w:rsidR="00000000" w:rsidRPr="00000000">
        <w:rPr>
          <w:rtl w:val="0"/>
        </w:rPr>
        <w:t xml:space="preserve">Specifically, </w:t>
      </w:r>
      <w:commentRangeStart w:id="591"/>
      <w:r w:rsidDel="00000000" w:rsidR="00000000" w:rsidRPr="00000000">
        <w:rPr>
          <w:rtl w:val="0"/>
        </w:rPr>
        <w:t xml:space="preserve">[Country]</w:t>
      </w:r>
      <w:commentRangeEnd w:id="591"/>
      <w:r w:rsidDel="00000000" w:rsidR="00000000" w:rsidRPr="00000000">
        <w:commentReference w:id="591"/>
      </w:r>
      <w:r w:rsidDel="00000000" w:rsidR="00000000" w:rsidRPr="00000000">
        <w:rPr>
          <w:rtl w:val="0"/>
        </w:rPr>
        <w:t xml:space="preserve">'s slow economic progress from 2013 to 2018 can be at least partially explained by a development strategy that demonstrates a considerable but not perfect level of matches with our suggested developmental path. In specific, </w:t>
      </w:r>
      <w:commentRangeStart w:id="592"/>
      <w:r w:rsidDel="00000000" w:rsidR="00000000" w:rsidRPr="00000000">
        <w:rPr>
          <w:rtl w:val="0"/>
        </w:rPr>
        <w:t xml:space="preserve">[Country]</w:t>
      </w:r>
      <w:commentRangeEnd w:id="592"/>
      <w:r w:rsidDel="00000000" w:rsidR="00000000" w:rsidRPr="00000000">
        <w:commentReference w:id="592"/>
      </w:r>
      <w:r w:rsidDel="00000000" w:rsidR="00000000" w:rsidRPr="00000000">
        <w:rPr>
          <w:rtl w:val="0"/>
        </w:rPr>
        <w:t xml:space="preserve"> invested heavily in the </w:t>
      </w:r>
      <w:commentRangeStart w:id="593"/>
      <w:r w:rsidDel="00000000" w:rsidR="00000000" w:rsidRPr="00000000">
        <w:rPr>
          <w:rtl w:val="0"/>
        </w:rPr>
        <w:t xml:space="preserve">[Industry 1]</w:t>
      </w:r>
      <w:commentRangeEnd w:id="593"/>
      <w:r w:rsidDel="00000000" w:rsidR="00000000" w:rsidRPr="00000000">
        <w:commentReference w:id="593"/>
      </w:r>
      <w:r w:rsidDel="00000000" w:rsidR="00000000" w:rsidRPr="00000000">
        <w:rPr>
          <w:rtl w:val="0"/>
        </w:rPr>
        <w:t xml:space="preserve"> industry, while it should have focused more on industry groups such as </w:t>
      </w:r>
      <w:commentRangeStart w:id="594"/>
      <w:r w:rsidDel="00000000" w:rsidR="00000000" w:rsidRPr="00000000">
        <w:rPr>
          <w:rtl w:val="0"/>
        </w:rPr>
        <w:t xml:space="preserve">[Industry 2]</w:t>
      </w:r>
      <w:commentRangeEnd w:id="594"/>
      <w:r w:rsidDel="00000000" w:rsidR="00000000" w:rsidRPr="00000000">
        <w:commentReference w:id="594"/>
      </w:r>
      <w:r w:rsidDel="00000000" w:rsidR="00000000" w:rsidRPr="00000000">
        <w:rPr>
          <w:rtl w:val="0"/>
        </w:rPr>
        <w:t xml:space="preserve">.</w:t>
      </w:r>
    </w:p>
    <w:p w:rsidR="00000000" w:rsidDel="00000000" w:rsidP="00000000" w:rsidRDefault="00000000" w:rsidRPr="00000000" w14:paraId="000004FA">
      <w:pPr>
        <w:pageBreakBefore w:val="0"/>
        <w:jc w:val="both"/>
        <w:rPr/>
      </w:pPr>
      <w:r w:rsidDel="00000000" w:rsidR="00000000" w:rsidRPr="00000000">
        <w:rPr>
          <w:rtl w:val="0"/>
        </w:rPr>
      </w:r>
    </w:p>
    <w:p w:rsidR="00000000" w:rsidDel="00000000" w:rsidP="00000000" w:rsidRDefault="00000000" w:rsidRPr="00000000" w14:paraId="000004FB">
      <w:pPr>
        <w:pageBreakBefore w:val="0"/>
        <w:jc w:val="both"/>
        <w:rPr/>
      </w:pPr>
      <w:r w:rsidDel="00000000" w:rsidR="00000000" w:rsidRPr="00000000">
        <w:rPr/>
        <w:drawing>
          <wp:inline distB="114300" distT="114300" distL="114300" distR="114300">
            <wp:extent cx="6448425" cy="2295525"/>
            <wp:effectExtent b="0" l="0" r="0" t="0"/>
            <wp:docPr id="20" name="image26.png"/>
            <a:graphic>
              <a:graphicData uri="http://schemas.openxmlformats.org/drawingml/2006/picture">
                <pic:pic>
                  <pic:nvPicPr>
                    <pic:cNvPr id="0" name="image26.png"/>
                    <pic:cNvPicPr preferRelativeResize="0"/>
                  </pic:nvPicPr>
                  <pic:blipFill>
                    <a:blip r:embed="rId32"/>
                    <a:srcRect b="0" l="0" r="1001" t="0"/>
                    <a:stretch>
                      <a:fillRect/>
                    </a:stretch>
                  </pic:blipFill>
                  <pic:spPr>
                    <a:xfrm>
                      <a:off x="0" y="0"/>
                      <a:ext cx="6448425"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center"/>
        <w:rPr>
          <w:sz w:val="22"/>
          <w:szCs w:val="22"/>
        </w:rPr>
      </w:pPr>
      <w:r w:rsidDel="00000000" w:rsidR="00000000" w:rsidRPr="00000000">
        <w:rPr>
          <w:sz w:val="22"/>
          <w:szCs w:val="22"/>
          <w:rtl w:val="0"/>
        </w:rPr>
        <w:t xml:space="preserve">Figure 10a. SOI of </w:t>
      </w:r>
      <w:commentRangeStart w:id="595"/>
      <w:r w:rsidDel="00000000" w:rsidR="00000000" w:rsidRPr="00000000">
        <w:rPr>
          <w:sz w:val="22"/>
          <w:szCs w:val="22"/>
          <w:rtl w:val="0"/>
        </w:rPr>
        <w:t xml:space="preserve">[Country]</w:t>
      </w:r>
      <w:commentRangeEnd w:id="595"/>
      <w:r w:rsidDel="00000000" w:rsidR="00000000" w:rsidRPr="00000000">
        <w:commentReference w:id="595"/>
      </w:r>
      <w:r w:rsidDel="00000000" w:rsidR="00000000" w:rsidRPr="00000000">
        <w:rPr>
          <w:sz w:val="22"/>
          <w:szCs w:val="22"/>
          <w:rtl w:val="0"/>
        </w:rPr>
        <w:t xml:space="preserve"> (2013-2018)</w:t>
      </w:r>
    </w:p>
    <w:p w:rsidR="00000000" w:rsidDel="00000000" w:rsidP="00000000" w:rsidRDefault="00000000" w:rsidRPr="00000000" w14:paraId="000004FD">
      <w:pPr>
        <w:jc w:val="center"/>
        <w:rPr>
          <w:sz w:val="22"/>
          <w:szCs w:val="22"/>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For the 2019-2021 years, </w:t>
      </w:r>
      <w:commentRangeStart w:id="596"/>
      <w:r w:rsidDel="00000000" w:rsidR="00000000" w:rsidRPr="00000000">
        <w:rPr>
          <w:rtl w:val="0"/>
        </w:rPr>
        <w:t xml:space="preserve">[Country]</w:t>
      </w:r>
      <w:commentRangeEnd w:id="596"/>
      <w:r w:rsidDel="00000000" w:rsidR="00000000" w:rsidRPr="00000000">
        <w:commentReference w:id="596"/>
      </w:r>
      <w:r w:rsidDel="00000000" w:rsidR="00000000" w:rsidRPr="00000000">
        <w:rPr>
          <w:rtl w:val="0"/>
        </w:rPr>
        <w:t xml:space="preserve"> has a strong presence in the </w:t>
      </w:r>
      <w:commentRangeStart w:id="597"/>
      <w:r w:rsidDel="00000000" w:rsidR="00000000" w:rsidRPr="00000000">
        <w:rPr>
          <w:rtl w:val="0"/>
        </w:rPr>
        <w:t xml:space="preserve">[Industry 3]</w:t>
      </w:r>
      <w:commentRangeEnd w:id="597"/>
      <w:r w:rsidDel="00000000" w:rsidR="00000000" w:rsidRPr="00000000">
        <w:commentReference w:id="597"/>
      </w:r>
      <w:r w:rsidDel="00000000" w:rsidR="00000000" w:rsidRPr="00000000">
        <w:rPr>
          <w:rtl w:val="0"/>
        </w:rPr>
        <w:t xml:space="preserve"> and </w:t>
      </w:r>
      <w:commentRangeStart w:id="598"/>
      <w:r w:rsidDel="00000000" w:rsidR="00000000" w:rsidRPr="00000000">
        <w:rPr>
          <w:rtl w:val="0"/>
        </w:rPr>
        <w:t xml:space="preserve">[Industry 4]</w:t>
      </w:r>
      <w:commentRangeEnd w:id="598"/>
      <w:r w:rsidDel="00000000" w:rsidR="00000000" w:rsidRPr="00000000">
        <w:commentReference w:id="598"/>
      </w:r>
      <w:r w:rsidDel="00000000" w:rsidR="00000000" w:rsidRPr="00000000">
        <w:rPr>
          <w:rtl w:val="0"/>
        </w:rPr>
        <w:t xml:space="preserve"> industries, which </w:t>
      </w:r>
      <w:commentRangeStart w:id="599"/>
      <w:r w:rsidDel="00000000" w:rsidR="00000000" w:rsidRPr="00000000">
        <w:rPr>
          <w:rtl w:val="0"/>
        </w:rPr>
        <w:t xml:space="preserve">[both present a good opportunity for further investment/but they seem to be overdeveloped when considering their lower opportunity gain relative to RID]</w:t>
      </w:r>
      <w:commentRangeEnd w:id="599"/>
      <w:r w:rsidDel="00000000" w:rsidR="00000000" w:rsidRPr="00000000">
        <w:commentReference w:id="599"/>
      </w:r>
      <w:r w:rsidDel="00000000" w:rsidR="00000000" w:rsidRPr="00000000">
        <w:rPr>
          <w:rtl w:val="0"/>
        </w:rPr>
        <w:t xml:space="preserve">. It also could consider </w:t>
      </w:r>
      <w:commentRangeStart w:id="600"/>
      <w:r w:rsidDel="00000000" w:rsidR="00000000" w:rsidRPr="00000000">
        <w:rPr>
          <w:rtl w:val="0"/>
        </w:rPr>
        <w:t xml:space="preserve">[Industry 5]</w:t>
      </w:r>
      <w:commentRangeEnd w:id="600"/>
      <w:r w:rsidDel="00000000" w:rsidR="00000000" w:rsidRPr="00000000">
        <w:commentReference w:id="600"/>
      </w:r>
      <w:r w:rsidDel="00000000" w:rsidR="00000000" w:rsidRPr="00000000">
        <w:rPr>
          <w:rtl w:val="0"/>
        </w:rPr>
        <w:t xml:space="preserve">, </w:t>
      </w:r>
      <w:commentRangeStart w:id="601"/>
      <w:r w:rsidDel="00000000" w:rsidR="00000000" w:rsidRPr="00000000">
        <w:rPr>
          <w:rtl w:val="0"/>
        </w:rPr>
        <w:t xml:space="preserve">[Industry 6]</w:t>
      </w:r>
      <w:commentRangeEnd w:id="601"/>
      <w:r w:rsidDel="00000000" w:rsidR="00000000" w:rsidRPr="00000000">
        <w:commentReference w:id="601"/>
      </w:r>
      <w:r w:rsidDel="00000000" w:rsidR="00000000" w:rsidRPr="00000000">
        <w:rPr>
          <w:rtl w:val="0"/>
        </w:rPr>
        <w:t xml:space="preserve">, and </w:t>
      </w:r>
      <w:commentRangeStart w:id="602"/>
      <w:r w:rsidDel="00000000" w:rsidR="00000000" w:rsidRPr="00000000">
        <w:rPr>
          <w:rtl w:val="0"/>
        </w:rPr>
        <w:t xml:space="preserve">[Industry 7]</w:t>
      </w:r>
      <w:commentRangeEnd w:id="602"/>
      <w:r w:rsidDel="00000000" w:rsidR="00000000" w:rsidRPr="00000000">
        <w:commentReference w:id="602"/>
      </w:r>
      <w:r w:rsidDel="00000000" w:rsidR="00000000" w:rsidRPr="00000000">
        <w:rPr>
          <w:rtl w:val="0"/>
        </w:rPr>
        <w:t xml:space="preserve"> to improve its growth. </w:t>
      </w:r>
      <w:commentRangeStart w:id="603"/>
      <w:r w:rsidDel="00000000" w:rsidR="00000000" w:rsidRPr="00000000">
        <w:rPr>
          <w:rtl w:val="0"/>
        </w:rPr>
        <w:t xml:space="preserve">[Country]</w:t>
      </w:r>
      <w:commentRangeEnd w:id="603"/>
      <w:r w:rsidDel="00000000" w:rsidR="00000000" w:rsidRPr="00000000">
        <w:commentReference w:id="603"/>
      </w:r>
      <w:r w:rsidDel="00000000" w:rsidR="00000000" w:rsidRPr="00000000">
        <w:rPr>
          <w:rtl w:val="0"/>
        </w:rPr>
        <w:t xml:space="preserve"> has seen a </w:t>
      </w:r>
      <w:commentRangeStart w:id="604"/>
      <w:r w:rsidDel="00000000" w:rsidR="00000000" w:rsidRPr="00000000">
        <w:rPr>
          <w:rtl w:val="0"/>
        </w:rPr>
        <w:t xml:space="preserve">[growth/decline]</w:t>
      </w:r>
      <w:commentRangeEnd w:id="604"/>
      <w:r w:rsidDel="00000000" w:rsidR="00000000" w:rsidRPr="00000000">
        <w:commentReference w:id="604"/>
      </w:r>
      <w:r w:rsidDel="00000000" w:rsidR="00000000" w:rsidRPr="00000000">
        <w:rPr>
          <w:rtl w:val="0"/>
        </w:rPr>
        <w:t xml:space="preserve"> in GDP over those three years of </w:t>
      </w:r>
      <w:commentRangeStart w:id="605"/>
      <w:r w:rsidDel="00000000" w:rsidR="00000000" w:rsidRPr="00000000">
        <w:rPr>
          <w:rtl w:val="0"/>
        </w:rPr>
        <w:t xml:space="preserve">[Percentage]</w:t>
      </w:r>
      <w:commentRangeEnd w:id="605"/>
      <w:r w:rsidDel="00000000" w:rsidR="00000000" w:rsidRPr="00000000">
        <w:commentReference w:id="605"/>
      </w:r>
      <w:r w:rsidDel="00000000" w:rsidR="00000000" w:rsidRPr="00000000">
        <w:rPr>
          <w:rtl w:val="0"/>
        </w:rPr>
        <w:t xml:space="preserve">%, with an average growth of </w:t>
      </w:r>
      <w:commentRangeStart w:id="606"/>
      <w:r w:rsidDel="00000000" w:rsidR="00000000" w:rsidRPr="00000000">
        <w:rPr>
          <w:rtl w:val="0"/>
        </w:rPr>
        <w:t xml:space="preserve">[Percentage]</w:t>
      </w:r>
      <w:commentRangeEnd w:id="606"/>
      <w:r w:rsidDel="00000000" w:rsidR="00000000" w:rsidRPr="00000000">
        <w:commentReference w:id="606"/>
      </w:r>
      <w:r w:rsidDel="00000000" w:rsidR="00000000" w:rsidRPr="00000000">
        <w:rPr>
          <w:rtl w:val="0"/>
        </w:rPr>
        <w:t xml:space="preserve">%, compared to </w:t>
      </w:r>
      <w:commentRangeStart w:id="607"/>
      <w:r w:rsidDel="00000000" w:rsidR="00000000" w:rsidRPr="00000000">
        <w:rPr>
          <w:rtl w:val="0"/>
        </w:rPr>
        <w:t xml:space="preserve">[Percentage]</w:t>
      </w:r>
      <w:commentRangeEnd w:id="607"/>
      <w:r w:rsidDel="00000000" w:rsidR="00000000" w:rsidRPr="00000000">
        <w:commentReference w:id="607"/>
      </w:r>
      <w:r w:rsidDel="00000000" w:rsidR="00000000" w:rsidRPr="00000000">
        <w:rPr>
          <w:rtl w:val="0"/>
        </w:rPr>
        <w:t xml:space="preserve">% for the average yearly growth for the five years prior. </w:t>
      </w:r>
      <w:commentRangeStart w:id="608"/>
      <w:r w:rsidDel="00000000" w:rsidR="00000000" w:rsidRPr="00000000">
        <w:rPr>
          <w:rtl w:val="0"/>
        </w:rPr>
        <w:t xml:space="preserve">[Country]</w:t>
      </w:r>
      <w:commentRangeEnd w:id="608"/>
      <w:r w:rsidDel="00000000" w:rsidR="00000000" w:rsidRPr="00000000">
        <w:commentReference w:id="608"/>
      </w:r>
      <w:r w:rsidDel="00000000" w:rsidR="00000000" w:rsidRPr="00000000">
        <w:rPr>
          <w:rtl w:val="0"/>
        </w:rPr>
        <w:t xml:space="preserve"> also ranked in the </w:t>
      </w:r>
      <w:commentRangeStart w:id="609"/>
      <w:r w:rsidDel="00000000" w:rsidR="00000000" w:rsidRPr="00000000">
        <w:rPr>
          <w:rtl w:val="0"/>
        </w:rPr>
        <w:t xml:space="preserve">[Quartile]</w:t>
      </w:r>
      <w:commentRangeEnd w:id="609"/>
      <w:r w:rsidDel="00000000" w:rsidR="00000000" w:rsidRPr="00000000">
        <w:commentReference w:id="609"/>
      </w:r>
      <w:r w:rsidDel="00000000" w:rsidR="00000000" w:rsidRPr="00000000">
        <w:rPr>
          <w:rtl w:val="0"/>
        </w:rPr>
        <w:t xml:space="preserve"> quartile among all countries in terms of SOI.</w:t>
      </w: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commentRangeStart w:id="610"/>
      <w:r w:rsidDel="00000000" w:rsidR="00000000" w:rsidRPr="00000000">
        <w:rPr>
          <w:rtl w:val="0"/>
        </w:rPr>
        <w:t xml:space="preserve">[Lower/Higher]</w:t>
      </w:r>
      <w:commentRangeEnd w:id="610"/>
      <w:r w:rsidDel="00000000" w:rsidR="00000000" w:rsidRPr="00000000">
        <w:commentReference w:id="610"/>
      </w:r>
      <w:r w:rsidDel="00000000" w:rsidR="00000000" w:rsidRPr="00000000">
        <w:rPr>
          <w:rtl w:val="0"/>
        </w:rPr>
        <w:t xml:space="preserve"> than before, its adjusted R-squared value of </w:t>
      </w:r>
      <w:commentRangeStart w:id="611"/>
      <w:r w:rsidDel="00000000" w:rsidR="00000000" w:rsidRPr="00000000">
        <w:rPr>
          <w:rtl w:val="0"/>
        </w:rPr>
        <w:t xml:space="preserve">[Value]</w:t>
      </w:r>
      <w:commentRangeEnd w:id="611"/>
      <w:r w:rsidDel="00000000" w:rsidR="00000000" w:rsidRPr="00000000">
        <w:commentReference w:id="611"/>
      </w:r>
      <w:r w:rsidDel="00000000" w:rsidR="00000000" w:rsidRPr="00000000">
        <w:rPr>
          <w:rtl w:val="0"/>
        </w:rPr>
        <w:t xml:space="preserve"> </w:t>
      </w:r>
      <w:commentRangeStart w:id="612"/>
      <w:r w:rsidDel="00000000" w:rsidR="00000000" w:rsidRPr="00000000">
        <w:rPr>
          <w:rtl w:val="0"/>
        </w:rPr>
        <w:t xml:space="preserve">[still/now] </w:t>
      </w:r>
      <w:commentRangeEnd w:id="612"/>
      <w:r w:rsidDel="00000000" w:rsidR="00000000" w:rsidRPr="00000000">
        <w:commentReference w:id="612"/>
      </w:r>
      <w:r w:rsidDel="00000000" w:rsidR="00000000" w:rsidRPr="00000000">
        <w:rPr>
          <w:rtl w:val="0"/>
        </w:rPr>
        <w:t xml:space="preserve">indicates a [</w:t>
      </w:r>
      <w:commentRangeStart w:id="613"/>
      <w:r w:rsidDel="00000000" w:rsidR="00000000" w:rsidRPr="00000000">
        <w:rPr>
          <w:rtl w:val="0"/>
        </w:rPr>
        <w:t xml:space="preserve">low</w:t>
      </w:r>
      <w:commentRangeEnd w:id="613"/>
      <w:r w:rsidDel="00000000" w:rsidR="00000000" w:rsidRPr="00000000">
        <w:commentReference w:id="613"/>
      </w:r>
      <w:r w:rsidDel="00000000" w:rsidR="00000000" w:rsidRPr="00000000">
        <w:rPr>
          <w:rtl w:val="0"/>
        </w:rPr>
        <w:t xml:space="preserve">/high] correlation between the GDP growth and the implemented development path. Progress is slow on a global scale during this period, but </w:t>
      </w:r>
      <w:commentRangeStart w:id="614"/>
      <w:r w:rsidDel="00000000" w:rsidR="00000000" w:rsidRPr="00000000">
        <w:rPr>
          <w:rtl w:val="0"/>
        </w:rPr>
        <w:t xml:space="preserve">[Country]</w:t>
      </w:r>
      <w:commentRangeEnd w:id="614"/>
      <w:r w:rsidDel="00000000" w:rsidR="00000000" w:rsidRPr="00000000">
        <w:commentReference w:id="614"/>
      </w:r>
      <w:r w:rsidDel="00000000" w:rsidR="00000000" w:rsidRPr="00000000">
        <w:rPr>
          <w:rtl w:val="0"/>
        </w:rPr>
        <w:t xml:space="preserve"> demonstrates a </w:t>
      </w:r>
      <w:commentRangeStart w:id="615"/>
      <w:r w:rsidDel="00000000" w:rsidR="00000000" w:rsidRPr="00000000">
        <w:rPr>
          <w:rtl w:val="0"/>
        </w:rPr>
        <w:t xml:space="preserve">[greater/moderate/lower] </w:t>
      </w:r>
      <w:commentRangeEnd w:id="615"/>
      <w:r w:rsidDel="00000000" w:rsidR="00000000" w:rsidRPr="00000000">
        <w:commentReference w:id="615"/>
      </w:r>
      <w:r w:rsidDel="00000000" w:rsidR="00000000" w:rsidRPr="00000000">
        <w:rPr>
          <w:rtl w:val="0"/>
        </w:rPr>
        <w:t xml:space="preserve">ability to adjust to negative economic shocks by improving SOI and increasing GDP growth than it did between 2013 and 2018.</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jc w:val="center"/>
        <w:rPr/>
      </w:pPr>
      <w:r w:rsidDel="00000000" w:rsidR="00000000" w:rsidRPr="00000000">
        <w:rPr/>
        <w:drawing>
          <wp:inline distB="114300" distT="114300" distL="114300" distR="114300">
            <wp:extent cx="6446520" cy="2468880"/>
            <wp:effectExtent b="0" l="0" r="0" t="0"/>
            <wp:docPr id="1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6446520" cy="2468880"/>
                    </a:xfrm>
                    <a:prstGeom prst="rect"/>
                    <a:ln/>
                  </pic:spPr>
                </pic:pic>
              </a:graphicData>
            </a:graphic>
          </wp:inline>
        </w:drawing>
      </w:r>
      <w:r w:rsidDel="00000000" w:rsidR="00000000" w:rsidRPr="00000000">
        <w:rPr>
          <w:rtl w:val="0"/>
        </w:rPr>
      </w:r>
    </w:p>
    <w:p w:rsidR="00000000" w:rsidDel="00000000" w:rsidP="00000000" w:rsidRDefault="00000000" w:rsidRPr="00000000" w14:paraId="00000503">
      <w:pPr>
        <w:jc w:val="center"/>
        <w:rPr>
          <w:sz w:val="22"/>
          <w:szCs w:val="22"/>
        </w:rPr>
      </w:pPr>
      <w:r w:rsidDel="00000000" w:rsidR="00000000" w:rsidRPr="00000000">
        <w:rPr>
          <w:sz w:val="22"/>
          <w:szCs w:val="22"/>
          <w:rtl w:val="0"/>
        </w:rPr>
        <w:t xml:space="preserve">Figure 10b. SOI of </w:t>
      </w:r>
      <w:commentRangeStart w:id="616"/>
      <w:r w:rsidDel="00000000" w:rsidR="00000000" w:rsidRPr="00000000">
        <w:rPr>
          <w:sz w:val="22"/>
          <w:szCs w:val="22"/>
          <w:rtl w:val="0"/>
        </w:rPr>
        <w:t xml:space="preserve">[Country]</w:t>
      </w:r>
      <w:commentRangeEnd w:id="616"/>
      <w:r w:rsidDel="00000000" w:rsidR="00000000" w:rsidRPr="00000000">
        <w:commentReference w:id="616"/>
      </w:r>
      <w:r w:rsidDel="00000000" w:rsidR="00000000" w:rsidRPr="00000000">
        <w:rPr>
          <w:sz w:val="22"/>
          <w:szCs w:val="22"/>
          <w:rtl w:val="0"/>
        </w:rPr>
        <w:t xml:space="preserve"> (2019-2021)</w:t>
      </w:r>
    </w:p>
    <w:p w:rsidR="00000000" w:rsidDel="00000000" w:rsidP="00000000" w:rsidRDefault="00000000" w:rsidRPr="00000000" w14:paraId="00000504">
      <w:pPr>
        <w:pageBreakBefore w:val="0"/>
        <w:jc w:val="both"/>
        <w:rPr>
          <w:b w:val="1"/>
          <w:bCs w:val="1"/>
        </w:rPr>
      </w:pPr>
      <w:r w:rsidDel="00000000" w:rsidR="00000000" w:rsidRPr="00000000">
        <w:rPr>
          <w:rtl w:val="0"/>
        </w:rPr>
      </w:r>
    </w:p>
    <w:p w:rsidR="00000000" w:rsidDel="00000000" w:rsidP="00000000" w:rsidRDefault="00000000" w:rsidRPr="00000000" w14:paraId="00000505">
      <w:pPr>
        <w:pageBreakBefore w:val="0"/>
        <w:jc w:val="both"/>
        <w:rPr>
          <w:b w:val="1"/>
          <w:bCs w:val="1"/>
        </w:rPr>
      </w:pPr>
      <w:r w:rsidDel="00000000" w:rsidR="00000000" w:rsidRPr="00000000">
        <w:rPr>
          <w:rtl w:val="0"/>
        </w:rPr>
      </w:r>
    </w:p>
    <w:p w:rsidR="00000000" w:rsidDel="00000000" w:rsidP="00000000" w:rsidRDefault="00000000" w:rsidRPr="00000000" w14:paraId="00000506">
      <w:pPr>
        <w:pageBreakBefore w:val="0"/>
        <w:jc w:val="both"/>
        <w:rPr>
          <w:rFonts w:ascii="Times" w:cs="Times" w:eastAsia="Times" w:hAnsi="Times"/>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0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508">
      <w:pPr>
        <w:pageBreakBefore w:val="0"/>
        <w:jc w:val="both"/>
        <w:rPr/>
      </w:pPr>
      <w:r w:rsidDel="00000000" w:rsidR="00000000" w:rsidRPr="00000000">
        <w:rPr>
          <w:rtl w:val="0"/>
        </w:rPr>
      </w:r>
    </w:p>
    <w:p w:rsidR="00000000" w:rsidDel="00000000" w:rsidP="00000000" w:rsidRDefault="00000000" w:rsidRPr="00000000" w14:paraId="00000509">
      <w:pPr>
        <w:pageBreakBefore w:val="0"/>
        <w:jc w:val="both"/>
        <w:rPr/>
      </w:pPr>
      <w:r w:rsidDel="00000000" w:rsidR="00000000" w:rsidRPr="00000000">
        <w:rPr>
          <w:rtl w:val="0"/>
        </w:rPr>
        <w:t xml:space="preserve">In conclusion, </w:t>
      </w:r>
      <w:commentRangeStart w:id="617"/>
      <w:r w:rsidDel="00000000" w:rsidR="00000000" w:rsidRPr="00000000">
        <w:rPr>
          <w:rtl w:val="0"/>
        </w:rPr>
        <w:t xml:space="preserve">[Country]</w:t>
      </w:r>
      <w:commentRangeEnd w:id="617"/>
      <w:r w:rsidDel="00000000" w:rsidR="00000000" w:rsidRPr="00000000">
        <w:commentReference w:id="617"/>
      </w:r>
      <w:r w:rsidDel="00000000" w:rsidR="00000000" w:rsidRPr="00000000">
        <w:rPr>
          <w:rtl w:val="0"/>
        </w:rPr>
        <w:t xml:space="preserve"> has demonstrated a </w:t>
      </w:r>
      <w:commentRangeStart w:id="618"/>
      <w:r w:rsidDel="00000000" w:rsidR="00000000" w:rsidRPr="00000000">
        <w:rPr>
          <w:rtl w:val="0"/>
        </w:rPr>
        <w:t xml:space="preserve">[low/high]</w:t>
      </w:r>
      <w:commentRangeEnd w:id="618"/>
      <w:r w:rsidDel="00000000" w:rsidR="00000000" w:rsidRPr="00000000">
        <w:commentReference w:id="618"/>
      </w:r>
      <w:r w:rsidDel="00000000" w:rsidR="00000000" w:rsidRPr="00000000">
        <w:rPr>
          <w:rtl w:val="0"/>
        </w:rPr>
        <w:t xml:space="preserve"> level of economic growth in terms of annual GDP increase during the period from 2013 to 2018, concurrent with an increase in economic complexity as compared with major developed economies. For 2019-2021, the growth in GDP has </w:t>
      </w:r>
      <w:commentRangeStart w:id="619"/>
      <w:r w:rsidDel="00000000" w:rsidR="00000000" w:rsidRPr="00000000">
        <w:rPr>
          <w:rtl w:val="0"/>
        </w:rPr>
        <w:t xml:space="preserve">[increased/decreased]</w:t>
      </w:r>
      <w:commentRangeEnd w:id="619"/>
      <w:r w:rsidDel="00000000" w:rsidR="00000000" w:rsidRPr="00000000">
        <w:commentReference w:id="619"/>
      </w:r>
      <w:r w:rsidDel="00000000" w:rsidR="00000000" w:rsidRPr="00000000">
        <w:rPr>
          <w:rtl w:val="0"/>
        </w:rPr>
        <w:t xml:space="preserve"> alongside a </w:t>
      </w:r>
      <w:commentRangeStart w:id="620"/>
      <w:r w:rsidDel="00000000" w:rsidR="00000000" w:rsidRPr="00000000">
        <w:rPr>
          <w:rtl w:val="0"/>
        </w:rPr>
        <w:t xml:space="preserve">[large/small]</w:t>
      </w:r>
      <w:commentRangeEnd w:id="620"/>
      <w:r w:rsidDel="00000000" w:rsidR="00000000" w:rsidRPr="00000000">
        <w:commentReference w:id="620"/>
      </w:r>
      <w:r w:rsidDel="00000000" w:rsidR="00000000" w:rsidRPr="00000000">
        <w:rPr>
          <w:rtl w:val="0"/>
        </w:rPr>
        <w:t xml:space="preserve"> boost in ECI, [</w:t>
      </w:r>
      <w:commentRangeStart w:id="621"/>
      <w:r w:rsidDel="00000000" w:rsidR="00000000" w:rsidRPr="00000000">
        <w:rPr>
          <w:rtl w:val="0"/>
        </w:rPr>
        <w:t xml:space="preserve">in line with its comparable countries and higher than some of the leading economies in the world</w:t>
      </w:r>
      <w:commentRangeEnd w:id="621"/>
      <w:r w:rsidDel="00000000" w:rsidR="00000000" w:rsidRPr="00000000">
        <w:commentReference w:id="621"/>
      </w:r>
      <w:r w:rsidDel="00000000" w:rsidR="00000000" w:rsidRPr="00000000">
        <w:rPr>
          <w:rtl w:val="0"/>
        </w:rPr>
        <w:t xml:space="preserve">].</w:t>
      </w:r>
    </w:p>
    <w:p w:rsidR="00000000" w:rsidDel="00000000" w:rsidP="00000000" w:rsidRDefault="00000000" w:rsidRPr="00000000" w14:paraId="0000050A">
      <w:pPr>
        <w:pageBreakBefore w:val="0"/>
        <w:jc w:val="both"/>
        <w:rPr/>
      </w:pPr>
      <w:r w:rsidDel="00000000" w:rsidR="00000000" w:rsidRPr="00000000">
        <w:rPr>
          <w:rtl w:val="0"/>
        </w:rPr>
      </w:r>
    </w:p>
    <w:p w:rsidR="00000000" w:rsidDel="00000000" w:rsidP="00000000" w:rsidRDefault="00000000" w:rsidRPr="00000000" w14:paraId="0000050B">
      <w:pPr>
        <w:pageBreakBefore w:val="0"/>
        <w:jc w:val="both"/>
        <w:rPr/>
      </w:pPr>
      <w:r w:rsidDel="00000000" w:rsidR="00000000" w:rsidRPr="00000000">
        <w:rPr>
          <w:rtl w:val="0"/>
        </w:rPr>
        <w:t xml:space="preserve">We believe that the </w:t>
      </w:r>
      <w:commentRangeStart w:id="622"/>
      <w:r w:rsidDel="00000000" w:rsidR="00000000" w:rsidRPr="00000000">
        <w:rPr>
          <w:rtl w:val="0"/>
        </w:rPr>
        <w:t xml:space="preserve">[mixed/consistent]</w:t>
      </w:r>
      <w:commentRangeEnd w:id="622"/>
      <w:r w:rsidDel="00000000" w:rsidR="00000000" w:rsidRPr="00000000">
        <w:commentReference w:id="622"/>
      </w:r>
      <w:r w:rsidDel="00000000" w:rsidR="00000000" w:rsidRPr="00000000">
        <w:rPr>
          <w:rtl w:val="0"/>
        </w:rPr>
        <w:t xml:space="preserve"> progress during the first period can be partially explained through the analysis of the economic and product complexity structure of </w:t>
      </w:r>
      <w:commentRangeStart w:id="623"/>
      <w:r w:rsidDel="00000000" w:rsidR="00000000" w:rsidRPr="00000000">
        <w:rPr>
          <w:rtl w:val="0"/>
        </w:rPr>
        <w:t xml:space="preserve">[Country]</w:t>
      </w:r>
      <w:commentRangeEnd w:id="623"/>
      <w:r w:rsidDel="00000000" w:rsidR="00000000" w:rsidRPr="00000000">
        <w:commentReference w:id="623"/>
      </w:r>
      <w:r w:rsidDel="00000000" w:rsidR="00000000" w:rsidRPr="00000000">
        <w:rPr>
          <w:rtl w:val="0"/>
        </w:rPr>
        <w:t xml:space="preserve"> on the industry group level. The product classification system we adopt allows us to measure the r</w:t>
      </w:r>
      <w:commentRangeStart w:id="624"/>
      <w:r w:rsidDel="00000000" w:rsidR="00000000" w:rsidRPr="00000000">
        <w:rPr>
          <w:rtl w:val="0"/>
        </w:rPr>
        <w:t xml:space="preserve">ealized industry development</w:t>
      </w:r>
      <w:commentRangeEnd w:id="624"/>
      <w:r w:rsidDel="00000000" w:rsidR="00000000" w:rsidRPr="00000000">
        <w:commentReference w:id="624"/>
      </w:r>
      <w:r w:rsidDel="00000000" w:rsidR="00000000" w:rsidRPr="00000000">
        <w:rPr>
          <w:rtl w:val="0"/>
        </w:rPr>
        <w:t xml:space="preserve"> for various industry groups and to observe that </w:t>
      </w:r>
      <w:commentRangeStart w:id="625"/>
      <w:r w:rsidDel="00000000" w:rsidR="00000000" w:rsidRPr="00000000">
        <w:rPr>
          <w:rtl w:val="0"/>
        </w:rPr>
        <w:t xml:space="preserve">[Country]</w:t>
      </w:r>
      <w:commentRangeEnd w:id="625"/>
      <w:r w:rsidDel="00000000" w:rsidR="00000000" w:rsidRPr="00000000">
        <w:commentReference w:id="625"/>
      </w:r>
      <w:r w:rsidDel="00000000" w:rsidR="00000000" w:rsidRPr="00000000">
        <w:rPr>
          <w:rtl w:val="0"/>
        </w:rPr>
        <w:t xml:space="preserve"> </w:t>
      </w:r>
      <w:commentRangeStart w:id="626"/>
      <w:r w:rsidDel="00000000" w:rsidR="00000000" w:rsidRPr="00000000">
        <w:rPr>
          <w:rtl w:val="0"/>
        </w:rPr>
        <w:t xml:space="preserve">[regressed/progressed]</w:t>
      </w:r>
      <w:commentRangeEnd w:id="626"/>
      <w:r w:rsidDel="00000000" w:rsidR="00000000" w:rsidRPr="00000000">
        <w:commentReference w:id="626"/>
      </w:r>
      <w:r w:rsidDel="00000000" w:rsidR="00000000" w:rsidRPr="00000000">
        <w:rPr>
          <w:rtl w:val="0"/>
        </w:rPr>
        <w:t xml:space="preserve"> in developing [</w:t>
      </w:r>
      <w:commentRangeStart w:id="627"/>
      <w:r w:rsidDel="00000000" w:rsidR="00000000" w:rsidRPr="00000000">
        <w:rPr>
          <w:rtl w:val="0"/>
        </w:rPr>
        <w:t xml:space="preserve">most of its industries during the period, while its developed counterparts and emerging economies around the globe adopted much more complex and progressive paths].</w:t>
      </w:r>
      <w:commentRangeEnd w:id="627"/>
      <w:r w:rsidDel="00000000" w:rsidR="00000000" w:rsidRPr="00000000">
        <w:commentReference w:id="627"/>
      </w:r>
      <w:r w:rsidDel="00000000" w:rsidR="00000000" w:rsidRPr="00000000">
        <w:rPr>
          <w:rtl w:val="0"/>
        </w:rPr>
      </w:r>
    </w:p>
    <w:p w:rsidR="00000000" w:rsidDel="00000000" w:rsidP="00000000" w:rsidRDefault="00000000" w:rsidRPr="00000000" w14:paraId="0000050C">
      <w:pPr>
        <w:pageBreakBefore w:val="0"/>
        <w:jc w:val="both"/>
        <w:rPr/>
      </w:pPr>
      <w:r w:rsidDel="00000000" w:rsidR="00000000" w:rsidRPr="00000000">
        <w:rPr>
          <w:rtl w:val="0"/>
        </w:rPr>
      </w:r>
    </w:p>
    <w:p w:rsidR="00000000" w:rsidDel="00000000" w:rsidP="00000000" w:rsidRDefault="00000000" w:rsidRPr="00000000" w14:paraId="0000050D">
      <w:pPr>
        <w:pageBreakBefore w:val="0"/>
        <w:jc w:val="both"/>
        <w:rPr/>
      </w:pPr>
      <w:r w:rsidDel="00000000" w:rsidR="00000000" w:rsidRPr="00000000">
        <w:rPr>
          <w:rtl w:val="0"/>
        </w:rPr>
        <w:t xml:space="preserve">Based on our analysis of the opportunity gain and sensitivity analysis of major industry groups for 2013-2018, </w:t>
      </w:r>
      <w:commentRangeStart w:id="628"/>
      <w:r w:rsidDel="00000000" w:rsidR="00000000" w:rsidRPr="00000000">
        <w:rPr>
          <w:rtl w:val="0"/>
        </w:rPr>
        <w:t xml:space="preserve">[Country]</w:t>
      </w:r>
      <w:commentRangeEnd w:id="628"/>
      <w:r w:rsidDel="00000000" w:rsidR="00000000" w:rsidRPr="00000000">
        <w:commentReference w:id="628"/>
      </w:r>
      <w:r w:rsidDel="00000000" w:rsidR="00000000" w:rsidRPr="00000000">
        <w:rPr>
          <w:rtl w:val="0"/>
        </w:rPr>
        <w:t xml:space="preserve"> can further its gains by prioritizing </w:t>
      </w:r>
      <w:commentRangeStart w:id="629"/>
      <w:r w:rsidDel="00000000" w:rsidR="00000000" w:rsidRPr="00000000">
        <w:rPr>
          <w:rtl w:val="0"/>
        </w:rPr>
        <w:t xml:space="preserve">[Industry 1]</w:t>
      </w:r>
      <w:commentRangeEnd w:id="629"/>
      <w:r w:rsidDel="00000000" w:rsidR="00000000" w:rsidRPr="00000000">
        <w:commentReference w:id="629"/>
      </w:r>
      <w:r w:rsidDel="00000000" w:rsidR="00000000" w:rsidRPr="00000000">
        <w:rPr>
          <w:rtl w:val="0"/>
        </w:rPr>
        <w:t xml:space="preserve">, </w:t>
      </w:r>
      <w:commentRangeStart w:id="630"/>
      <w:r w:rsidDel="00000000" w:rsidR="00000000" w:rsidRPr="00000000">
        <w:rPr>
          <w:rtl w:val="0"/>
        </w:rPr>
        <w:t xml:space="preserve">[Industry 2]</w:t>
      </w:r>
      <w:commentRangeEnd w:id="630"/>
      <w:r w:rsidDel="00000000" w:rsidR="00000000" w:rsidRPr="00000000">
        <w:commentReference w:id="630"/>
      </w:r>
      <w:r w:rsidDel="00000000" w:rsidR="00000000" w:rsidRPr="00000000">
        <w:rPr>
          <w:rtl w:val="0"/>
        </w:rPr>
        <w:t xml:space="preserve">, and </w:t>
      </w:r>
      <w:commentRangeStart w:id="631"/>
      <w:r w:rsidDel="00000000" w:rsidR="00000000" w:rsidRPr="00000000">
        <w:rPr>
          <w:rtl w:val="0"/>
        </w:rPr>
        <w:t xml:space="preserve">[Industry 3]</w:t>
      </w:r>
      <w:commentRangeEnd w:id="631"/>
      <w:r w:rsidDel="00000000" w:rsidR="00000000" w:rsidRPr="00000000">
        <w:commentReference w:id="631"/>
      </w:r>
      <w:r w:rsidDel="00000000" w:rsidR="00000000" w:rsidRPr="00000000">
        <w:rPr>
          <w:rtl w:val="0"/>
        </w:rPr>
        <w:t xml:space="preserve">. We further note that </w:t>
      </w:r>
      <w:commentRangeStart w:id="632"/>
      <w:r w:rsidDel="00000000" w:rsidR="00000000" w:rsidRPr="00000000">
        <w:rPr>
          <w:rtl w:val="0"/>
        </w:rPr>
        <w:t xml:space="preserve">[Country]</w:t>
      </w:r>
      <w:commentRangeEnd w:id="632"/>
      <w:r w:rsidDel="00000000" w:rsidR="00000000" w:rsidRPr="00000000">
        <w:commentReference w:id="632"/>
      </w:r>
      <w:r w:rsidDel="00000000" w:rsidR="00000000" w:rsidRPr="00000000">
        <w:rPr>
          <w:rtl w:val="0"/>
        </w:rPr>
        <w:t xml:space="preserve"> has a [</w:t>
      </w:r>
      <w:commentRangeStart w:id="633"/>
      <w:r w:rsidDel="00000000" w:rsidR="00000000" w:rsidRPr="00000000">
        <w:rPr>
          <w:rtl w:val="0"/>
        </w:rPr>
        <w:t xml:space="preserve">heavily mismatched/balanced development strategy</w:t>
      </w:r>
      <w:commentRangeEnd w:id="633"/>
      <w:r w:rsidDel="00000000" w:rsidR="00000000" w:rsidRPr="00000000">
        <w:commentReference w:id="633"/>
      </w:r>
      <w:r w:rsidDel="00000000" w:rsidR="00000000" w:rsidRPr="00000000">
        <w:rPr>
          <w:rtl w:val="0"/>
        </w:rPr>
        <w:t xml:space="preserve">] that indicates a </w:t>
      </w:r>
      <w:commentRangeStart w:id="634"/>
      <w:r w:rsidDel="00000000" w:rsidR="00000000" w:rsidRPr="00000000">
        <w:rPr>
          <w:rtl w:val="0"/>
        </w:rPr>
        <w:t xml:space="preserve">[low/high]</w:t>
      </w:r>
      <w:commentRangeEnd w:id="634"/>
      <w:r w:rsidDel="00000000" w:rsidR="00000000" w:rsidRPr="00000000">
        <w:commentReference w:id="634"/>
      </w:r>
      <w:r w:rsidDel="00000000" w:rsidR="00000000" w:rsidRPr="00000000">
        <w:rPr>
          <w:rtl w:val="0"/>
        </w:rPr>
        <w:t xml:space="preserve"> level (compared to other </w:t>
      </w:r>
      <w:commentRangeStart w:id="635"/>
      <w:r w:rsidDel="00000000" w:rsidR="00000000" w:rsidRPr="00000000">
        <w:rPr>
          <w:rtl w:val="0"/>
        </w:rPr>
        <w:t xml:space="preserve">developed</w:t>
      </w:r>
      <w:commentRangeEnd w:id="635"/>
      <w:r w:rsidDel="00000000" w:rsidR="00000000" w:rsidRPr="00000000">
        <w:commentReference w:id="635"/>
      </w:r>
      <w:r w:rsidDel="00000000" w:rsidR="00000000" w:rsidRPr="00000000">
        <w:rPr>
          <w:rtl w:val="0"/>
        </w:rPr>
        <w:t xml:space="preserve"> countries) of structural optimality on the complexity level, having an adjusted R-square of around </w:t>
      </w:r>
      <w:commentRangeStart w:id="636"/>
      <w:r w:rsidDel="00000000" w:rsidR="00000000" w:rsidRPr="00000000">
        <w:rPr>
          <w:rtl w:val="0"/>
        </w:rPr>
        <w:t xml:space="preserve">[Value]</w:t>
      </w:r>
      <w:commentRangeEnd w:id="636"/>
      <w:r w:rsidDel="00000000" w:rsidR="00000000" w:rsidRPr="00000000">
        <w:commentReference w:id="636"/>
      </w:r>
      <w:r w:rsidDel="00000000" w:rsidR="00000000" w:rsidRPr="00000000">
        <w:rPr>
          <w:rtl w:val="0"/>
        </w:rPr>
        <w:t xml:space="preserve">%. Since a [</w:t>
      </w:r>
      <w:commentRangeStart w:id="637"/>
      <w:r w:rsidDel="00000000" w:rsidR="00000000" w:rsidRPr="00000000">
        <w:rPr>
          <w:rtl w:val="0"/>
        </w:rPr>
        <w:t xml:space="preserve">significant positive/negative/low correlation</w:t>
      </w:r>
      <w:commentRangeEnd w:id="637"/>
      <w:r w:rsidDel="00000000" w:rsidR="00000000" w:rsidRPr="00000000">
        <w:commentReference w:id="637"/>
      </w:r>
      <w:r w:rsidDel="00000000" w:rsidR="00000000" w:rsidRPr="00000000">
        <w:rPr>
          <w:rtl w:val="0"/>
        </w:rPr>
        <w:t xml:space="preserve">] exists between five-year GDP growth and the structural optimality index of an economy as we define and calculate, </w:t>
      </w:r>
      <w:commentRangeStart w:id="638"/>
      <w:r w:rsidDel="00000000" w:rsidR="00000000" w:rsidRPr="00000000">
        <w:rPr>
          <w:rtl w:val="0"/>
        </w:rPr>
        <w:t xml:space="preserve">[Country]</w:t>
      </w:r>
      <w:commentRangeEnd w:id="638"/>
      <w:r w:rsidDel="00000000" w:rsidR="00000000" w:rsidRPr="00000000">
        <w:commentReference w:id="638"/>
      </w:r>
      <w:r w:rsidDel="00000000" w:rsidR="00000000" w:rsidRPr="00000000">
        <w:rPr>
          <w:rtl w:val="0"/>
        </w:rPr>
        <w:t xml:space="preserve"> indeed has a </w:t>
      </w:r>
      <w:commentRangeStart w:id="639"/>
      <w:r w:rsidDel="00000000" w:rsidR="00000000" w:rsidRPr="00000000">
        <w:rPr>
          <w:rtl w:val="0"/>
        </w:rPr>
        <w:t xml:space="preserve">[suboptimal/optimal]</w:t>
      </w:r>
      <w:commentRangeEnd w:id="639"/>
      <w:r w:rsidDel="00000000" w:rsidR="00000000" w:rsidRPr="00000000">
        <w:commentReference w:id="639"/>
      </w:r>
      <w:r w:rsidDel="00000000" w:rsidR="00000000" w:rsidRPr="00000000">
        <w:rPr>
          <w:rtl w:val="0"/>
        </w:rPr>
        <w:t xml:space="preserve">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50E">
      <w:pPr>
        <w:pageBreakBefore w:val="0"/>
        <w:jc w:val="both"/>
        <w:rPr/>
      </w:pPr>
      <w:r w:rsidDel="00000000" w:rsidR="00000000" w:rsidRPr="00000000">
        <w:rPr>
          <w:rtl w:val="0"/>
        </w:rPr>
      </w:r>
    </w:p>
    <w:p w:rsidR="00000000" w:rsidDel="00000000" w:rsidP="00000000" w:rsidRDefault="00000000" w:rsidRPr="00000000" w14:paraId="0000050F">
      <w:pPr>
        <w:jc w:val="both"/>
        <w:rPr/>
      </w:pPr>
      <w:r w:rsidDel="00000000" w:rsidR="00000000" w:rsidRPr="00000000">
        <w:rPr>
          <w:rtl w:val="0"/>
        </w:rPr>
        <w:t xml:space="preserve">During the second examined period from 2019 to 2021, </w:t>
      </w:r>
      <w:commentRangeStart w:id="640"/>
      <w:r w:rsidDel="00000000" w:rsidR="00000000" w:rsidRPr="00000000">
        <w:rPr>
          <w:rtl w:val="0"/>
        </w:rPr>
        <w:t xml:space="preserve">[Country]</w:t>
      </w:r>
      <w:commentRangeEnd w:id="640"/>
      <w:r w:rsidDel="00000000" w:rsidR="00000000" w:rsidRPr="00000000">
        <w:commentReference w:id="640"/>
      </w:r>
      <w:r w:rsidDel="00000000" w:rsidR="00000000" w:rsidRPr="00000000">
        <w:rPr>
          <w:rtl w:val="0"/>
        </w:rPr>
        <w:t xml:space="preserve"> performed much </w:t>
      </w:r>
      <w:commentRangeStart w:id="641"/>
      <w:r w:rsidDel="00000000" w:rsidR="00000000" w:rsidRPr="00000000">
        <w:rPr>
          <w:rtl w:val="0"/>
        </w:rPr>
        <w:t xml:space="preserve">[stronger/weaker]</w:t>
      </w:r>
      <w:commentRangeEnd w:id="641"/>
      <w:r w:rsidDel="00000000" w:rsidR="00000000" w:rsidRPr="00000000">
        <w:commentReference w:id="641"/>
      </w:r>
      <w:r w:rsidDel="00000000" w:rsidR="00000000" w:rsidRPr="00000000">
        <w:rPr>
          <w:rtl w:val="0"/>
        </w:rPr>
        <w:t xml:space="preserve"> than before and compared to other countries, particularly </w:t>
      </w:r>
      <w:commentRangeStart w:id="642"/>
      <w:r w:rsidDel="00000000" w:rsidR="00000000" w:rsidRPr="00000000">
        <w:rPr>
          <w:rtl w:val="0"/>
        </w:rPr>
        <w:t xml:space="preserve">[Example Country]</w:t>
      </w:r>
      <w:commentRangeEnd w:id="642"/>
      <w:r w:rsidDel="00000000" w:rsidR="00000000" w:rsidRPr="00000000">
        <w:commentReference w:id="642"/>
      </w:r>
      <w:r w:rsidDel="00000000" w:rsidR="00000000" w:rsidRPr="00000000">
        <w:rPr>
          <w:rtl w:val="0"/>
        </w:rPr>
        <w:t xml:space="preserve">. We infer that during the  COVID-19 period, [</w:t>
      </w:r>
      <w:commentRangeStart w:id="643"/>
      <w:r w:rsidDel="00000000" w:rsidR="00000000" w:rsidRPr="00000000">
        <w:rPr>
          <w:rtl w:val="0"/>
        </w:rPr>
        <w:t xml:space="preserve">Country]</w:t>
      </w:r>
      <w:commentRangeEnd w:id="643"/>
      <w:r w:rsidDel="00000000" w:rsidR="00000000" w:rsidRPr="00000000">
        <w:commentReference w:id="643"/>
      </w:r>
      <w:r w:rsidDel="00000000" w:rsidR="00000000" w:rsidRPr="00000000">
        <w:rPr>
          <w:rtl w:val="0"/>
        </w:rPr>
        <w:t xml:space="preserve"> focused on developing </w:t>
      </w:r>
      <w:commentRangeStart w:id="644"/>
      <w:r w:rsidDel="00000000" w:rsidR="00000000" w:rsidRPr="00000000">
        <w:rPr>
          <w:rtl w:val="0"/>
        </w:rPr>
        <w:t xml:space="preserve">[higher complexity industries despite a lower demand for these industries given the global economic downturn/lower complexity industries, in line with lower demand for these industries given the global economic downturn]</w:t>
      </w:r>
      <w:commentRangeEnd w:id="644"/>
      <w:r w:rsidDel="00000000" w:rsidR="00000000" w:rsidRPr="00000000">
        <w:commentReference w:id="644"/>
      </w:r>
      <w:r w:rsidDel="00000000" w:rsidR="00000000" w:rsidRPr="00000000">
        <w:rPr>
          <w:rtl w:val="0"/>
        </w:rPr>
        <w:t xml:space="preserve">. We also note that </w:t>
      </w:r>
      <w:commentRangeStart w:id="645"/>
      <w:r w:rsidDel="00000000" w:rsidR="00000000" w:rsidRPr="00000000">
        <w:rPr>
          <w:rtl w:val="0"/>
        </w:rPr>
        <w:t xml:space="preserve">[Country]</w:t>
      </w:r>
      <w:commentRangeEnd w:id="645"/>
      <w:r w:rsidDel="00000000" w:rsidR="00000000" w:rsidRPr="00000000">
        <w:commentReference w:id="645"/>
      </w:r>
      <w:r w:rsidDel="00000000" w:rsidR="00000000" w:rsidRPr="00000000">
        <w:rPr>
          <w:rtl w:val="0"/>
        </w:rPr>
        <w:t xml:space="preserve"> has increased its investment in the sectors identified earlier, leading to a strong boost from </w:t>
      </w:r>
      <w:commentRangeStart w:id="646"/>
      <w:r w:rsidDel="00000000" w:rsidR="00000000" w:rsidRPr="00000000">
        <w:rPr>
          <w:rtl w:val="0"/>
        </w:rPr>
        <w:t xml:space="preserve">[Industry 4]</w:t>
      </w:r>
      <w:commentRangeEnd w:id="646"/>
      <w:r w:rsidDel="00000000" w:rsidR="00000000" w:rsidRPr="00000000">
        <w:commentReference w:id="646"/>
      </w:r>
      <w:r w:rsidDel="00000000" w:rsidR="00000000" w:rsidRPr="00000000">
        <w:rPr>
          <w:rtl w:val="0"/>
        </w:rPr>
        <w:t xml:space="preserve"> and </w:t>
      </w:r>
      <w:commentRangeStart w:id="647"/>
      <w:r w:rsidDel="00000000" w:rsidR="00000000" w:rsidRPr="00000000">
        <w:rPr>
          <w:rtl w:val="0"/>
        </w:rPr>
        <w:t xml:space="preserve">[Industry 5]</w:t>
      </w:r>
      <w:commentRangeEnd w:id="647"/>
      <w:r w:rsidDel="00000000" w:rsidR="00000000" w:rsidRPr="00000000">
        <w:commentReference w:id="647"/>
      </w:r>
      <w:r w:rsidDel="00000000" w:rsidR="00000000" w:rsidRPr="00000000">
        <w:rPr>
          <w:rtl w:val="0"/>
        </w:rPr>
        <w:t xml:space="preserve"> industries, leaving some room for strategic improvement. It did invest in the industries which contributed the most to its advancements, such as </w:t>
      </w:r>
      <w:commentRangeStart w:id="648"/>
      <w:r w:rsidDel="00000000" w:rsidR="00000000" w:rsidRPr="00000000">
        <w:rPr>
          <w:rtl w:val="0"/>
        </w:rPr>
        <w:t xml:space="preserve">[Industry 4]</w:t>
      </w:r>
      <w:commentRangeEnd w:id="648"/>
      <w:r w:rsidDel="00000000" w:rsidR="00000000" w:rsidRPr="00000000">
        <w:commentReference w:id="648"/>
      </w:r>
      <w:r w:rsidDel="00000000" w:rsidR="00000000" w:rsidRPr="00000000">
        <w:rPr>
          <w:rtl w:val="0"/>
        </w:rPr>
        <w:t xml:space="preserve"> and </w:t>
      </w:r>
      <w:commentRangeStart w:id="649"/>
      <w:r w:rsidDel="00000000" w:rsidR="00000000" w:rsidRPr="00000000">
        <w:rPr>
          <w:rtl w:val="0"/>
        </w:rPr>
        <w:t xml:space="preserve">[Industry 5]</w:t>
      </w:r>
      <w:commentRangeEnd w:id="649"/>
      <w:r w:rsidDel="00000000" w:rsidR="00000000" w:rsidRPr="00000000">
        <w:commentReference w:id="649"/>
      </w:r>
      <w:r w:rsidDel="00000000" w:rsidR="00000000" w:rsidRPr="00000000">
        <w:rPr>
          <w:rtl w:val="0"/>
        </w:rPr>
        <w:t xml:space="preserve"> industries. The ECI suggests that greater growth could have been achieved through </w:t>
      </w:r>
      <w:commentRangeStart w:id="650"/>
      <w:r w:rsidDel="00000000" w:rsidR="00000000" w:rsidRPr="00000000">
        <w:rPr>
          <w:rtl w:val="0"/>
        </w:rPr>
        <w:t xml:space="preserve">[Industry 6]</w:t>
      </w:r>
      <w:commentRangeEnd w:id="650"/>
      <w:r w:rsidDel="00000000" w:rsidR="00000000" w:rsidRPr="00000000">
        <w:commentReference w:id="650"/>
      </w:r>
      <w:r w:rsidDel="00000000" w:rsidR="00000000" w:rsidRPr="00000000">
        <w:rPr>
          <w:rtl w:val="0"/>
        </w:rPr>
        <w:t xml:space="preserve">, followed by </w:t>
      </w:r>
      <w:commentRangeStart w:id="651"/>
      <w:r w:rsidDel="00000000" w:rsidR="00000000" w:rsidRPr="00000000">
        <w:rPr>
          <w:rtl w:val="0"/>
        </w:rPr>
        <w:t xml:space="preserve">[Industry 7]</w:t>
      </w:r>
      <w:commentRangeEnd w:id="651"/>
      <w:r w:rsidDel="00000000" w:rsidR="00000000" w:rsidRPr="00000000">
        <w:commentReference w:id="651"/>
      </w:r>
      <w:r w:rsidDel="00000000" w:rsidR="00000000" w:rsidRPr="00000000">
        <w:rPr>
          <w:rtl w:val="0"/>
        </w:rPr>
        <w:t xml:space="preserve"> and </w:t>
      </w:r>
      <w:commentRangeStart w:id="652"/>
      <w:r w:rsidDel="00000000" w:rsidR="00000000" w:rsidRPr="00000000">
        <w:rPr>
          <w:rtl w:val="0"/>
        </w:rPr>
        <w:t xml:space="preserve">[Industry 8]</w:t>
      </w:r>
      <w:commentRangeEnd w:id="652"/>
      <w:r w:rsidDel="00000000" w:rsidR="00000000" w:rsidRPr="00000000">
        <w:commentReference w:id="652"/>
      </w:r>
      <w:r w:rsidDel="00000000" w:rsidR="00000000" w:rsidRPr="00000000">
        <w:rPr>
          <w:rtl w:val="0"/>
        </w:rPr>
        <w:t xml:space="preserve">. The surprising growth also increased the adjusted R-squared value to </w:t>
      </w:r>
      <w:commentRangeStart w:id="653"/>
      <w:r w:rsidDel="00000000" w:rsidR="00000000" w:rsidRPr="00000000">
        <w:rPr>
          <w:rtl w:val="0"/>
        </w:rPr>
        <w:t xml:space="preserve">[Value]</w:t>
      </w:r>
      <w:commentRangeEnd w:id="653"/>
      <w:r w:rsidDel="00000000" w:rsidR="00000000" w:rsidRPr="00000000">
        <w:commentReference w:id="653"/>
      </w:r>
      <w:r w:rsidDel="00000000" w:rsidR="00000000" w:rsidRPr="00000000">
        <w:rPr>
          <w:rtl w:val="0"/>
        </w:rPr>
        <w:t xml:space="preserve"> in 2021 from </w:t>
      </w:r>
      <w:commentRangeStart w:id="654"/>
      <w:r w:rsidDel="00000000" w:rsidR="00000000" w:rsidRPr="00000000">
        <w:rPr>
          <w:rtl w:val="0"/>
        </w:rPr>
        <w:t xml:space="preserve">[Value]</w:t>
      </w:r>
      <w:commentRangeEnd w:id="654"/>
      <w:r w:rsidDel="00000000" w:rsidR="00000000" w:rsidRPr="00000000">
        <w:commentReference w:id="654"/>
      </w:r>
      <w:r w:rsidDel="00000000" w:rsidR="00000000" w:rsidRPr="00000000">
        <w:rPr>
          <w:rtl w:val="0"/>
        </w:rPr>
        <w:t xml:space="preserve"> in 2018, demonstrating the pursued strategies </w:t>
      </w:r>
      <w:commentRangeStart w:id="655"/>
      <w:r w:rsidDel="00000000" w:rsidR="00000000" w:rsidRPr="00000000">
        <w:rPr>
          <w:rtl w:val="0"/>
        </w:rPr>
        <w:t xml:space="preserve">contributed</w:t>
      </w:r>
      <w:commentRangeEnd w:id="655"/>
      <w:r w:rsidDel="00000000" w:rsidR="00000000" w:rsidRPr="00000000">
        <w:commentReference w:id="655"/>
      </w:r>
      <w:r w:rsidDel="00000000" w:rsidR="00000000" w:rsidRPr="00000000">
        <w:rPr>
          <w:rtl w:val="0"/>
        </w:rPr>
        <w:t xml:space="preserve"> to the GDP. With the revised focus, </w:t>
      </w:r>
      <w:commentRangeStart w:id="656"/>
      <w:r w:rsidDel="00000000" w:rsidR="00000000" w:rsidRPr="00000000">
        <w:rPr>
          <w:rtl w:val="0"/>
        </w:rPr>
        <w:t xml:space="preserve">[Country]</w:t>
      </w:r>
      <w:commentRangeEnd w:id="656"/>
      <w:r w:rsidDel="00000000" w:rsidR="00000000" w:rsidRPr="00000000">
        <w:commentReference w:id="656"/>
      </w:r>
      <w:r w:rsidDel="00000000" w:rsidR="00000000" w:rsidRPr="00000000">
        <w:rPr>
          <w:rtl w:val="0"/>
        </w:rPr>
        <w:t xml:space="preserve"> has further potential to advance its economic growth to maintain its position among other countries to continue its </w:t>
      </w:r>
      <w:commentRangeStart w:id="657"/>
      <w:r w:rsidDel="00000000" w:rsidR="00000000" w:rsidRPr="00000000">
        <w:rPr>
          <w:rtl w:val="0"/>
        </w:rPr>
        <w:t xml:space="preserve">[post-pandemic recovery/ongoing economic expansion]</w:t>
      </w:r>
      <w:commentRangeEnd w:id="657"/>
      <w:r w:rsidDel="00000000" w:rsidR="00000000" w:rsidRPr="00000000">
        <w:commentReference w:id="657"/>
      </w:r>
      <w:r w:rsidDel="00000000" w:rsidR="00000000" w:rsidRPr="00000000">
        <w:rPr>
          <w:rtl w:val="0"/>
        </w:rPr>
        <w:t xml:space="preserve">.</w:t>
      </w:r>
    </w:p>
    <w:p w:rsidR="00000000" w:rsidDel="00000000" w:rsidP="00000000" w:rsidRDefault="00000000" w:rsidRPr="00000000" w14:paraId="00000510">
      <w:pPr>
        <w:pageBreakBefore w:val="0"/>
        <w:jc w:val="both"/>
        <w:rPr/>
      </w:pPr>
      <w:r w:rsidDel="00000000" w:rsidR="00000000" w:rsidRPr="00000000">
        <w:rPr>
          <w:rtl w:val="0"/>
        </w:rPr>
      </w:r>
    </w:p>
    <w:p w:rsidR="00000000" w:rsidDel="00000000" w:rsidP="00000000" w:rsidRDefault="00000000" w:rsidRPr="00000000" w14:paraId="00000511">
      <w:pPr>
        <w:pageBreakBefore w:val="0"/>
        <w:jc w:val="both"/>
        <w:rPr/>
      </w:pPr>
      <w:r w:rsidDel="00000000" w:rsidR="00000000" w:rsidRPr="00000000">
        <w:rPr>
          <w:rtl w:val="0"/>
        </w:rPr>
      </w:r>
    </w:p>
    <w:p w:rsidR="00000000" w:rsidDel="00000000" w:rsidP="00000000" w:rsidRDefault="00000000" w:rsidRPr="00000000" w14:paraId="00000512">
      <w:pPr>
        <w:pageBreakBefore w:val="0"/>
        <w:jc w:val="both"/>
        <w:rPr/>
      </w:pPr>
      <w:r w:rsidDel="00000000" w:rsidR="00000000" w:rsidRPr="00000000">
        <w:rPr>
          <w:rtl w:val="0"/>
        </w:rPr>
      </w:r>
    </w:p>
    <w:p w:rsidR="00000000" w:rsidDel="00000000" w:rsidP="00000000" w:rsidRDefault="00000000" w:rsidRPr="00000000" w14:paraId="00000513">
      <w:pPr>
        <w:pageBreakBefore w:val="0"/>
        <w:jc w:val="both"/>
        <w:rPr/>
      </w:pPr>
      <w:r w:rsidDel="00000000" w:rsidR="00000000" w:rsidRPr="00000000">
        <w:rPr>
          <w:rtl w:val="0"/>
        </w:rPr>
      </w:r>
    </w:p>
    <w:p w:rsidR="00000000" w:rsidDel="00000000" w:rsidP="00000000" w:rsidRDefault="00000000" w:rsidRPr="00000000" w14:paraId="00000514">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515">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51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517">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518">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9">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51A">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B">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51C">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D">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51E">
      <w:pPr>
        <w:pageBreakBefore w:val="0"/>
        <w:jc w:val="both"/>
        <w:rPr>
          <w:color w:val="000000"/>
          <w:highlight w:val="white"/>
        </w:rPr>
      </w:pPr>
      <w:r w:rsidDel="00000000" w:rsidR="00000000" w:rsidRPr="00000000">
        <w:rPr>
          <w:rtl w:val="0"/>
        </w:rPr>
      </w:r>
    </w:p>
    <w:p w:rsidR="00000000" w:rsidDel="00000000" w:rsidP="00000000" w:rsidRDefault="00000000" w:rsidRPr="00000000" w14:paraId="0000051F">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520">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1">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522">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3">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524">
      <w:pPr>
        <w:pageBreakBefore w:val="0"/>
        <w:jc w:val="both"/>
        <w:rPr>
          <w:color w:val="000000"/>
          <w:highlight w:val="white"/>
        </w:rPr>
      </w:pPr>
      <w:r w:rsidDel="00000000" w:rsidR="00000000" w:rsidRPr="00000000">
        <w:rPr>
          <w:rtl w:val="0"/>
        </w:rPr>
      </w:r>
    </w:p>
    <w:p w:rsidR="00000000" w:rsidDel="00000000" w:rsidP="00000000" w:rsidRDefault="00000000" w:rsidRPr="00000000" w14:paraId="00000525">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526">
      <w:pPr>
        <w:pageBreakBefore w:val="0"/>
        <w:jc w:val="both"/>
        <w:rPr/>
      </w:pPr>
      <w:r w:rsidDel="00000000" w:rsidR="00000000" w:rsidRPr="00000000">
        <w:rPr>
          <w:rtl w:val="0"/>
        </w:rPr>
      </w:r>
    </w:p>
    <w:sectPr>
      <w:headerReference r:id="rId34" w:type="default"/>
      <w:footerReference r:id="rId35" w:type="default"/>
      <w:footerReference r:id="rId36" w:type="first"/>
      <w:footerReference r:id="rId37" w:type="even"/>
      <w:pgSz w:h="16840" w:w="1190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yo Shibata" w:id="529" w:date="2023-04-06T17:57:57Z">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Margarita Demkina" w:id="92" w:date="2023-04-11T22:43:58Z">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w:t>
      </w:r>
    </w:p>
  </w:comment>
  <w:comment w:author="Ryo Shibata" w:id="500" w:date="2023-04-06T17:55:12Z">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4" w:date="2023-04-06T18:06:37Z">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5" w:date="2023-04-06T18:06:37Z">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6" w:date="2023-04-06T18:06:37Z">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7" w:date="2023-04-06T18:06:37Z">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8" w:date="2023-04-06T18:06:37Z">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9" w:date="2023-04-06T18:06:37Z">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0" w:date="2023-04-06T18:06:37Z">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1" w:date="2023-04-06T18:06:37Z">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2" w:date="2023-04-06T18:06:37Z">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3" w:date="2023-04-06T18:06:37Z">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4" w:date="2023-04-06T18:06:37Z">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5" w:date="2023-04-06T18:06:37Z">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6" w:date="2023-04-06T18:06:37Z">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7" w:date="2023-04-06T18:06:37Z">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8" w:date="2023-04-06T18:06:37Z">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9" w:date="2023-04-06T18:06:37Z">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0" w:date="2023-04-06T18:06:37Z">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1" w:date="2023-04-06T18:06:37Z">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1" w:date="2023-04-06T17:59:33Z">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2" w:date="2023-04-06T17:59:33Z">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3" w:date="2023-04-06T17:59:33Z">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4" w:date="2023-04-06T17:59:33Z">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5" w:date="2023-04-06T17:59:33Z">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6" w:date="2023-04-06T17:59:33Z">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7" w:date="2023-04-06T17:59:33Z">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8" w:date="2023-04-06T17:59:33Z">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9" w:date="2023-04-06T17:59:33Z">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0" w:date="2023-04-06T17:59:33Z">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1" w:date="2023-04-06T17:59:33Z">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2" w:date="2023-04-06T17:59:33Z">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3" w:date="2023-04-06T17:59:33Z">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4" w:date="2023-04-06T17:59:33Z">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5" w:date="2023-04-06T17:59:33Z">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6" w:date="2023-04-06T17:59:33Z">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7" w:date="2023-04-06T17:59:33Z">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8" w:date="2023-04-06T17:59:33Z">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2" w:date="2023-04-06T18:05:51Z">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3" w:date="2023-04-06T18:05:51Z">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4" w:date="2023-04-06T18:05:51Z">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5" w:date="2023-04-06T18:05:51Z">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6" w:date="2023-04-06T18:05:51Z">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7" w:date="2023-04-06T18:05:51Z">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8" w:date="2023-04-06T18:05:51Z">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9" w:date="2023-04-06T18:05:51Z">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0" w:date="2023-04-06T18:05:51Z">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1" w:date="2023-04-06T18:05:51Z">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2" w:date="2023-04-06T18:05:51Z">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3" w:date="2023-04-06T18:05:51Z">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4" w:date="2023-04-06T18:05:51Z">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5" w:date="2023-04-06T18:05:51Z">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6" w:date="2023-04-06T18:05:51Z">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7" w:date="2023-04-06T18:05:51Z">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8" w:date="2023-04-06T18:05:51Z">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9" w:date="2023-04-06T18:05:51Z">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0" w:date="2023-04-06T17:58:14Z">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Same</w:t>
      </w:r>
    </w:p>
  </w:comment>
  <w:comment w:author="Ryo Shibata" w:id="334" w:date="2023-04-06T20:21:28Z">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this light blue if zero opportunity gain</w:t>
      </w:r>
    </w:p>
  </w:comment>
  <w:comment w:author="Kelly Mi" w:id="78" w:date="2023-04-12T01:32:00Z">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country specific so make sure analysis reflects the plots</w:t>
      </w:r>
    </w:p>
  </w:comment>
  <w:comment w:author="Ryo Shibata" w:id="440" w:date="2023-04-06T17:34:02Z">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4c.</w:t>
      </w:r>
    </w:p>
  </w:comment>
  <w:comment w:author="Ryo Shibata" w:id="442" w:date="2023-04-06T17:34:02Z">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4c.</w:t>
      </w:r>
    </w:p>
  </w:comment>
  <w:comment w:author="Ryo Shibata" w:id="444" w:date="2023-04-06T17:34:02Z">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4c.</w:t>
      </w:r>
    </w:p>
  </w:comment>
  <w:comment w:author="Ryo Shibata" w:id="446" w:date="2023-04-06T17:34:02Z">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4c.</w:t>
      </w:r>
    </w:p>
  </w:comment>
  <w:comment w:author="Ryo Shibata" w:id="448" w:date="2023-04-06T17:34:02Z">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4c.</w:t>
      </w:r>
    </w:p>
  </w:comment>
  <w:comment w:author="Margarita Demkina" w:id="39" w:date="2023-04-11T22:42:34Z">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need to change for each country accordingly based on the comparable companies, but ok to keep like this here</w:t>
      </w:r>
    </w:p>
  </w:comment>
  <w:comment w:author="Margarita Demkina" w:id="354" w:date="2023-04-11T22:50:32Z">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if needed</w:t>
      </w:r>
    </w:p>
  </w:comment>
  <w:comment w:author="Ryo Shibata" w:id="450" w:date="2023-04-06T17:33:26Z">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4" w:date="2023-04-06T17:55:54Z">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356" w:date="2023-04-11T22:51:11Z">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adjust if needed</w:t>
      </w:r>
    </w:p>
  </w:comment>
  <w:comment w:author="Ryo Shibata" w:id="411" w:date="2023-04-06T17:31:13Z">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3" w:date="2023-04-06T17:40:24Z">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5" w:date="2023-04-06T17:40:24Z">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7" w:date="2023-04-06T17:40:24Z">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9" w:date="2023-04-06T17:40:24Z">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1" w:date="2023-04-06T17:40:24Z">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3" w:date="2023-04-06T17:40:24Z">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5" w:date="2023-04-06T17:40:24Z">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7" w:date="2023-04-06T17:40:24Z">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357" w:date="2023-04-11T22:51:43Z">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based on the report's country</w:t>
      </w:r>
    </w:p>
  </w:comment>
  <w:comment w:author="Ryo Shibata" w:id="394" w:date="2023-04-06T17:40:14Z">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96" w:date="2023-04-06T17:40:14Z">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98" w:date="2023-04-06T17:40:14Z">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0" w:date="2023-04-06T17:40:14Z">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2" w:date="2023-04-06T17:40:14Z">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4" w:date="2023-04-06T17:40:14Z">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2" w:date="2023-04-06T20:20:57Z">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to this dark blue if positive opportunity gain</w:t>
      </w:r>
    </w:p>
  </w:comment>
  <w:comment w:author="Ryo Shibata" w:id="531" w:date="2023-04-06T17:56:10Z">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7" w:date="2023-04-06T20:06:44Z">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table is identical in all reports. I attempted to replicate the formatting of other tables, but due to a limitation of only being able to create up to 6 columns, I am considering using an image of this table in the template.</w:t>
      </w:r>
    </w:p>
  </w:comment>
  <w:comment w:author="Ryo Shibata" w:id="355" w:date="2023-04-06T20:08:45Z">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this as a reference when inputting data into the table.</w:t>
      </w:r>
    </w:p>
  </w:comment>
  <w:comment w:author="Ryo Shibata" w:id="552" w:date="2023-04-06T17:54:10Z">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103" w:date="2023-04-11T22:46:33Z">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 note: sort the table from the lowest to the highest 2021 RID value</w:t>
      </w:r>
    </w:p>
  </w:comment>
  <w:comment w:author="Margarita Demkina" w:id="164" w:date="2023-04-11T22:48:52Z">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country will have its own set of comparable/relevant Economies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@amc2456@columbia.edu does it make more sense to keep comparable countries used for GDP/ECI here and later, or should we also add the largest economies (by GDP per capita for instance and/or in the relevant geographical region)</w:t>
      </w:r>
    </w:p>
  </w:comment>
  <w:comment w:author="Alexandra Maria Chang Garcia" w:id="165" w:date="2023-04-11T23:35:37Z">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comparable countries? I don’t want to overload it? But no preference whatsoever tbh</w:t>
      </w:r>
    </w:p>
  </w:comment>
  <w:comment w:author="Margarita Demkina" w:id="25" w:date="2023-04-11T22:40:03Z">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if adj R^2 is reported in % or as /100th percent (ex. approx from 0 to 1)</w:t>
      </w:r>
    </w:p>
  </w:comment>
  <w:comment w:author="Ryo Shibata" w:id="144" w:date="2023-04-05T18:14:42Z">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5" w:date="2023-04-05T18:14:50Z">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2" w:date="2023-04-05T18:14:29Z">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3" w:date="2023-04-05T18:14:34Z">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0" w:date="2023-04-05T18:14:20Z">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1" w:date="2023-04-05T18:14:24Z">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2" w:date="2023-04-05T19:25:36Z">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8" w:date="2023-04-05T18:14:09Z">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6" w:date="2023-04-05T18:12:21Z">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9" w:date="2023-04-05T18:14:14Z">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0" w:date="2023-04-05T19:25:27Z">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1" w:date="2023-04-05T18:13:57Z">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1" w:date="2023-04-05T18:12:10Z">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8" w:date="2023-04-05T19:27:26Z">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1" w:date="2023-04-05T19:25:32Z">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2" w:date="2023-04-05T18:14:02Z">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4" w:date="2023-04-05T18:12:15Z">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Kelly Mi" w:id="90" w:date="2023-04-12T01:32:14Z">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country specific so make sure analysis reflects the plots</w:t>
      </w:r>
    </w:p>
  </w:comment>
  <w:comment w:author="Kelly Mi" w:id="95" w:date="2023-04-12T01:32:25Z">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country specific so make sure analysis reflects the plots</w:t>
      </w:r>
    </w:p>
  </w:comment>
  <w:comment w:author="Ryo Shibata" w:id="410" w:date="2023-04-05T18:33:10Z">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9" w:date="2023-04-05T18:33:15Z">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9" w:date="2023-04-05T18:32:53Z">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8" w:date="2023-04-05T18:32:47Z">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2" w:date="2023-04-05T19:11:51Z">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3" w:date="2023-04-05T19:12:03Z">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13" w:date="2023-04-24T14:49:08Z">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15" w:date="2023-04-24T14:49:56Z">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10" w:date="2023-04-24T14:46:19Z">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04" w:date="2023-04-24T14:34:23Z">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91" w:date="2023-04-05T18:32:11Z">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7" w:date="2023-04-05T18:32:39Z">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90" w:date="2023-04-05T18:31:54Z">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6" w:date="2023-04-05T18:32:05Z">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8" w:date="2023-04-05T18:31:43Z">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12" w:date="2023-04-24T14:47:03Z">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9" w:date="2023-04-05T18:31:49Z">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599" w:date="2023-04-24T14:33:58Z">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 w:date="2023-04-05T18:07:09Z">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 w:date="2023-04-05T18:06:05Z">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32" w:date="2023-12-27T15:30:31Z">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Ryo Shibata" w:id="105" w:date="2023-04-06T15:29:48Z">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7" w:date="2023-04-06T15:29:48Z">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9" w:date="2023-04-06T15:29:48Z">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1" w:date="2023-04-06T15:29:48Z">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3" w:date="2023-04-06T15:29:48Z">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5" w:date="2023-04-06T15:29:48Z">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7" w:date="2023-04-06T15:29:48Z">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9" w:date="2023-04-06T15:29:48Z">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1" w:date="2023-04-06T15:29:48Z">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3" w:date="2023-04-06T15:29:48Z">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5" w:date="2023-04-06T15:29:48Z">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7" w:date="2023-04-06T15:29:48Z">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9" w:date="2023-04-06T15:29:48Z">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1" w:date="2023-04-06T15:29:48Z">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3" w:date="2023-04-06T15:29:48Z">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5" w:date="2023-04-06T15:29:48Z">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7" w:date="2023-04-06T15:29:48Z">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 w:date="2023-04-05T18:06:55Z">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 w:date="2023-04-05T18:05:47Z">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 w:date="2023-04-05T18:09:01Z">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 w:date="2023-04-05T18:07:00Z">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 w:date="2023-04-05T18:05:54Z">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 w:date="2023-04-05T18:06:47Z">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 w:date="2023-04-05T18:05:35Z">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4" w:date="2023-04-05T18:08:56Z">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6" w:date="2023-04-06T15:20:18Z">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 w:date="2023-04-05T18:06:51Z">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 w:date="2023-04-05T18:05:42Z">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 w:date="2023-04-05T18:06:34Z">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 w:date="2023-04-05T18:06:41Z">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 w:date="2023-04-05T18:05:30Z">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 w:date="2023-04-05T18:05:26Z">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 w:date="2023-04-05T18:03:22Z">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 w:date="2023-04-05T18:07:55Z">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3" w:date="2023-04-05T18:30:27Z">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 w:date="2023-04-05T18:05:15Z">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4" w:date="2023-04-05T18:30:27Z">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 w:date="2023-04-05T18:05:20Z">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 w:date="2023-04-05T18:03:05Z">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 w:date="2023-04-05T18:07:52Z">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0" w:date="2023-04-05T18:30:26Z">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 w:date="2023-04-05T18:05:07Z">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3" w:date="2023-04-06T15:24:20Z">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1" w:date="2023-04-05T18:30:26Z">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 w:date="2023-04-05T18:05:11Z">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8" w:date="2023-04-05T18:30:25Z">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 w:date="2023-04-05T18:03:42Z">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9" w:date="2023-04-05T18:30:25Z">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 w:date="2023-04-05T18:04:41Z">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7" w:date="2023-04-06T15:24:13Z">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 w:date="2023-04-05T18:08:49Z">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 w:date="2023-04-05T18:08:53Z">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 w:date="2023-04-05T18:08:36Z">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 w:date="2023-04-05T18:08:24Z">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2" w:date="2023-04-05T18:08:32Z">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8" w:date="2023-04-06T15:20:12Z">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 w:date="2023-04-05T18:08:21Z">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9" w:date="2023-04-06T15:19:32Z">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0" w:date="2023-04-06T15:19:32Z">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1" w:date="2023-04-06T15:19:32Z">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2" w:date="2023-04-06T15:19:32Z">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3" w:date="2023-04-06T15:19:32Z">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4" w:date="2023-04-06T15:19:32Z">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5" w:date="2023-04-06T15:19:32Z">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6" w:date="2023-04-06T15:19:32Z">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7" w:date="2023-04-06T15:19:32Z">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8" w:date="2023-04-06T15:19:32Z">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59" w:date="2023-04-06T15:19:32Z">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0" w:date="2023-04-06T15:19:32Z">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1" w:date="2023-04-06T15:19:32Z">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2" w:date="2023-04-06T15:19:32Z">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3" w:date="2023-04-06T15:19:32Z">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7" w:date="2023-04-06T15:19:32Z">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8" w:date="2023-04-06T15:19:32Z">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69" w:date="2023-04-06T15:19:32Z">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0" w:date="2023-04-06T15:19:32Z">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1" w:date="2023-04-06T15:19:32Z">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2" w:date="2023-04-06T15:19:32Z">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3" w:date="2023-04-06T15:19:32Z">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4" w:date="2023-04-06T15:19:32Z">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5" w:date="2023-04-06T15:19:32Z">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6" w:date="2023-04-06T15:19:32Z">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7" w:date="2023-04-06T15:19:32Z">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8" w:date="2023-04-06T15:19:32Z">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79" w:date="2023-04-06T15:19:32Z">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0" w:date="2023-04-06T15:19:32Z">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1" w:date="2023-04-06T15:19:32Z">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 w:date="2023-04-05T18:07:39Z">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 w:date="2023-04-05T18:08:12Z">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 w:date="2023-04-05T18:07:44Z">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 w:date="2023-04-05T18:08:16Z">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 w:date="2023-04-05T18:07:29Z">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 w:date="2023-04-05T18:08:09Z">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 w:date="2023-04-05T18:07:35Z">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 w:date="2023-04-05T18:07:16Z">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 w:date="2023-04-05T18:07:59Z">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 w:date="2023-04-05T18:07:24Z">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 w:date="2023-04-05T18:08:04Z">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33" w:date="2023-04-11T23:26:55Z">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as needed</w:t>
      </w:r>
    </w:p>
  </w:comment>
  <w:comment w:author="Ryo Shibata" w:id="451" w:date="2023-04-05T19:11:46Z">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21" w:date="2023-04-11T23:24:10Z">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accoridngly</w:t>
      </w:r>
    </w:p>
  </w:comment>
  <w:comment w:author="Ryo Shibata" w:id="478" w:date="2023-04-05T19:15:18Z">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2" w:date="2023-04-05T18:26:49Z">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6" w:date="2023-04-05T19:11:32Z">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6" w:date="2023-04-05T19:15:11Z">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7" w:date="2023-04-05T19:11:41Z">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7" w:date="2023-04-05T19:15:15Z">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35" w:date="2023-04-11T23:27:04Z">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as needed</w:t>
      </w:r>
    </w:p>
  </w:comment>
  <w:comment w:author="Ryo Shibata" w:id="434" w:date="2023-04-05T19:11:17Z">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37" w:date="2023-04-11T23:27:15Z">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as needed</w:t>
      </w:r>
    </w:p>
  </w:comment>
  <w:comment w:author="Ryo Shibata" w:id="435" w:date="2023-04-05T19:11:25Z">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55" w:date="2023-04-11T23:27:52Z">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as needed</w:t>
      </w:r>
    </w:p>
  </w:comment>
  <w:comment w:author="Ryo Shibata" w:id="454" w:date="2023-04-05T19:12:07Z">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463" w:date="2023-04-20T16:07:22Z">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466" w:date="2023-04-20T16:08:14Z">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3" w:date="2023-04-05T19:11:08Z">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0" w:date="2023-04-05T19:14:12Z">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1" w:date="2023-04-05T19:10:57Z">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2" w:date="2023-04-05T19:11:02Z">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8" w:date="2023-04-05T19:14:02Z">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0" w:date="2023-04-05T19:10:43Z">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9" w:date="2023-04-05T19:14:07Z">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627" w:date="2023-04-11T23:25:58Z">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 accordingly</w:t>
      </w:r>
    </w:p>
  </w:comment>
  <w:comment w:author="Margarita Demkina" w:id="574" w:date="2023-04-11T23:22:21Z">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 check as per comment in the intro if % or just a number (ex. in the table below it is NOT a %, it would have been 4.5%)</w:t>
      </w:r>
    </w:p>
  </w:comment>
  <w:comment w:author="Margarita Demkina" w:id="576" w:date="2023-04-11T23:22:39Z">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split caption</w:t>
      </w:r>
    </w:p>
  </w:comment>
  <w:comment w:author="Margarita Demkina" w:id="624" w:date="2023-04-11T23:26:32Z">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capitalize each word?</w:t>
      </w:r>
    </w:p>
  </w:comment>
  <w:comment w:author="Margarita Demkina" w:id="586" w:date="2023-04-11T23:23:17Z">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that this is not an annual growth but over 5 years</w:t>
      </w:r>
    </w:p>
  </w:comment>
  <w:comment w:author="Ryo Shibata" w:id="353" w:date="2023-04-05T18:30:24Z">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 w:date="2023-04-05T18:06:29Z">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5" w:date="2023-04-05T19:15:06Z">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464" w:date="2023-04-20T16:07:57Z">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3" w:date="2023-04-05T19:14:58Z">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8" w:date="2023-04-06T15:27:06Z">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9" w:date="2023-04-06T15:27:06Z">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0" w:date="2023-04-06T15:27:06Z">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1" w:date="2023-04-06T15:27:06Z">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2" w:date="2023-04-06T15:27:06Z">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3" w:date="2023-04-06T15:27:06Z">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4" w:date="2023-04-06T15:27:06Z">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5" w:date="2023-04-06T15:27:06Z">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6" w:date="2023-04-06T15:27:06Z">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7" w:date="2023-04-06T15:27:06Z">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8" w:date="2023-04-06T15:27:06Z">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99" w:date="2023-04-06T15:27:06Z">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0" w:date="2023-04-06T15:27:06Z">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1" w:date="2023-04-06T15:27:06Z">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2" w:date="2023-04-06T15:27:06Z">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4" w:date="2023-04-06T15:27:06Z">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5" w:date="2023-04-06T15:27:06Z">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6" w:date="2023-04-06T15:27:06Z">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7" w:date="2023-04-06T15:27:06Z">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8" w:date="2023-04-06T15:27:06Z">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9" w:date="2023-04-06T15:27:06Z">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0" w:date="2023-04-06T15:27:06Z">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1" w:date="2023-04-06T15:27:06Z">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2" w:date="2023-04-06T15:27:06Z">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3" w:date="2023-04-06T15:27:06Z">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4" w:date="2023-04-06T15:27:06Z">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5" w:date="2023-04-06T15:27:06Z">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6" w:date="2023-04-06T15:27:06Z">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7" w:date="2023-04-06T15:27:06Z">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8" w:date="2023-04-06T15:27:06Z">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0" w:date="2023-04-05T18:06:25Z">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4" w:date="2023-04-05T19:15:02Z">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5" w:date="2023-04-05T18:27:20Z">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1" w:date="2023-04-05T19:14:50Z">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6" w:date="2023-04-05T18:27:27Z">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2" w:date="2023-04-05T19:14:54Z">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3" w:date="2023-04-05T18:27:06Z">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84" w:date="2023-04-05T18:27:13Z">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70" w:date="2023-04-05T19:14:45Z">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4" w:date="2023-04-06T15:29:11Z">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6" w:date="2023-04-06T15:29:11Z">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8" w:date="2023-04-06T15:29:11Z">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0" w:date="2023-04-06T15:29:11Z">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2" w:date="2023-04-06T15:29:11Z">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4" w:date="2023-04-06T15:29:11Z">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6" w:date="2023-04-06T15:29:11Z">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18" w:date="2023-04-06T15:29:11Z">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0" w:date="2023-04-06T15:29:11Z">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2" w:date="2023-04-06T15:29:11Z">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4" w:date="2023-04-06T15:29:11Z">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6" w:date="2023-04-06T15:29:11Z">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28" w:date="2023-04-06T15:29:11Z">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0" w:date="2023-04-06T15:29:11Z">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2" w:date="2023-04-06T15:29:11Z">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4" w:date="2023-04-06T15:29:11Z">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36" w:date="2023-04-06T15:29:11Z">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9" w:date="2023-04-05T19:14:41Z">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 w:date="2023-04-05T18:03:38Z">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6" w:date="2023-04-05T19:13:49Z">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7" w:date="2023-04-05T18:31:39Z">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5" w:date="2023-04-05T19:14:31Z">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 w:date="2023-04-05T18:03:26Z">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5" w:date="2023-04-05T18:30:28Z">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8" w:date="2023-04-05T19:14:36Z">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 w:date="2023-04-05T18:03:34Z">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55" w:date="2023-04-05T19:13:44Z">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6" w:date="2023-04-05T18:31:34Z">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2" w:date="2023-04-05T19:14:24Z">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43" w:date="2023-04-24T15:07:43Z">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Alexandra Maria Chang Garcia" w:id="644" w:date="2023-04-24T15:07:36Z">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61" w:date="2023-04-05T19:14:20Z">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 w:date="2023-04-05T18:09:48Z">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8" w:date="2023-04-05T19:23:22Z">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5" w:date="2023-04-05T19:22:53Z">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8" w:date="2023-04-05T18:10:10Z">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9" w:date="2023-04-05T19:23:26Z">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6" w:date="2023-04-05T19:22:56Z">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0" w:date="2023-04-06T17:05:28Z">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1" w:date="2023-04-06T17:05:28Z">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2" w:date="2023-04-06T17:05:28Z">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3" w:date="2023-04-06T17:05:28Z">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4" w:date="2023-04-06T17:05:28Z">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5" w:date="2023-04-06T17:05:28Z">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6" w:date="2023-04-06T17:05:28Z">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7" w:date="2023-04-06T17:05:28Z">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8" w:date="2023-04-06T17:05:28Z">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29" w:date="2023-04-06T17:05:28Z">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0" w:date="2023-04-06T17:05:28Z">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1" w:date="2023-04-06T17:05:28Z">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2" w:date="2023-04-06T17:05:28Z">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3" w:date="2023-04-06T17:05:28Z">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4" w:date="2023-04-06T17:05:28Z">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5" w:date="2023-04-06T17:05:28Z">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6" w:date="2023-04-06T17:05:28Z">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7" w:date="2023-04-06T17:05:28Z">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8" w:date="2023-04-06T17:05:28Z">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39" w:date="2023-04-06T17:05:28Z">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0" w:date="2023-04-06T17:05:28Z">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1" w:date="2023-04-06T17:05:28Z">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2" w:date="2023-04-06T17:05:28Z">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3" w:date="2023-04-06T17:05:28Z">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4" w:date="2023-04-06T17:05:28Z">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5" w:date="2023-04-06T17:05:28Z">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6" w:date="2023-04-06T17:05:28Z">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7" w:date="2023-04-06T17:05:28Z">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8" w:date="2023-04-06T17:05:28Z">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49" w:date="2023-04-06T17:05:28Z">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0" w:date="2023-04-06T17:05:28Z">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1" w:date="2023-04-06T17:05:28Z">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2" w:date="2023-04-06T17:05:28Z">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3" w:date="2023-04-06T17:05:28Z">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4" w:date="2023-04-06T17:05:28Z">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5" w:date="2023-04-06T17:05:28Z">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6" w:date="2023-04-06T17:05:28Z">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7" w:date="2023-04-06T17:05:28Z">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8" w:date="2023-04-06T17:05:28Z">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59" w:date="2023-04-06T17:05:28Z">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0" w:date="2023-04-06T17:05:28Z">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1" w:date="2023-04-06T17:05:28Z">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2" w:date="2023-04-06T17:05:28Z">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3" w:date="2023-04-06T17:05:28Z">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4" w:date="2023-04-06T17:05:28Z">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5" w:date="2023-04-06T17:05:28Z">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6" w:date="2023-04-06T17:05:28Z">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7" w:date="2023-04-06T17:05:28Z">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8" w:date="2023-04-06T17:05:28Z">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69" w:date="2023-04-06T17:05:28Z">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0" w:date="2023-04-06T17:05:28Z">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1" w:date="2023-04-06T17:05:28Z">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2" w:date="2023-04-06T17:05:28Z">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3" w:date="2023-04-06T17:05:28Z">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 w:date="2023-04-05T18:09:43Z">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7" w:date="2023-04-05T19:23:20Z">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2" w:date="2023-04-05T19:22:46Z">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1" w:date="2023-04-05T18:11:22Z">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3" w:date="2023-04-05T19:22:02Z">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4" w:date="2023-04-06T17:08:41Z">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6" w:date="2023-04-05T19:24:23Z">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 w:date="2023-04-05T18:09:34Z">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3" w:date="2023-04-05T19:22:49Z">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8" w:date="2023-04-05T19:24:26Z">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 w:date="2023-04-05T18:09:39Z">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0" w:date="2023-04-05T19:22:38Z">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1" w:date="2023-04-05T19:21:55Z">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 w:date="2023-04-05T18:09:19Z">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1" w:date="2023-04-05T19:22:41Z">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9" w:date="2023-04-05T18:11:16Z">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2" w:date="2023-04-05T19:21:58Z">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4" w:date="2023-04-05T19:24:20Z">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 w:date="2023-04-05T18:09:23Z">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7" w:date="2023-04-05T19:22:31Z">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9" w:date="2023-04-05T19:21:49Z">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8" w:date="2023-04-05T19:22:35Z">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0" w:date="2023-04-05T19:21:51Z">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6" w:date="2023-04-05T18:09:08Z">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8" w:date="2023-04-05T19:21:44Z">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7" w:date="2023-04-05T18:10:06Z">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6" w:date="2023-04-05T19:22:26Z">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 w:date="2023-04-05T19:20:23Z">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4" w:date="2023-04-05T19:23:10Z">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5" w:date="2023-04-05T19:21:34Z">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6" w:date="2023-04-05T18:10:01Z">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0" w:date="2023-04-05T19:20:39Z">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6" w:date="2023-04-05T19:23:15Z">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7" w:date="2023-04-05T19:21:39Z">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 w:date="2023-04-05T19:20:14Z">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3" w:date="2023-04-05T19:21:27Z">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 w:date="2023-04-05T19:20:18Z">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11" w:date="2023-04-05T19:23:07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4" w:date="2023-04-05T19:21:30Z">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8" w:date="2023-04-05T19:25:20Z">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00" w:date="2023-04-05T18:13:52Z">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9" w:date="2023-04-05T18:12:03Z">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 w:date="2023-04-05T19:26:17Z">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9" w:date="2023-04-05T19:25:24Z">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3" w:date="2023-04-05T18:12:07Z">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0" w:date="2023-04-05T19:26:22Z">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9" w:date="2023-04-05T18:13:45Z">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7" w:date="2023-04-05T19:25:51Z">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7" w:date="2023-04-05T18:11:45Z">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6" w:date="2023-04-05T18:11:04Z">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6" w:date="2023-04-05T19:24:58Z">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7" w:date="2023-04-05T18:15:06Z">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1" w:date="2023-04-05T19:24:13Z">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8" w:date="2023-04-05T18:11:55Z">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7" w:date="2023-04-05T18:11:08Z">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7" w:date="2023-04-05T19:25:06Z">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2" w:date="2023-04-05T19:24:17Z">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5" w:date="2023-04-05T18:11:38Z">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4" w:date="2023-04-05T18:10:53Z">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2" w:date="2023-04-05T19:24:44Z">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9" w:date="2023-04-05T19:24:07Z">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6" w:date="2023-04-05T18:11:41Z">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5" w:date="2023-04-05T18:10:58Z">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5" w:date="2023-04-05T19:24:51Z">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146" w:date="2023-04-05T18:14:55Z">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0" w:date="2023-04-05T19:24:10Z">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3" w:date="2023-04-05T18:11:30Z">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2" w:date="2023-04-05T18:10:42Z">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0" w:date="2023-04-05T19:24:37Z">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6" w:date="2023-04-05T19:23:53Z">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19" w:date="2023-04-06T17:04:39Z">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4" w:date="2023-04-05T18:11:34Z">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3" w:date="2023-04-05T18:10:49Z">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1" w:date="2023-04-05T19:24:41Z">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8" w:date="2023-04-05T19:23:58Z">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1" w:date="2023-04-05T18:10:37Z">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82" w:date="2023-04-05T18:11:26Z">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39" w:date="2023-04-05T19:24:29Z">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3" w:date="2023-04-05T19:23:37Z">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7" w:date="2023-04-05T18:13:31Z">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9" w:date="2023-04-05T19:23:04Z">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4" w:date="2023-04-05T19:25:44Z">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 w:date="2023-04-05T18:09:57Z">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6" w:date="2023-04-06T17:06:07Z">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7" w:date="2023-04-06T17:06:07Z">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8" w:date="2023-04-06T17:06:07Z">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9" w:date="2023-04-06T17:06:07Z">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0" w:date="2023-04-06T17:06:07Z">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1" w:date="2023-04-06T17:06:07Z">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2" w:date="2023-04-06T17:06:07Z">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3" w:date="2023-04-06T17:06:07Z">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4" w:date="2023-04-06T17:06:07Z">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5" w:date="2023-04-06T17:06:07Z">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6" w:date="2023-04-06T17:06:07Z">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7" w:date="2023-04-06T17:06:07Z">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8" w:date="2023-04-06T17:06:07Z">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89" w:date="2023-04-06T17:06:07Z">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0" w:date="2023-04-06T17:06:07Z">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1" w:date="2023-04-06T17:06:07Z">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2" w:date="2023-04-06T17:06:07Z">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3" w:date="2023-04-06T17:06:07Z">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4" w:date="2023-04-06T17:06:07Z">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5" w:date="2023-04-06T17:06:07Z">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6" w:date="2023-04-06T17:06:07Z">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7" w:date="2023-04-06T17:06:07Z">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8" w:date="2023-04-06T17:06:07Z">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99" w:date="2023-04-06T17:06:07Z">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0" w:date="2023-04-06T17:06:07Z">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1" w:date="2023-04-06T17:06:07Z">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2" w:date="2023-04-06T17:06:07Z">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3" w:date="2023-04-06T17:06:07Z">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4" w:date="2023-04-06T17:06:07Z">
    <w:p w:rsidR="00000000" w:rsidDel="00000000" w:rsidP="00000000" w:rsidRDefault="00000000" w:rsidRPr="00000000" w14:paraId="00000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5" w:date="2023-04-06T17:06:07Z">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6" w:date="2023-04-06T17:06:07Z">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7" w:date="2023-04-06T17:06:07Z">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8" w:date="2023-04-06T17:06:07Z">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09" w:date="2023-04-06T17:06:07Z">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0" w:date="2023-04-06T17:06:07Z">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1" w:date="2023-04-06T17:06:07Z">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2" w:date="2023-04-06T17:06:07Z">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3" w:date="2023-04-06T17:06:07Z">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4" w:date="2023-04-06T17:06:07Z">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5" w:date="2023-04-06T17:06:07Z">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6" w:date="2023-04-06T17:06:07Z">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7" w:date="2023-04-06T17:06:07Z">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8" w:date="2023-04-06T17:06:07Z">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19" w:date="2023-04-06T17:06:07Z">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0" w:date="2023-04-06T17:06:07Z">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1" w:date="2023-04-06T17:06:07Z">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2" w:date="2023-04-06T17:06:07Z">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3" w:date="2023-04-06T17:06:07Z">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4" w:date="2023-04-06T17:06:07Z">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5" w:date="2023-04-06T17:06:07Z">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6" w:date="2023-04-06T17:06:07Z">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7" w:date="2023-04-06T17:06:07Z">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8" w:date="2023-04-06T17:06:07Z">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29" w:date="2023-04-06T17:06:07Z">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5" w:date="2023-04-05T19:23:44Z">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98" w:date="2023-04-05T18:13:38Z">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6" w:date="2023-04-05T19:25:47Z">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70" w:date="2023-04-05T18:10:32Z">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0" w:date="2023-04-05T19:23:28Z">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275" w:date="2023-04-06T17:04:44Z">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7" w:date="2023-04-05T19:22:59Z">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4" w:date="2023-04-05T18:09:53Z">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22" w:date="2023-04-05T19:23:32Z">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08" w:date="2023-04-05T19:23:01Z">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53" w:date="2023-04-05T19:25:39Z">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69" w:date="2023-04-05T18:10:28Z">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5" w:date="2023-04-05T19:16:41Z">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3" w:date="2023-04-06T17:24:15Z">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5" w:date="2023-04-06T17:24:15Z">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6" w:date="2023-04-06T17:24:15Z">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7" w:date="2023-04-06T17:24:15Z">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8" w:date="2023-04-06T17:24:15Z">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9" w:date="2023-04-06T17:24:15Z">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0" w:date="2023-04-06T17:24:15Z">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1" w:date="2023-04-06T17:24:15Z">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2" w:date="2023-04-06T17:24:15Z">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3" w:date="2023-04-06T17:24:15Z">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4" w:date="2023-04-06T17:24:15Z">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5" w:date="2023-04-06T17:24:15Z">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6" w:date="2023-04-06T17:24:15Z">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7" w:date="2023-04-06T17:24:15Z">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8" w:date="2023-04-06T17:24:15Z">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49" w:date="2023-04-06T17:24:15Z">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0" w:date="2023-04-06T17:24:15Z">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1" w:date="2023-04-06T17:24:15Z">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6" w:date="2023-04-05T19:16:44Z">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6" w:date="2023-04-05T19:15:58Z">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5" w:date="2023-04-05T19:15:51Z">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30" w:date="2023-04-05T19:18:24Z">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3" w:date="2023-04-05T19:15:40Z">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05" w:date="2023-04-06T17:28:16Z">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10" w:date="2023-04-05T19:18:07Z">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4" w:date="2023-04-05T19:15:44Z">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2" w:date="2023-04-06T17:27:35Z">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1" w:date="2023-04-05T19:15:31Z">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2" w:date="2023-04-05T19:15:35Z">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3" w:date="2023-04-06T17:26:52Z">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4" w:date="2023-04-06T17:26:52Z">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5" w:date="2023-04-06T17:26:52Z">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6" w:date="2023-04-06T17:26:52Z">
    <w:p w:rsidR="00000000" w:rsidDel="00000000" w:rsidP="00000000" w:rsidRDefault="00000000" w:rsidRPr="00000000" w14:paraId="00000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7" w:date="2023-04-06T17:26:52Z">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8" w:date="2023-04-06T17:26:52Z">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69" w:date="2023-04-06T17:26:52Z">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0" w:date="2023-04-06T17:26:52Z">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1" w:date="2023-04-06T17:26:52Z">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2" w:date="2023-04-06T17:26:52Z">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3" w:date="2023-04-06T17:26:52Z">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4" w:date="2023-04-06T17:26:52Z">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5" w:date="2023-04-06T17:26:52Z">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6" w:date="2023-04-06T17:26:52Z">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7" w:date="2023-04-06T17:26:52Z">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8" w:date="2023-04-06T17:26:52Z">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79" w:date="2023-04-06T17:26:52Z">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0" w:date="2023-04-06T17:26:52Z">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382" w:date="2023-04-11T22:55:25Z">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fixed spacing</w:t>
      </w:r>
    </w:p>
  </w:comment>
  <w:comment w:author="Ryo Shibata" w:id="479" w:date="2023-04-05T19:15:22Z">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0" w:date="2023-04-05T19:15:28Z">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4" w:date="2023-04-05T19:16:36Z">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93" w:date="2023-04-06T17:30:07Z">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395" w:date="2023-04-06T17:30:07Z">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397" w:date="2023-04-06T17:30:07Z">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399" w:date="2023-04-06T17:30:07Z">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401" w:date="2023-04-06T17:30:07Z">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403" w:date="2023-04-06T17:30:07Z">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4a.</w:t>
      </w:r>
    </w:p>
  </w:comment>
  <w:comment w:author="Ryo Shibata" w:id="392" w:date="2023-04-06T17:28:48Z">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1" w:date="2023-04-06T17:21:25Z">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1" w:date="2023-04-06T17:40:34Z">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3" w:date="2023-04-06T17:40:34Z">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5" w:date="2023-04-06T17:40:34Z">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7" w:date="2023-04-06T17:40:34Z">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49" w:date="2023-04-06T17:40:34Z">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Margarita Demkina" w:id="467" w:date="2023-04-11T23:00:19Z">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don't split captions</w:t>
      </w:r>
    </w:p>
  </w:comment>
  <w:comment w:author="Ryo Shibata" w:id="502" w:date="2023-04-06T17:55:41Z">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2" w:date="2023-04-05T19:16:27Z">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39" w:date="2023-04-06T17:33:19Z">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3" w:date="2023-04-05T19:16:32Z">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28" w:date="2023-04-06T17:32:02Z">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12" w:date="2023-04-06T17:31:48Z">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14" w:date="2023-04-06T17:31:48Z">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16" w:date="2023-04-06T17:31:48Z">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18" w:date="2023-04-06T17:31:48Z">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20" w:date="2023-04-06T17:31:48Z">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22" w:date="2023-04-06T17:31:48Z">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24" w:date="2023-04-06T17:31:48Z">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426" w:date="2023-04-06T17:31:48Z">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product groups are reflected in Figure 4b.</w:t>
      </w:r>
    </w:p>
  </w:comment>
  <w:comment w:author="Ryo Shibata" w:id="577" w:date="2023-04-05T19:19:19Z">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1" w:date="2023-04-05T19:21:20Z">
    <w:p w:rsidR="00000000" w:rsidDel="00000000" w:rsidP="00000000" w:rsidRDefault="00000000" w:rsidRPr="00000000" w14:paraId="00000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 w:date="2023-04-05T19:19:45Z">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2" w:date="2023-04-05T19:21:24Z">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9" w:date="2023-04-05T19:18:03Z">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30" w:date="2023-04-06T17:09:06Z">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4" w:date="2023-04-05T19:22:18Z">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5" w:date="2023-04-05T19:18:57Z">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7" w:date="2023-04-05T19:17:53Z">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95" w:date="2023-04-05T19:22:23Z">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3" w:date="2023-04-05T19:19:03Z">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8" w:date="2023-04-05T19:17:57Z">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2" w:date="2023-04-05T19:18:48Z">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5" w:date="2023-04-05T19:17:46Z">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6" w:date="2023-04-05T19:17:49Z">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1" w:date="2023-04-05T19:18:30Z">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53" w:date="2023-04-05T19:18:37Z">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3" w:date="2023-04-05T19:17:41Z">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81" w:date="2023-04-06T17:24:01Z">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1" w:date="2023-04-05T19:16:20Z">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80" w:date="2023-04-05T19:21:17Z">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352" w:date="2023-04-06T17:23:40Z">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9" w:date="2023-04-05T19:17:28Z">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9" w:date="2023-04-05T19:16:14Z">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8" w:date="2023-04-05T19:21:07Z">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01" w:date="2023-04-05T19:17:34Z">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0" w:date="2023-04-05T19:16:18Z">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579" w:date="2023-04-05T19:21:11Z">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7" w:date="2023-04-05T19:16:48Z">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7" w:date="2023-04-05T19:16:04Z">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98" w:date="2023-04-05T19:16:59Z">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Ryo Shibata" w:id="488" w:date="2023-04-05T19:16:10Z">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3.png"/><Relationship Id="rId22" Type="http://schemas.openxmlformats.org/officeDocument/2006/relationships/image" Target="media/image1.png"/><Relationship Id="rId21" Type="http://schemas.openxmlformats.org/officeDocument/2006/relationships/image" Target="media/image2.png"/><Relationship Id="rId24" Type="http://schemas.openxmlformats.org/officeDocument/2006/relationships/image" Target="media/image20.jpg"/><Relationship Id="rId23" Type="http://schemas.openxmlformats.org/officeDocument/2006/relationships/image" Target="media/image10.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image" Target="media/image19.png"/><Relationship Id="rId25" Type="http://schemas.openxmlformats.org/officeDocument/2006/relationships/image" Target="media/image21.png"/><Relationship Id="rId28" Type="http://schemas.openxmlformats.org/officeDocument/2006/relationships/image" Target="media/image8.jpg"/><Relationship Id="rId27" Type="http://schemas.openxmlformats.org/officeDocument/2006/relationships/image" Target="media/image16.jp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7.jpg"/><Relationship Id="rId7" Type="http://schemas.openxmlformats.org/officeDocument/2006/relationships/image" Target="media/image9.png"/><Relationship Id="rId8" Type="http://schemas.openxmlformats.org/officeDocument/2006/relationships/image" Target="media/image27.png"/><Relationship Id="rId31" Type="http://schemas.openxmlformats.org/officeDocument/2006/relationships/image" Target="media/image18.png"/><Relationship Id="rId30" Type="http://schemas.openxmlformats.org/officeDocument/2006/relationships/image" Target="media/image4.jpg"/><Relationship Id="rId11" Type="http://schemas.openxmlformats.org/officeDocument/2006/relationships/image" Target="media/image5.png"/><Relationship Id="rId33" Type="http://schemas.openxmlformats.org/officeDocument/2006/relationships/image" Target="media/image3.png"/><Relationship Id="rId10" Type="http://schemas.openxmlformats.org/officeDocument/2006/relationships/image" Target="media/image14.png"/><Relationship Id="rId32" Type="http://schemas.openxmlformats.org/officeDocument/2006/relationships/image" Target="media/image26.png"/><Relationship Id="rId13" Type="http://schemas.openxmlformats.org/officeDocument/2006/relationships/image" Target="media/image12.png"/><Relationship Id="rId35" Type="http://schemas.openxmlformats.org/officeDocument/2006/relationships/footer" Target="footer2.xml"/><Relationship Id="rId12" Type="http://schemas.openxmlformats.org/officeDocument/2006/relationships/image" Target="media/image11.png"/><Relationship Id="rId34" Type="http://schemas.openxmlformats.org/officeDocument/2006/relationships/header" Target="header1.xml"/><Relationship Id="rId15" Type="http://schemas.openxmlformats.org/officeDocument/2006/relationships/image" Target="media/image17.png"/><Relationship Id="rId37" Type="http://schemas.openxmlformats.org/officeDocument/2006/relationships/footer" Target="footer1.xml"/><Relationship Id="rId14" Type="http://schemas.openxmlformats.org/officeDocument/2006/relationships/image" Target="media/image13.png"/><Relationship Id="rId36" Type="http://schemas.openxmlformats.org/officeDocument/2006/relationships/footer" Target="footer3.xml"/><Relationship Id="rId17" Type="http://schemas.openxmlformats.org/officeDocument/2006/relationships/image" Target="media/image25.png"/><Relationship Id="rId16" Type="http://schemas.openxmlformats.org/officeDocument/2006/relationships/image" Target="media/image15.png"/><Relationship Id="rId19" Type="http://schemas.openxmlformats.org/officeDocument/2006/relationships/image" Target="media/image24.png"/><Relationship Id="rId1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